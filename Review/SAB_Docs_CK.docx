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9E973" w14:textId="77777777" w:rsidR="00685C36" w:rsidRDefault="00B83879">
      <w:pPr>
        <w:spacing w:after="204" w:line="259" w:lineRule="auto"/>
        <w:ind w:left="0" w:right="41" w:firstLine="0"/>
        <w:jc w:val="center"/>
      </w:pPr>
      <w:r>
        <w:rPr>
          <w:sz w:val="33"/>
        </w:rPr>
        <w:t>Documentation</w:t>
      </w:r>
    </w:p>
    <w:sdt>
      <w:sdtPr>
        <w:id w:val="444894267"/>
        <w:docPartObj>
          <w:docPartGallery w:val="Table of Contents"/>
        </w:docPartObj>
      </w:sdtPr>
      <w:sdtEndPr/>
      <w:sdtContent>
        <w:p w14:paraId="299D990D" w14:textId="77777777" w:rsidR="00685C36" w:rsidRDefault="00B83879">
          <w:pPr>
            <w:spacing w:after="1" w:line="259" w:lineRule="auto"/>
            <w:ind w:left="-5"/>
            <w:jc w:val="left"/>
          </w:pPr>
          <w:r>
            <w:rPr>
              <w:sz w:val="31"/>
            </w:rPr>
            <w:t>Table of contents</w:t>
          </w:r>
        </w:p>
        <w:p w14:paraId="1E054B03" w14:textId="77777777" w:rsidR="00685C36" w:rsidRDefault="00B83879">
          <w:pPr>
            <w:pStyle w:val="TOC1"/>
            <w:tabs>
              <w:tab w:val="right" w:leader="dot" w:pos="8681"/>
            </w:tabs>
          </w:pPr>
          <w:r>
            <w:fldChar w:fldCharType="begin"/>
          </w:r>
          <w:r>
            <w:instrText xml:space="preserve"> TOC \o "1-1" \h \z \u </w:instrText>
          </w:r>
          <w:r>
            <w:fldChar w:fldCharType="separate"/>
          </w:r>
          <w:hyperlink w:anchor="_Toc42563">
            <w:r>
              <w:t>Summary</w:t>
            </w:r>
            <w:r>
              <w:tab/>
            </w:r>
            <w:r>
              <w:fldChar w:fldCharType="begin"/>
            </w:r>
            <w:r>
              <w:instrText>PAGEREF _Toc42563 \h</w:instrText>
            </w:r>
            <w:r>
              <w:fldChar w:fldCharType="separate"/>
            </w:r>
            <w:r>
              <w:t>2</w:t>
            </w:r>
            <w:r>
              <w:fldChar w:fldCharType="end"/>
            </w:r>
          </w:hyperlink>
        </w:p>
        <w:p w14:paraId="4C1B69E9" w14:textId="77777777" w:rsidR="00685C36" w:rsidRDefault="005E2D42">
          <w:pPr>
            <w:pStyle w:val="TOC1"/>
            <w:tabs>
              <w:tab w:val="right" w:leader="dot" w:pos="8681"/>
            </w:tabs>
          </w:pPr>
          <w:hyperlink w:anchor="_Toc42564">
            <w:r w:rsidR="00B83879">
              <w:t>SDWA Reporting Universe</w:t>
            </w:r>
            <w:r w:rsidR="00B83879">
              <w:tab/>
            </w:r>
            <w:r w:rsidR="00B83879">
              <w:fldChar w:fldCharType="begin"/>
            </w:r>
            <w:r w:rsidR="00B83879">
              <w:instrText>PAGEREF _Toc42564 \h</w:instrText>
            </w:r>
            <w:r w:rsidR="00B83879">
              <w:fldChar w:fldCharType="separate"/>
            </w:r>
            <w:r w:rsidR="00B83879">
              <w:t>2</w:t>
            </w:r>
            <w:r w:rsidR="00B83879">
              <w:fldChar w:fldCharType="end"/>
            </w:r>
          </w:hyperlink>
        </w:p>
        <w:p w14:paraId="52BAF5D9" w14:textId="77777777" w:rsidR="00685C36" w:rsidRDefault="005E2D42">
          <w:pPr>
            <w:pStyle w:val="TOC1"/>
            <w:tabs>
              <w:tab w:val="right" w:leader="dot" w:pos="8681"/>
            </w:tabs>
          </w:pPr>
          <w:hyperlink w:anchor="_Toc42565">
            <w:r w:rsidR="00B83879">
              <w:t>Count of Systems by Primacy Agency</w:t>
            </w:r>
            <w:r w:rsidR="00B83879">
              <w:tab/>
            </w:r>
            <w:r w:rsidR="00B83879">
              <w:fldChar w:fldCharType="begin"/>
            </w:r>
            <w:r w:rsidR="00B83879">
              <w:instrText>PAGEREF _Toc42565 \h</w:instrText>
            </w:r>
            <w:r w:rsidR="00B83879">
              <w:fldChar w:fldCharType="separate"/>
            </w:r>
            <w:r w:rsidR="00B83879">
              <w:t>2</w:t>
            </w:r>
            <w:r w:rsidR="00B83879">
              <w:fldChar w:fldCharType="end"/>
            </w:r>
          </w:hyperlink>
        </w:p>
        <w:p w14:paraId="69765661" w14:textId="77777777" w:rsidR="00685C36" w:rsidRDefault="005E2D42">
          <w:pPr>
            <w:pStyle w:val="TOC1"/>
            <w:tabs>
              <w:tab w:val="right" w:leader="dot" w:pos="8681"/>
            </w:tabs>
          </w:pPr>
          <w:hyperlink w:anchor="_Toc42566">
            <w:r w:rsidR="00B83879">
              <w:t>Systems by Type of Service Area</w:t>
            </w:r>
            <w:r w:rsidR="00B83879">
              <w:tab/>
            </w:r>
            <w:r w:rsidR="00B83879">
              <w:fldChar w:fldCharType="begin"/>
            </w:r>
            <w:r w:rsidR="00B83879">
              <w:instrText>PAGEREF _Toc42566 \h</w:instrText>
            </w:r>
            <w:r w:rsidR="00B83879">
              <w:fldChar w:fldCharType="separate"/>
            </w:r>
            <w:r w:rsidR="00B83879">
              <w:t>4</w:t>
            </w:r>
            <w:r w:rsidR="00B83879">
              <w:fldChar w:fldCharType="end"/>
            </w:r>
          </w:hyperlink>
        </w:p>
        <w:p w14:paraId="7BDCAB30" w14:textId="77777777" w:rsidR="00685C36" w:rsidRDefault="005E2D42">
          <w:pPr>
            <w:pStyle w:val="TOC1"/>
            <w:tabs>
              <w:tab w:val="right" w:leader="dot" w:pos="8681"/>
            </w:tabs>
          </w:pPr>
          <w:hyperlink w:anchor="_Toc42567">
            <w:r w:rsidR="00B83879">
              <w:t>State Data</w:t>
            </w:r>
            <w:r w:rsidR="00B83879">
              <w:tab/>
            </w:r>
            <w:r w:rsidR="00B83879">
              <w:fldChar w:fldCharType="begin"/>
            </w:r>
            <w:r w:rsidR="00B83879">
              <w:instrText>PAGEREF _Toc42567 \h</w:instrText>
            </w:r>
            <w:r w:rsidR="00B83879">
              <w:fldChar w:fldCharType="separate"/>
            </w:r>
            <w:r w:rsidR="00B83879">
              <w:t>4</w:t>
            </w:r>
            <w:r w:rsidR="00B83879">
              <w:fldChar w:fldCharType="end"/>
            </w:r>
          </w:hyperlink>
        </w:p>
        <w:p w14:paraId="5BA05C7A" w14:textId="77777777" w:rsidR="00685C36" w:rsidRDefault="005E2D42">
          <w:pPr>
            <w:pStyle w:val="TOC1"/>
            <w:tabs>
              <w:tab w:val="right" w:leader="dot" w:pos="8681"/>
            </w:tabs>
          </w:pPr>
          <w:hyperlink w:anchor="_Toc42568">
            <w:r w:rsidR="00B83879">
              <w:t>Place Matched Service Area Boundaries</w:t>
            </w:r>
            <w:r w:rsidR="00B83879">
              <w:tab/>
            </w:r>
            <w:r w:rsidR="00B83879">
              <w:fldChar w:fldCharType="begin"/>
            </w:r>
            <w:r w:rsidR="00B83879">
              <w:instrText>PAGEREF _Toc42568 \h</w:instrText>
            </w:r>
            <w:r w:rsidR="00B83879">
              <w:fldChar w:fldCharType="separate"/>
            </w:r>
            <w:r w:rsidR="00B83879">
              <w:t>5</w:t>
            </w:r>
            <w:r w:rsidR="00B83879">
              <w:fldChar w:fldCharType="end"/>
            </w:r>
          </w:hyperlink>
        </w:p>
        <w:p w14:paraId="3208A0E5" w14:textId="77777777" w:rsidR="00685C36" w:rsidRDefault="005E2D42">
          <w:pPr>
            <w:pStyle w:val="TOC1"/>
            <w:tabs>
              <w:tab w:val="right" w:leader="dot" w:pos="8681"/>
            </w:tabs>
          </w:pPr>
          <w:hyperlink w:anchor="_Toc42569">
            <w:r w:rsidR="00B83879">
              <w:t>Mobile Homes - OSM</w:t>
            </w:r>
            <w:r w:rsidR="00B83879">
              <w:tab/>
            </w:r>
            <w:r w:rsidR="00B83879">
              <w:fldChar w:fldCharType="begin"/>
            </w:r>
            <w:r w:rsidR="00B83879">
              <w:instrText>PAGEREF _Toc42569 \h</w:instrText>
            </w:r>
            <w:r w:rsidR="00B83879">
              <w:fldChar w:fldCharType="separate"/>
            </w:r>
            <w:r w:rsidR="00B83879">
              <w:t>5</w:t>
            </w:r>
            <w:r w:rsidR="00B83879">
              <w:fldChar w:fldCharType="end"/>
            </w:r>
          </w:hyperlink>
        </w:p>
        <w:p w14:paraId="10112C3D" w14:textId="77777777" w:rsidR="00685C36" w:rsidRDefault="005E2D42">
          <w:pPr>
            <w:pStyle w:val="TOC1"/>
            <w:tabs>
              <w:tab w:val="right" w:leader="dot" w:pos="8681"/>
            </w:tabs>
          </w:pPr>
          <w:hyperlink w:anchor="_Toc42570">
            <w:r w:rsidR="00B83879">
              <w:t>Mobile Homes - Parcels</w:t>
            </w:r>
            <w:r w:rsidR="00B83879">
              <w:tab/>
            </w:r>
            <w:r w:rsidR="00B83879">
              <w:fldChar w:fldCharType="begin"/>
            </w:r>
            <w:r w:rsidR="00B83879">
              <w:instrText>PAGEREF _Toc42570 \h</w:instrText>
            </w:r>
            <w:r w:rsidR="00B83879">
              <w:fldChar w:fldCharType="separate"/>
            </w:r>
            <w:r w:rsidR="00B83879">
              <w:t>5</w:t>
            </w:r>
            <w:r w:rsidR="00B83879">
              <w:fldChar w:fldCharType="end"/>
            </w:r>
          </w:hyperlink>
        </w:p>
        <w:p w14:paraId="7DDAD8BA" w14:textId="77777777" w:rsidR="00685C36" w:rsidRDefault="005E2D42">
          <w:pPr>
            <w:pStyle w:val="TOC1"/>
            <w:tabs>
              <w:tab w:val="right" w:leader="dot" w:pos="8681"/>
            </w:tabs>
          </w:pPr>
          <w:hyperlink w:anchor="_Toc42571">
            <w:r w:rsidR="00B83879">
              <w:t>Modeled Service Area Boundaries</w:t>
            </w:r>
            <w:r w:rsidR="00B83879">
              <w:tab/>
            </w:r>
            <w:r w:rsidR="00B83879">
              <w:fldChar w:fldCharType="begin"/>
            </w:r>
            <w:r w:rsidR="00B83879">
              <w:instrText>PAGEREF _Toc42571 \h</w:instrText>
            </w:r>
            <w:r w:rsidR="00B83879">
              <w:fldChar w:fldCharType="separate"/>
            </w:r>
            <w:r w:rsidR="00B83879">
              <w:t>6</w:t>
            </w:r>
            <w:r w:rsidR="00B83879">
              <w:fldChar w:fldCharType="end"/>
            </w:r>
          </w:hyperlink>
        </w:p>
        <w:p w14:paraId="4FB95D18" w14:textId="77777777" w:rsidR="00685C36" w:rsidRDefault="005E2D42">
          <w:pPr>
            <w:pStyle w:val="TOC1"/>
            <w:tabs>
              <w:tab w:val="right" w:leader="dot" w:pos="8681"/>
            </w:tabs>
          </w:pPr>
          <w:hyperlink w:anchor="_Toc42572">
            <w:r w:rsidR="00B83879">
              <w:t>Binary Water Use Model</w:t>
            </w:r>
            <w:r w:rsidR="00B83879">
              <w:tab/>
            </w:r>
            <w:r w:rsidR="00B83879">
              <w:fldChar w:fldCharType="begin"/>
            </w:r>
            <w:r w:rsidR="00B83879">
              <w:instrText>PAGEREF _Toc42572 \h</w:instrText>
            </w:r>
            <w:r w:rsidR="00B83879">
              <w:fldChar w:fldCharType="separate"/>
            </w:r>
            <w:r w:rsidR="00B83879">
              <w:t>6</w:t>
            </w:r>
            <w:r w:rsidR="00B83879">
              <w:fldChar w:fldCharType="end"/>
            </w:r>
          </w:hyperlink>
        </w:p>
        <w:p w14:paraId="15352F92" w14:textId="77777777" w:rsidR="00685C36" w:rsidRDefault="005E2D42">
          <w:pPr>
            <w:pStyle w:val="TOC1"/>
            <w:tabs>
              <w:tab w:val="right" w:leader="dot" w:pos="8681"/>
            </w:tabs>
          </w:pPr>
          <w:hyperlink w:anchor="_Toc42573">
            <w:r w:rsidR="00B83879">
              <w:t>1:1 Match</w:t>
            </w:r>
            <w:r w:rsidR="00B83879">
              <w:tab/>
            </w:r>
            <w:r w:rsidR="00B83879">
              <w:fldChar w:fldCharType="begin"/>
            </w:r>
            <w:r w:rsidR="00B83879">
              <w:instrText>PAGEREF _Toc42573 \h</w:instrText>
            </w:r>
            <w:r w:rsidR="00B83879">
              <w:fldChar w:fldCharType="separate"/>
            </w:r>
            <w:r w:rsidR="00B83879">
              <w:t>8</w:t>
            </w:r>
            <w:r w:rsidR="00B83879">
              <w:fldChar w:fldCharType="end"/>
            </w:r>
          </w:hyperlink>
        </w:p>
        <w:p w14:paraId="346EC350" w14:textId="77777777" w:rsidR="00685C36" w:rsidRDefault="005E2D42">
          <w:pPr>
            <w:pStyle w:val="TOC1"/>
            <w:tabs>
              <w:tab w:val="right" w:leader="dot" w:pos="8681"/>
            </w:tabs>
          </w:pPr>
          <w:hyperlink w:anchor="_Toc42574">
            <w:r w:rsidR="00B83879">
              <w:t>Random Forest</w:t>
            </w:r>
            <w:r w:rsidR="00B83879">
              <w:tab/>
            </w:r>
            <w:r w:rsidR="00B83879">
              <w:fldChar w:fldCharType="begin"/>
            </w:r>
            <w:r w:rsidR="00B83879">
              <w:instrText>PAGEREF _Toc42574 \h</w:instrText>
            </w:r>
            <w:r w:rsidR="00B83879">
              <w:fldChar w:fldCharType="separate"/>
            </w:r>
            <w:r w:rsidR="00B83879">
              <w:t>8</w:t>
            </w:r>
            <w:r w:rsidR="00B83879">
              <w:fldChar w:fldCharType="end"/>
            </w:r>
          </w:hyperlink>
        </w:p>
        <w:p w14:paraId="1847B4A6" w14:textId="77777777" w:rsidR="00685C36" w:rsidRDefault="005E2D42">
          <w:pPr>
            <w:pStyle w:val="TOC1"/>
            <w:tabs>
              <w:tab w:val="right" w:leader="dot" w:pos="8681"/>
            </w:tabs>
          </w:pPr>
          <w:hyperlink w:anchor="_Toc42575">
            <w:r w:rsidR="00B83879">
              <w:t>Results</w:t>
            </w:r>
            <w:r w:rsidR="00B83879">
              <w:tab/>
            </w:r>
            <w:r w:rsidR="00B83879">
              <w:fldChar w:fldCharType="begin"/>
            </w:r>
            <w:r w:rsidR="00B83879">
              <w:instrText>PAGEREF _Toc42575 \h</w:instrText>
            </w:r>
            <w:r w:rsidR="00B83879">
              <w:fldChar w:fldCharType="separate"/>
            </w:r>
            <w:r w:rsidR="00B83879">
              <w:t>13</w:t>
            </w:r>
            <w:r w:rsidR="00B83879">
              <w:fldChar w:fldCharType="end"/>
            </w:r>
          </w:hyperlink>
        </w:p>
        <w:p w14:paraId="11E9FCF4" w14:textId="77777777" w:rsidR="00685C36" w:rsidRDefault="005E2D42">
          <w:pPr>
            <w:pStyle w:val="TOC1"/>
            <w:tabs>
              <w:tab w:val="right" w:leader="dot" w:pos="8681"/>
            </w:tabs>
          </w:pPr>
          <w:hyperlink w:anchor="_Toc42576">
            <w:r w:rsidR="00B83879">
              <w:t>State Boundary Data</w:t>
            </w:r>
            <w:r w:rsidR="00B83879">
              <w:tab/>
            </w:r>
            <w:r w:rsidR="00B83879">
              <w:fldChar w:fldCharType="begin"/>
            </w:r>
            <w:r w:rsidR="00B83879">
              <w:instrText>PAGEREF _Toc42576 \h</w:instrText>
            </w:r>
            <w:r w:rsidR="00B83879">
              <w:fldChar w:fldCharType="separate"/>
            </w:r>
            <w:r w:rsidR="00B83879">
              <w:t>14</w:t>
            </w:r>
            <w:r w:rsidR="00B83879">
              <w:fldChar w:fldCharType="end"/>
            </w:r>
          </w:hyperlink>
        </w:p>
        <w:p w14:paraId="5899DC67" w14:textId="77777777" w:rsidR="00685C36" w:rsidRDefault="005E2D42">
          <w:pPr>
            <w:pStyle w:val="TOC1"/>
            <w:tabs>
              <w:tab w:val="right" w:leader="dot" w:pos="8681"/>
            </w:tabs>
          </w:pPr>
          <w:hyperlink w:anchor="_Toc42577">
            <w:r w:rsidR="00B83879">
              <w:t>Arizona</w:t>
            </w:r>
            <w:r w:rsidR="00B83879">
              <w:tab/>
            </w:r>
            <w:r w:rsidR="00B83879">
              <w:fldChar w:fldCharType="begin"/>
            </w:r>
            <w:r w:rsidR="00B83879">
              <w:instrText>PAGEREF _Toc42577 \h</w:instrText>
            </w:r>
            <w:r w:rsidR="00B83879">
              <w:fldChar w:fldCharType="separate"/>
            </w:r>
            <w:r w:rsidR="00B83879">
              <w:t>14</w:t>
            </w:r>
            <w:r w:rsidR="00B83879">
              <w:fldChar w:fldCharType="end"/>
            </w:r>
          </w:hyperlink>
        </w:p>
        <w:p w14:paraId="21A94B5D" w14:textId="77777777" w:rsidR="00685C36" w:rsidRDefault="005E2D42">
          <w:pPr>
            <w:pStyle w:val="TOC1"/>
            <w:tabs>
              <w:tab w:val="right" w:leader="dot" w:pos="8681"/>
            </w:tabs>
          </w:pPr>
          <w:hyperlink w:anchor="_Toc42578">
            <w:r w:rsidR="00B83879">
              <w:t>Arkansas</w:t>
            </w:r>
            <w:r w:rsidR="00B83879">
              <w:tab/>
            </w:r>
            <w:r w:rsidR="00B83879">
              <w:fldChar w:fldCharType="begin"/>
            </w:r>
            <w:r w:rsidR="00B83879">
              <w:instrText>PAGEREF _Toc42578 \h</w:instrText>
            </w:r>
            <w:r w:rsidR="00B83879">
              <w:fldChar w:fldCharType="separate"/>
            </w:r>
            <w:r w:rsidR="00B83879">
              <w:t>15</w:t>
            </w:r>
            <w:r w:rsidR="00B83879">
              <w:fldChar w:fldCharType="end"/>
            </w:r>
          </w:hyperlink>
        </w:p>
        <w:p w14:paraId="76BCF07F" w14:textId="77777777" w:rsidR="00685C36" w:rsidRDefault="005E2D42">
          <w:pPr>
            <w:pStyle w:val="TOC1"/>
            <w:tabs>
              <w:tab w:val="right" w:leader="dot" w:pos="8681"/>
            </w:tabs>
          </w:pPr>
          <w:hyperlink w:anchor="_Toc42579">
            <w:r w:rsidR="00B83879">
              <w:t>California</w:t>
            </w:r>
            <w:r w:rsidR="00B83879">
              <w:tab/>
            </w:r>
            <w:r w:rsidR="00B83879">
              <w:fldChar w:fldCharType="begin"/>
            </w:r>
            <w:r w:rsidR="00B83879">
              <w:instrText>PAGEREF _Toc42579 \h</w:instrText>
            </w:r>
            <w:r w:rsidR="00B83879">
              <w:fldChar w:fldCharType="separate"/>
            </w:r>
            <w:r w:rsidR="00B83879">
              <w:t>16</w:t>
            </w:r>
            <w:r w:rsidR="00B83879">
              <w:fldChar w:fldCharType="end"/>
            </w:r>
          </w:hyperlink>
        </w:p>
        <w:p w14:paraId="49631D71" w14:textId="77777777" w:rsidR="00685C36" w:rsidRDefault="005E2D42">
          <w:pPr>
            <w:pStyle w:val="TOC1"/>
            <w:tabs>
              <w:tab w:val="right" w:leader="dot" w:pos="8681"/>
            </w:tabs>
          </w:pPr>
          <w:hyperlink w:anchor="_Toc42580">
            <w:r w:rsidR="00B83879">
              <w:t>Colorado</w:t>
            </w:r>
            <w:r w:rsidR="00B83879">
              <w:tab/>
            </w:r>
            <w:r w:rsidR="00B83879">
              <w:fldChar w:fldCharType="begin"/>
            </w:r>
            <w:r w:rsidR="00B83879">
              <w:instrText>PAGEREF _Toc42580 \h</w:instrText>
            </w:r>
            <w:r w:rsidR="00B83879">
              <w:fldChar w:fldCharType="separate"/>
            </w:r>
            <w:r w:rsidR="00B83879">
              <w:t>17</w:t>
            </w:r>
            <w:r w:rsidR="00B83879">
              <w:fldChar w:fldCharType="end"/>
            </w:r>
          </w:hyperlink>
        </w:p>
        <w:p w14:paraId="7A6D41B4" w14:textId="77777777" w:rsidR="00685C36" w:rsidRDefault="005E2D42">
          <w:pPr>
            <w:pStyle w:val="TOC1"/>
            <w:tabs>
              <w:tab w:val="right" w:leader="dot" w:pos="8681"/>
            </w:tabs>
          </w:pPr>
          <w:hyperlink w:anchor="_Toc42581">
            <w:r w:rsidR="00B83879">
              <w:t>Connecticut</w:t>
            </w:r>
            <w:r w:rsidR="00B83879">
              <w:tab/>
            </w:r>
            <w:r w:rsidR="00B83879">
              <w:fldChar w:fldCharType="begin"/>
            </w:r>
            <w:r w:rsidR="00B83879">
              <w:instrText>PAGEREF _Toc42581 \h</w:instrText>
            </w:r>
            <w:r w:rsidR="00B83879">
              <w:fldChar w:fldCharType="separate"/>
            </w:r>
            <w:r w:rsidR="00B83879">
              <w:t>17</w:t>
            </w:r>
            <w:r w:rsidR="00B83879">
              <w:fldChar w:fldCharType="end"/>
            </w:r>
          </w:hyperlink>
        </w:p>
        <w:p w14:paraId="4C7E856F" w14:textId="77777777" w:rsidR="00685C36" w:rsidRDefault="005E2D42">
          <w:pPr>
            <w:pStyle w:val="TOC1"/>
            <w:tabs>
              <w:tab w:val="right" w:leader="dot" w:pos="8681"/>
            </w:tabs>
          </w:pPr>
          <w:hyperlink w:anchor="_Toc42582">
            <w:r w:rsidR="00B83879">
              <w:t>Florida</w:t>
            </w:r>
            <w:r w:rsidR="00B83879">
              <w:tab/>
            </w:r>
            <w:r w:rsidR="00B83879">
              <w:fldChar w:fldCharType="begin"/>
            </w:r>
            <w:r w:rsidR="00B83879">
              <w:instrText>PAGEREF _Toc42582 \h</w:instrText>
            </w:r>
            <w:r w:rsidR="00B83879">
              <w:fldChar w:fldCharType="separate"/>
            </w:r>
            <w:r w:rsidR="00B83879">
              <w:t>18</w:t>
            </w:r>
            <w:r w:rsidR="00B83879">
              <w:fldChar w:fldCharType="end"/>
            </w:r>
          </w:hyperlink>
        </w:p>
        <w:p w14:paraId="2CD1D4A8" w14:textId="77777777" w:rsidR="00685C36" w:rsidRDefault="005E2D42">
          <w:pPr>
            <w:pStyle w:val="TOC1"/>
            <w:tabs>
              <w:tab w:val="right" w:leader="dot" w:pos="8681"/>
            </w:tabs>
          </w:pPr>
          <w:hyperlink w:anchor="_Toc42583">
            <w:r w:rsidR="00B83879">
              <w:t>Kansas</w:t>
            </w:r>
            <w:r w:rsidR="00B83879">
              <w:tab/>
            </w:r>
            <w:r w:rsidR="00B83879">
              <w:fldChar w:fldCharType="begin"/>
            </w:r>
            <w:r w:rsidR="00B83879">
              <w:instrText>PAGEREF _Toc42583 \h</w:instrText>
            </w:r>
            <w:r w:rsidR="00B83879">
              <w:fldChar w:fldCharType="separate"/>
            </w:r>
            <w:r w:rsidR="00B83879">
              <w:t>18</w:t>
            </w:r>
            <w:r w:rsidR="00B83879">
              <w:fldChar w:fldCharType="end"/>
            </w:r>
          </w:hyperlink>
        </w:p>
        <w:p w14:paraId="08D80900" w14:textId="77777777" w:rsidR="00685C36" w:rsidRDefault="005E2D42">
          <w:pPr>
            <w:pStyle w:val="TOC1"/>
            <w:tabs>
              <w:tab w:val="right" w:leader="dot" w:pos="8681"/>
            </w:tabs>
          </w:pPr>
          <w:hyperlink w:anchor="_Toc42584">
            <w:r w:rsidR="00B83879">
              <w:t>Mississippi</w:t>
            </w:r>
            <w:r w:rsidR="00B83879">
              <w:tab/>
            </w:r>
            <w:r w:rsidR="00B83879">
              <w:fldChar w:fldCharType="begin"/>
            </w:r>
            <w:r w:rsidR="00B83879">
              <w:instrText>PAGEREF _Toc42584 \h</w:instrText>
            </w:r>
            <w:r w:rsidR="00B83879">
              <w:fldChar w:fldCharType="separate"/>
            </w:r>
            <w:r w:rsidR="00B83879">
              <w:t>18</w:t>
            </w:r>
            <w:r w:rsidR="00B83879">
              <w:fldChar w:fldCharType="end"/>
            </w:r>
          </w:hyperlink>
        </w:p>
        <w:p w14:paraId="62DE01EA" w14:textId="77777777" w:rsidR="00685C36" w:rsidRDefault="005E2D42">
          <w:pPr>
            <w:pStyle w:val="TOC1"/>
            <w:tabs>
              <w:tab w:val="right" w:leader="dot" w:pos="8681"/>
            </w:tabs>
          </w:pPr>
          <w:hyperlink w:anchor="_Toc42585">
            <w:r w:rsidR="00B83879">
              <w:t>New Hampshire</w:t>
            </w:r>
            <w:r w:rsidR="00B83879">
              <w:tab/>
            </w:r>
            <w:r w:rsidR="00B83879">
              <w:fldChar w:fldCharType="begin"/>
            </w:r>
            <w:r w:rsidR="00B83879">
              <w:instrText>PAGEREF _Toc42585 \h</w:instrText>
            </w:r>
            <w:r w:rsidR="00B83879">
              <w:fldChar w:fldCharType="separate"/>
            </w:r>
            <w:r w:rsidR="00B83879">
              <w:t>18</w:t>
            </w:r>
            <w:r w:rsidR="00B83879">
              <w:fldChar w:fldCharType="end"/>
            </w:r>
          </w:hyperlink>
        </w:p>
        <w:p w14:paraId="79FC61B2" w14:textId="77777777" w:rsidR="00685C36" w:rsidRDefault="005E2D42">
          <w:pPr>
            <w:pStyle w:val="TOC1"/>
            <w:tabs>
              <w:tab w:val="right" w:leader="dot" w:pos="8681"/>
            </w:tabs>
          </w:pPr>
          <w:hyperlink w:anchor="_Toc42586">
            <w:r w:rsidR="00B83879">
              <w:t>New Jersey</w:t>
            </w:r>
            <w:r w:rsidR="00B83879">
              <w:tab/>
            </w:r>
            <w:r w:rsidR="00B83879">
              <w:fldChar w:fldCharType="begin"/>
            </w:r>
            <w:r w:rsidR="00B83879">
              <w:instrText>PAGEREF _Toc42586 \h</w:instrText>
            </w:r>
            <w:r w:rsidR="00B83879">
              <w:fldChar w:fldCharType="separate"/>
            </w:r>
            <w:r w:rsidR="00B83879">
              <w:t>19</w:t>
            </w:r>
            <w:r w:rsidR="00B83879">
              <w:fldChar w:fldCharType="end"/>
            </w:r>
          </w:hyperlink>
        </w:p>
        <w:p w14:paraId="623CD4E2" w14:textId="77777777" w:rsidR="00685C36" w:rsidRDefault="005E2D42">
          <w:pPr>
            <w:pStyle w:val="TOC1"/>
            <w:tabs>
              <w:tab w:val="right" w:leader="dot" w:pos="8681"/>
            </w:tabs>
          </w:pPr>
          <w:hyperlink w:anchor="_Toc42587">
            <w:r w:rsidR="00B83879">
              <w:t>New Mexico</w:t>
            </w:r>
            <w:r w:rsidR="00B83879">
              <w:tab/>
            </w:r>
            <w:r w:rsidR="00B83879">
              <w:fldChar w:fldCharType="begin"/>
            </w:r>
            <w:r w:rsidR="00B83879">
              <w:instrText>PAGEREF _Toc42587 \h</w:instrText>
            </w:r>
            <w:r w:rsidR="00B83879">
              <w:fldChar w:fldCharType="separate"/>
            </w:r>
            <w:r w:rsidR="00B83879">
              <w:t>19</w:t>
            </w:r>
            <w:r w:rsidR="00B83879">
              <w:fldChar w:fldCharType="end"/>
            </w:r>
          </w:hyperlink>
        </w:p>
        <w:p w14:paraId="52BFDF9B" w14:textId="77777777" w:rsidR="00685C36" w:rsidRDefault="005E2D42">
          <w:pPr>
            <w:pStyle w:val="TOC1"/>
            <w:tabs>
              <w:tab w:val="right" w:leader="dot" w:pos="8681"/>
            </w:tabs>
          </w:pPr>
          <w:hyperlink w:anchor="_Toc42588">
            <w:r w:rsidR="00B83879">
              <w:t>New York</w:t>
            </w:r>
            <w:r w:rsidR="00B83879">
              <w:tab/>
            </w:r>
            <w:r w:rsidR="00B83879">
              <w:fldChar w:fldCharType="begin"/>
            </w:r>
            <w:r w:rsidR="00B83879">
              <w:instrText>PAGEREF _Toc42588 \h</w:instrText>
            </w:r>
            <w:r w:rsidR="00B83879">
              <w:fldChar w:fldCharType="separate"/>
            </w:r>
            <w:r w:rsidR="00B83879">
              <w:t>19</w:t>
            </w:r>
            <w:r w:rsidR="00B83879">
              <w:fldChar w:fldCharType="end"/>
            </w:r>
          </w:hyperlink>
        </w:p>
        <w:p w14:paraId="25F220AA" w14:textId="77777777" w:rsidR="00685C36" w:rsidRDefault="005E2D42">
          <w:pPr>
            <w:pStyle w:val="TOC1"/>
            <w:tabs>
              <w:tab w:val="right" w:leader="dot" w:pos="8681"/>
            </w:tabs>
          </w:pPr>
          <w:hyperlink w:anchor="_Toc42589">
            <w:r w:rsidR="00B83879">
              <w:t>North Carolina</w:t>
            </w:r>
            <w:r w:rsidR="00B83879">
              <w:tab/>
            </w:r>
            <w:r w:rsidR="00B83879">
              <w:fldChar w:fldCharType="begin"/>
            </w:r>
            <w:r w:rsidR="00B83879">
              <w:instrText>PAGEREF _Toc42589 \h</w:instrText>
            </w:r>
            <w:r w:rsidR="00B83879">
              <w:fldChar w:fldCharType="separate"/>
            </w:r>
            <w:r w:rsidR="00B83879">
              <w:t>19</w:t>
            </w:r>
            <w:r w:rsidR="00B83879">
              <w:fldChar w:fldCharType="end"/>
            </w:r>
          </w:hyperlink>
        </w:p>
        <w:p w14:paraId="54DBEE0D" w14:textId="77777777" w:rsidR="00685C36" w:rsidRDefault="005E2D42">
          <w:pPr>
            <w:pStyle w:val="TOC1"/>
            <w:tabs>
              <w:tab w:val="right" w:leader="dot" w:pos="8681"/>
            </w:tabs>
          </w:pPr>
          <w:hyperlink w:anchor="_Toc42590">
            <w:r w:rsidR="00B83879">
              <w:t>Pennsylvania</w:t>
            </w:r>
            <w:r w:rsidR="00B83879">
              <w:tab/>
            </w:r>
            <w:r w:rsidR="00B83879">
              <w:fldChar w:fldCharType="begin"/>
            </w:r>
            <w:r w:rsidR="00B83879">
              <w:instrText>PAGEREF _Toc42590 \h</w:instrText>
            </w:r>
            <w:r w:rsidR="00B83879">
              <w:fldChar w:fldCharType="separate"/>
            </w:r>
            <w:r w:rsidR="00B83879">
              <w:t>20</w:t>
            </w:r>
            <w:r w:rsidR="00B83879">
              <w:fldChar w:fldCharType="end"/>
            </w:r>
          </w:hyperlink>
        </w:p>
        <w:p w14:paraId="14484FD4" w14:textId="77777777" w:rsidR="00685C36" w:rsidRDefault="005E2D42">
          <w:pPr>
            <w:pStyle w:val="TOC1"/>
            <w:tabs>
              <w:tab w:val="right" w:leader="dot" w:pos="8681"/>
            </w:tabs>
          </w:pPr>
          <w:hyperlink w:anchor="_Toc42591">
            <w:r w:rsidR="00B83879">
              <w:t>Washington</w:t>
            </w:r>
            <w:r w:rsidR="00B83879">
              <w:tab/>
            </w:r>
            <w:r w:rsidR="00B83879">
              <w:fldChar w:fldCharType="begin"/>
            </w:r>
            <w:r w:rsidR="00B83879">
              <w:instrText>PAGEREF _Toc42591 \h</w:instrText>
            </w:r>
            <w:r w:rsidR="00B83879">
              <w:fldChar w:fldCharType="separate"/>
            </w:r>
            <w:r w:rsidR="00B83879">
              <w:t>20</w:t>
            </w:r>
            <w:r w:rsidR="00B83879">
              <w:fldChar w:fldCharType="end"/>
            </w:r>
          </w:hyperlink>
        </w:p>
        <w:p w14:paraId="352B2918" w14:textId="77777777" w:rsidR="00685C36" w:rsidRDefault="005E2D42">
          <w:pPr>
            <w:pStyle w:val="TOC1"/>
            <w:tabs>
              <w:tab w:val="right" w:leader="dot" w:pos="8681"/>
            </w:tabs>
          </w:pPr>
          <w:hyperlink w:anchor="_Toc42592">
            <w:r w:rsidR="00B83879">
              <w:t>West Virginia</w:t>
            </w:r>
            <w:r w:rsidR="00B83879">
              <w:tab/>
            </w:r>
            <w:r w:rsidR="00B83879">
              <w:fldChar w:fldCharType="begin"/>
            </w:r>
            <w:r w:rsidR="00B83879">
              <w:instrText>PAGEREF _Toc42592 \h</w:instrText>
            </w:r>
            <w:r w:rsidR="00B83879">
              <w:fldChar w:fldCharType="separate"/>
            </w:r>
            <w:r w:rsidR="00B83879">
              <w:t>20</w:t>
            </w:r>
            <w:r w:rsidR="00B83879">
              <w:fldChar w:fldCharType="end"/>
            </w:r>
          </w:hyperlink>
        </w:p>
        <w:p w14:paraId="53D45695" w14:textId="77777777" w:rsidR="00685C36" w:rsidRDefault="005E2D42">
          <w:pPr>
            <w:pStyle w:val="TOC1"/>
            <w:tabs>
              <w:tab w:val="right" w:leader="dot" w:pos="8681"/>
            </w:tabs>
          </w:pPr>
          <w:hyperlink w:anchor="_Toc42593">
            <w:r w:rsidR="00B83879">
              <w:t>Bibliography</w:t>
            </w:r>
            <w:r w:rsidR="00B83879">
              <w:tab/>
            </w:r>
            <w:r w:rsidR="00B83879">
              <w:fldChar w:fldCharType="begin"/>
            </w:r>
            <w:r w:rsidR="00B83879">
              <w:instrText>PAGEREF _Toc42593 \h</w:instrText>
            </w:r>
            <w:r w:rsidR="00B83879">
              <w:fldChar w:fldCharType="separate"/>
            </w:r>
            <w:r w:rsidR="00B83879">
              <w:t>20</w:t>
            </w:r>
            <w:r w:rsidR="00B83879">
              <w:fldChar w:fldCharType="end"/>
            </w:r>
          </w:hyperlink>
        </w:p>
        <w:p w14:paraId="140A7C4E" w14:textId="77777777" w:rsidR="00685C36" w:rsidRDefault="00B83879">
          <w:r>
            <w:fldChar w:fldCharType="end"/>
          </w:r>
        </w:p>
      </w:sdtContent>
    </w:sdt>
    <w:p w14:paraId="714F7E92" w14:textId="77777777" w:rsidR="00685C36" w:rsidRDefault="00B83879">
      <w:pPr>
        <w:spacing w:after="119" w:line="259" w:lineRule="auto"/>
        <w:ind w:left="-5"/>
        <w:jc w:val="left"/>
      </w:pPr>
      <w:r>
        <w:t>Version 1.0 SDWA Data Vintage: 2023 (Quarter 4)</w:t>
      </w:r>
    </w:p>
    <w:p w14:paraId="11B796C3" w14:textId="77777777" w:rsidR="00685C36" w:rsidRDefault="00B83879">
      <w:pPr>
        <w:spacing w:after="303"/>
        <w:ind w:left="-5"/>
      </w:pPr>
      <w:r>
        <w:t xml:space="preserve">The Office of Research and Development has released a publicly available dataset of community water system (CWS) service area boundaries (SAB). CWS are defined as systems that provide water for human consumption through pipes or other constructed conveyances to at least 15 service connections or serves an average of at least 25 people year-round [1]. Under the safe drinking water act (SDWA) and various drinking water rules (see EPA Drinking Water Regulations) public water systems must test and report on the quality of their drinking water. These boundaries </w:t>
      </w:r>
      <w:r>
        <w:lastRenderedPageBreak/>
        <w:t>enable the link between data reported to SDWA and geographic areas served by specific systems. The boundary data is a collection of publicly available data and modeled boundaries. This document describes how the data was collected and modeled and details the modeling techniques used to generate the full dataset.</w:t>
      </w:r>
    </w:p>
    <w:p w14:paraId="4B1F63B9" w14:textId="77777777" w:rsidR="00685C36" w:rsidRDefault="00B83879">
      <w:pPr>
        <w:pStyle w:val="Heading1"/>
        <w:spacing w:after="1" w:line="259" w:lineRule="auto"/>
        <w:ind w:left="-5"/>
      </w:pPr>
      <w:bookmarkStart w:id="0" w:name="_Toc42563"/>
      <w:r>
        <w:rPr>
          <w:sz w:val="31"/>
        </w:rPr>
        <w:t>Summary</w:t>
      </w:r>
      <w:bookmarkEnd w:id="0"/>
    </w:p>
    <w:p w14:paraId="0E41827B" w14:textId="77777777" w:rsidR="00685C36" w:rsidRDefault="00B83879">
      <w:pPr>
        <w:spacing w:after="303"/>
        <w:ind w:left="-5"/>
      </w:pPr>
      <w:r>
        <w:t xml:space="preserve">The boundaries presented in this dataset are an aggregate of several methods used to present the most accurate representation possible with available data. These methods range in </w:t>
      </w:r>
      <w:commentRangeStart w:id="1"/>
      <w:r>
        <w:t xml:space="preserve">source </w:t>
      </w:r>
      <w:commentRangeEnd w:id="1"/>
      <w:r w:rsidR="00093A68">
        <w:rPr>
          <w:rStyle w:val="CommentReference"/>
        </w:rPr>
        <w:commentReference w:id="1"/>
      </w:r>
      <w:r>
        <w:t>and accuracy. Each method is described in detail.</w:t>
      </w:r>
    </w:p>
    <w:p w14:paraId="02376D19" w14:textId="77777777" w:rsidR="00685C36" w:rsidRDefault="00B83879">
      <w:pPr>
        <w:pStyle w:val="Heading1"/>
        <w:spacing w:after="1" w:line="259" w:lineRule="auto"/>
        <w:ind w:left="-5"/>
      </w:pPr>
      <w:bookmarkStart w:id="2" w:name="_Toc42564"/>
      <w:r>
        <w:rPr>
          <w:sz w:val="31"/>
        </w:rPr>
        <w:t>SDWA Reporting Universe</w:t>
      </w:r>
      <w:bookmarkEnd w:id="2"/>
    </w:p>
    <w:p w14:paraId="23610557" w14:textId="1DAA2063" w:rsidR="00685C36" w:rsidRDefault="00B83879">
      <w:pPr>
        <w:spacing w:after="195"/>
        <w:ind w:left="-5"/>
      </w:pPr>
      <w:proofErr w:type="gramStart"/>
      <w:r>
        <w:t>The current ORD dataset (Version 1.0),</w:t>
      </w:r>
      <w:proofErr w:type="gramEnd"/>
      <w:r>
        <w:t xml:space="preserve"> uses the 2023 (Q4) release of SDWA data. As of this release, there were a total of 49,396 active community water systems, which primarily serve residential areas (Figure 2). There are many systems, however, which primarily </w:t>
      </w:r>
      <w:commentRangeStart w:id="3"/>
      <w:r>
        <w:t xml:space="preserve">wholesale water </w:t>
      </w:r>
      <w:commentRangeEnd w:id="3"/>
      <w:r w:rsidR="00034447">
        <w:rPr>
          <w:rStyle w:val="CommentReference"/>
        </w:rPr>
        <w:commentReference w:id="3"/>
      </w:r>
      <w:r>
        <w:t xml:space="preserve">to other systems and therefore do not have a service area boundary. The universe of systems in </w:t>
      </w:r>
      <w:del w:id="4" w:author="Klawitter, Chandler" w:date="2024-03-27T15:09:00Z">
        <w:r w:rsidDel="00DF2E71">
          <w:delText>our efforts</w:delText>
        </w:r>
      </w:del>
      <w:ins w:id="5" w:author="Klawitter, Chandler" w:date="2024-03-27T15:09:00Z">
        <w:r w:rsidR="00DF2E71">
          <w:t>the ORD dataset</w:t>
        </w:r>
      </w:ins>
      <w:r>
        <w:t xml:space="preserve"> is limited to currently active community water systems which serve at least 25 people and have at least 15 service connections. The total number of systems that fit </w:t>
      </w:r>
      <w:del w:id="6" w:author="Klawitter, Chandler" w:date="2024-03-27T15:10:00Z">
        <w:r w:rsidDel="00DF2E71">
          <w:delText>this criteria</w:delText>
        </w:r>
      </w:del>
      <w:ins w:id="7" w:author="Klawitter, Chandler" w:date="2024-03-27T15:10:00Z">
        <w:r w:rsidR="00DF2E71">
          <w:t>these criteria</w:t>
        </w:r>
      </w:ins>
      <w:r>
        <w:t xml:space="preserve"> for 2023 (Q4) is: </w:t>
      </w:r>
      <w:commentRangeStart w:id="8"/>
      <w:r>
        <w:t>49,396</w:t>
      </w:r>
      <w:commentRangeEnd w:id="8"/>
      <w:r w:rsidR="00DF2E71">
        <w:rPr>
          <w:rStyle w:val="CommentReference"/>
        </w:rPr>
        <w:commentReference w:id="8"/>
      </w:r>
      <w:ins w:id="9" w:author="Klawitter, Chandler" w:date="2024-03-27T15:10:00Z">
        <w:r w:rsidR="00DF2E71">
          <w:t>.</w:t>
        </w:r>
      </w:ins>
    </w:p>
    <w:p w14:paraId="5C16A95B" w14:textId="77777777" w:rsidR="00685C36" w:rsidRDefault="00B83879">
      <w:pPr>
        <w:pStyle w:val="Heading1"/>
        <w:ind w:left="-5"/>
      </w:pPr>
      <w:bookmarkStart w:id="10" w:name="_Toc42565"/>
      <w:r>
        <w:t>Count of Systems by Primacy Agency</w:t>
      </w:r>
      <w:bookmarkEnd w:id="10"/>
    </w:p>
    <w:p w14:paraId="6C6BF53A" w14:textId="7F002D96" w:rsidR="00685C36" w:rsidRDefault="00B83879">
      <w:pPr>
        <w:ind w:left="-5"/>
      </w:pPr>
      <w:r>
        <w:t>Community water systems each fall under a primacy agency, which is</w:t>
      </w:r>
      <w:ins w:id="11" w:author="Klawitter, Chandler" w:date="2024-03-27T15:12:00Z">
        <w:r w:rsidR="00DF2E71">
          <w:t xml:space="preserve"> the agency with primary responsibility for implementing SDWA, t</w:t>
        </w:r>
      </w:ins>
      <w:ins w:id="12" w:author="Klawitter, Chandler" w:date="2024-03-27T15:13:00Z">
        <w:r w:rsidR="00DF2E71">
          <w:t>his</w:t>
        </w:r>
      </w:ins>
      <w:ins w:id="13" w:author="Klawitter, Chandler" w:date="2024-03-27T15:26:00Z">
        <w:r w:rsidR="00034447">
          <w:t xml:space="preserve"> is</w:t>
        </w:r>
      </w:ins>
      <w:r>
        <w:t xml:space="preserve"> typically </w:t>
      </w:r>
      <w:del w:id="14" w:author="Klawitter, Chandler" w:date="2024-03-27T15:13:00Z">
        <w:r w:rsidDel="00DF2E71">
          <w:delText>determined by the state which they serve</w:delText>
        </w:r>
      </w:del>
      <w:ins w:id="15" w:author="Klawitter, Chandler" w:date="2024-03-27T15:19:00Z">
        <w:r w:rsidR="00034447">
          <w:t xml:space="preserve">the </w:t>
        </w:r>
      </w:ins>
      <w:ins w:id="16" w:author="Klawitter, Chandler" w:date="2024-03-27T15:13:00Z">
        <w:r w:rsidR="00DF2E71">
          <w:t>state</w:t>
        </w:r>
      </w:ins>
      <w:ins w:id="17" w:author="Klawitter, Chandler" w:date="2024-03-27T15:19:00Z">
        <w:r w:rsidR="00034447">
          <w:t xml:space="preserve"> or territory</w:t>
        </w:r>
      </w:ins>
      <w:r>
        <w:t>. The exception</w:t>
      </w:r>
      <w:ins w:id="18" w:author="Klawitter, Chandler" w:date="2024-03-27T15:13:00Z">
        <w:r w:rsidR="00DF2E71">
          <w:t>s</w:t>
        </w:r>
      </w:ins>
      <w:ins w:id="19" w:author="Klawitter, Chandler" w:date="2024-03-27T15:26:00Z">
        <w:r w:rsidR="00034447">
          <w:t>,</w:t>
        </w:r>
      </w:ins>
      <w:ins w:id="20" w:author="Klawitter, Chandler" w:date="2024-03-27T15:13:00Z">
        <w:r w:rsidR="00DF2E71">
          <w:t xml:space="preserve"> </w:t>
        </w:r>
      </w:ins>
      <w:ins w:id="21" w:author="Klawitter, Chandler" w:date="2024-03-27T15:14:00Z">
        <w:r w:rsidR="00DF2E71">
          <w:t xml:space="preserve">where EPA </w:t>
        </w:r>
      </w:ins>
      <w:ins w:id="22" w:author="Klawitter, Chandler" w:date="2024-03-27T15:18:00Z">
        <w:r w:rsidR="00034447">
          <w:t>is the prima</w:t>
        </w:r>
      </w:ins>
      <w:ins w:id="23" w:author="Klawitter, Chandler" w:date="2024-03-27T15:19:00Z">
        <w:r w:rsidR="00034447">
          <w:t xml:space="preserve">cy agency </w:t>
        </w:r>
      </w:ins>
      <w:ins w:id="24" w:author="Klawitter, Chandler" w:date="2024-03-27T15:13:00Z">
        <w:r w:rsidR="00DF2E71">
          <w:t>are Wyoming, the District of Columbia,</w:t>
        </w:r>
      </w:ins>
      <w:ins w:id="25" w:author="Klawitter, Chandler" w:date="2024-03-27T15:14:00Z">
        <w:r w:rsidR="00DF2E71">
          <w:t xml:space="preserve"> and federally recognized tribes excluding Navajo Nation. Navajo Nation</w:t>
        </w:r>
      </w:ins>
      <w:ins w:id="26" w:author="Klawitter, Chandler" w:date="2024-03-27T15:15:00Z">
        <w:r w:rsidR="00DF2E71">
          <w:t xml:space="preserve"> is currently the only tribe with primacy agency status to enforce SDWA.</w:t>
        </w:r>
      </w:ins>
      <w:r>
        <w:t xml:space="preserve"> </w:t>
      </w:r>
      <w:del w:id="27" w:author="Klawitter, Chandler" w:date="2024-03-27T15:16:00Z">
        <w:r w:rsidDel="00DF2E71">
          <w:delText>to this rule is tribal systems, which report to the EPA regional offices directly.</w:delText>
        </w:r>
      </w:del>
      <w:commentRangeStart w:id="28"/>
      <w:ins w:id="29" w:author="Klawitter, Chandler" w:date="2024-03-27T15:20:00Z">
        <w:r w:rsidR="00034447">
          <w:t xml:space="preserve"> </w:t>
        </w:r>
        <w:commentRangeEnd w:id="28"/>
        <w:r w:rsidR="00034447">
          <w:rPr>
            <w:rStyle w:val="CommentReference"/>
          </w:rPr>
          <w:commentReference w:id="28"/>
        </w:r>
      </w:ins>
    </w:p>
    <w:p w14:paraId="04ABA4DD" w14:textId="77777777" w:rsidR="00685C36" w:rsidRDefault="00B83879">
      <w:pPr>
        <w:spacing w:after="200" w:line="259" w:lineRule="auto"/>
        <w:ind w:left="469" w:firstLine="0"/>
        <w:jc w:val="left"/>
      </w:pPr>
      <w:r>
        <w:rPr>
          <w:noProof/>
        </w:rPr>
        <w:lastRenderedPageBreak/>
        <mc:AlternateContent>
          <mc:Choice Requires="wpg">
            <w:drawing>
              <wp:inline distT="0" distB="0" distL="0" distR="0" wp14:anchorId="4DD2DD6B" wp14:editId="2D85239F">
                <wp:extent cx="4812790" cy="7184136"/>
                <wp:effectExtent l="0" t="0" r="0" b="0"/>
                <wp:docPr id="41985" name="Group 41985"/>
                <wp:cNvGraphicFramePr/>
                <a:graphic xmlns:a="http://schemas.openxmlformats.org/drawingml/2006/main">
                  <a:graphicData uri="http://schemas.microsoft.com/office/word/2010/wordprocessingGroup">
                    <wpg:wgp>
                      <wpg:cNvGrpSpPr/>
                      <wpg:grpSpPr>
                        <a:xfrm>
                          <a:off x="0" y="0"/>
                          <a:ext cx="4812790" cy="7184136"/>
                          <a:chOff x="0" y="0"/>
                          <a:chExt cx="4812790" cy="7184136"/>
                        </a:xfrm>
                      </wpg:grpSpPr>
                      <pic:pic xmlns:pic="http://schemas.openxmlformats.org/drawingml/2006/picture">
                        <pic:nvPicPr>
                          <pic:cNvPr id="41958" name="Picture 41958"/>
                          <pic:cNvPicPr/>
                        </pic:nvPicPr>
                        <pic:blipFill>
                          <a:blip r:embed="rId11"/>
                          <a:stretch>
                            <a:fillRect/>
                          </a:stretch>
                        </pic:blipFill>
                        <pic:spPr>
                          <a:xfrm>
                            <a:off x="167637" y="0"/>
                            <a:ext cx="4645152" cy="7184136"/>
                          </a:xfrm>
                          <a:prstGeom prst="rect">
                            <a:avLst/>
                          </a:prstGeom>
                        </pic:spPr>
                      </pic:pic>
                      <wps:wsp>
                        <wps:cNvPr id="5966" name="Shape 5966"/>
                        <wps:cNvSpPr/>
                        <wps:spPr>
                          <a:xfrm>
                            <a:off x="0" y="3960402"/>
                            <a:ext cx="29692" cy="76349"/>
                          </a:xfrm>
                          <a:custGeom>
                            <a:avLst/>
                            <a:gdLst/>
                            <a:ahLst/>
                            <a:cxnLst/>
                            <a:rect l="0" t="0" r="0" b="0"/>
                            <a:pathLst>
                              <a:path w="29692" h="76349">
                                <a:moveTo>
                                  <a:pt x="28922" y="0"/>
                                </a:moveTo>
                                <a:lnTo>
                                  <a:pt x="29692" y="290"/>
                                </a:lnTo>
                                <a:lnTo>
                                  <a:pt x="29692" y="13772"/>
                                </a:lnTo>
                                <a:lnTo>
                                  <a:pt x="29369" y="13643"/>
                                </a:lnTo>
                                <a:cubicBezTo>
                                  <a:pt x="25202" y="13692"/>
                                  <a:pt x="21580" y="14734"/>
                                  <a:pt x="18604" y="16818"/>
                                </a:cubicBezTo>
                                <a:cubicBezTo>
                                  <a:pt x="15627" y="18951"/>
                                  <a:pt x="13692" y="21729"/>
                                  <a:pt x="12700" y="25202"/>
                                </a:cubicBezTo>
                                <a:cubicBezTo>
                                  <a:pt x="12154" y="27434"/>
                                  <a:pt x="11857" y="31552"/>
                                  <a:pt x="11807" y="37505"/>
                                </a:cubicBezTo>
                                <a:lnTo>
                                  <a:pt x="11807" y="63103"/>
                                </a:lnTo>
                                <a:lnTo>
                                  <a:pt x="29692" y="63103"/>
                                </a:lnTo>
                                <a:lnTo>
                                  <a:pt x="29692" y="76349"/>
                                </a:lnTo>
                                <a:lnTo>
                                  <a:pt x="0" y="76349"/>
                                </a:lnTo>
                                <a:lnTo>
                                  <a:pt x="0" y="38596"/>
                                </a:lnTo>
                                <a:cubicBezTo>
                                  <a:pt x="0" y="31998"/>
                                  <a:pt x="347" y="26938"/>
                                  <a:pt x="992" y="23416"/>
                                </a:cubicBezTo>
                                <a:cubicBezTo>
                                  <a:pt x="1836" y="18504"/>
                                  <a:pt x="3373" y="14387"/>
                                  <a:pt x="5655" y="11063"/>
                                </a:cubicBezTo>
                                <a:cubicBezTo>
                                  <a:pt x="7938" y="7739"/>
                                  <a:pt x="11162" y="5060"/>
                                  <a:pt x="15280" y="3026"/>
                                </a:cubicBezTo>
                                <a:cubicBezTo>
                                  <a:pt x="19447" y="1042"/>
                                  <a:pt x="24011" y="50"/>
                                  <a:pt x="289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7" name="Shape 5967"/>
                        <wps:cNvSpPr/>
                        <wps:spPr>
                          <a:xfrm>
                            <a:off x="29692" y="3960691"/>
                            <a:ext cx="70321" cy="76059"/>
                          </a:xfrm>
                          <a:custGeom>
                            <a:avLst/>
                            <a:gdLst/>
                            <a:ahLst/>
                            <a:cxnLst/>
                            <a:rect l="0" t="0" r="0" b="0"/>
                            <a:pathLst>
                              <a:path w="70321" h="76059">
                                <a:moveTo>
                                  <a:pt x="0" y="0"/>
                                </a:moveTo>
                                <a:lnTo>
                                  <a:pt x="20860" y="7846"/>
                                </a:lnTo>
                                <a:cubicBezTo>
                                  <a:pt x="26764" y="13303"/>
                                  <a:pt x="29691" y="23076"/>
                                  <a:pt x="29691" y="37166"/>
                                </a:cubicBezTo>
                                <a:lnTo>
                                  <a:pt x="29641" y="62814"/>
                                </a:lnTo>
                                <a:lnTo>
                                  <a:pt x="70321" y="62814"/>
                                </a:lnTo>
                                <a:lnTo>
                                  <a:pt x="70321" y="76059"/>
                                </a:lnTo>
                                <a:lnTo>
                                  <a:pt x="0" y="76059"/>
                                </a:lnTo>
                                <a:lnTo>
                                  <a:pt x="0" y="62814"/>
                                </a:lnTo>
                                <a:lnTo>
                                  <a:pt x="17884" y="62814"/>
                                </a:lnTo>
                                <a:lnTo>
                                  <a:pt x="17884" y="36967"/>
                                </a:lnTo>
                                <a:cubicBezTo>
                                  <a:pt x="17933" y="28434"/>
                                  <a:pt x="16346" y="22382"/>
                                  <a:pt x="13121" y="18760"/>
                                </a:cubicBezTo>
                                <a:lnTo>
                                  <a:pt x="0" y="134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8" name="Shape 5968"/>
                        <wps:cNvSpPr/>
                        <wps:spPr>
                          <a:xfrm>
                            <a:off x="25946" y="3905918"/>
                            <a:ext cx="74067" cy="39340"/>
                          </a:xfrm>
                          <a:custGeom>
                            <a:avLst/>
                            <a:gdLst/>
                            <a:ahLst/>
                            <a:cxnLst/>
                            <a:rect l="0" t="0" r="0" b="0"/>
                            <a:pathLst>
                              <a:path w="74067" h="39340">
                                <a:moveTo>
                                  <a:pt x="3919" y="0"/>
                                </a:moveTo>
                                <a:lnTo>
                                  <a:pt x="15329" y="4217"/>
                                </a:lnTo>
                                <a:cubicBezTo>
                                  <a:pt x="13593" y="7243"/>
                                  <a:pt x="12700" y="10269"/>
                                  <a:pt x="12650" y="13196"/>
                                </a:cubicBezTo>
                                <a:cubicBezTo>
                                  <a:pt x="12700" y="15974"/>
                                  <a:pt x="13494" y="18405"/>
                                  <a:pt x="15081" y="20489"/>
                                </a:cubicBezTo>
                                <a:cubicBezTo>
                                  <a:pt x="16718" y="22671"/>
                                  <a:pt x="18951" y="24160"/>
                                  <a:pt x="21828" y="25003"/>
                                </a:cubicBezTo>
                                <a:cubicBezTo>
                                  <a:pt x="26194" y="26442"/>
                                  <a:pt x="31006" y="27136"/>
                                  <a:pt x="36165" y="27087"/>
                                </a:cubicBezTo>
                                <a:lnTo>
                                  <a:pt x="74067" y="27087"/>
                                </a:lnTo>
                                <a:lnTo>
                                  <a:pt x="74067" y="39340"/>
                                </a:lnTo>
                                <a:lnTo>
                                  <a:pt x="1637" y="39340"/>
                                </a:lnTo>
                                <a:lnTo>
                                  <a:pt x="1637" y="28277"/>
                                </a:lnTo>
                                <a:lnTo>
                                  <a:pt x="12601" y="28277"/>
                                </a:lnTo>
                                <a:cubicBezTo>
                                  <a:pt x="7491" y="25499"/>
                                  <a:pt x="4118" y="22920"/>
                                  <a:pt x="2480" y="20489"/>
                                </a:cubicBezTo>
                                <a:cubicBezTo>
                                  <a:pt x="843" y="18157"/>
                                  <a:pt x="50" y="15528"/>
                                  <a:pt x="0" y="12601"/>
                                </a:cubicBezTo>
                                <a:cubicBezTo>
                                  <a:pt x="50" y="8533"/>
                                  <a:pt x="1339" y="4316"/>
                                  <a:pt x="39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9" name="Shape 5969"/>
                        <wps:cNvSpPr/>
                        <wps:spPr>
                          <a:xfrm>
                            <a:off x="27583" y="3886236"/>
                            <a:ext cx="72430" cy="12303"/>
                          </a:xfrm>
                          <a:custGeom>
                            <a:avLst/>
                            <a:gdLst/>
                            <a:ahLst/>
                            <a:cxnLst/>
                            <a:rect l="0" t="0" r="0" b="0"/>
                            <a:pathLst>
                              <a:path w="72430" h="12303">
                                <a:moveTo>
                                  <a:pt x="0" y="0"/>
                                </a:moveTo>
                                <a:lnTo>
                                  <a:pt x="72430" y="50"/>
                                </a:lnTo>
                                <a:lnTo>
                                  <a:pt x="72430" y="12303"/>
                                </a:lnTo>
                                <a:lnTo>
                                  <a:pt x="0" y="123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6" name="Shape 47586"/>
                        <wps:cNvSpPr/>
                        <wps:spPr>
                          <a:xfrm>
                            <a:off x="0" y="3886236"/>
                            <a:ext cx="14139" cy="12303"/>
                          </a:xfrm>
                          <a:custGeom>
                            <a:avLst/>
                            <a:gdLst/>
                            <a:ahLst/>
                            <a:cxnLst/>
                            <a:rect l="0" t="0" r="0" b="0"/>
                            <a:pathLst>
                              <a:path w="14139" h="12303">
                                <a:moveTo>
                                  <a:pt x="0" y="0"/>
                                </a:moveTo>
                                <a:lnTo>
                                  <a:pt x="14139" y="0"/>
                                </a:lnTo>
                                <a:lnTo>
                                  <a:pt x="14139" y="12303"/>
                                </a:lnTo>
                                <a:lnTo>
                                  <a:pt x="0" y="12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 name="Shape 5971"/>
                        <wps:cNvSpPr/>
                        <wps:spPr>
                          <a:xfrm>
                            <a:off x="25946" y="3769424"/>
                            <a:ext cx="74067" cy="98127"/>
                          </a:xfrm>
                          <a:custGeom>
                            <a:avLst/>
                            <a:gdLst/>
                            <a:ahLst/>
                            <a:cxnLst/>
                            <a:rect l="0" t="0" r="0" b="0"/>
                            <a:pathLst>
                              <a:path w="74067" h="98127">
                                <a:moveTo>
                                  <a:pt x="24358" y="0"/>
                                </a:moveTo>
                                <a:lnTo>
                                  <a:pt x="74067" y="0"/>
                                </a:lnTo>
                                <a:lnTo>
                                  <a:pt x="74067" y="12204"/>
                                </a:lnTo>
                                <a:lnTo>
                                  <a:pt x="28426" y="12204"/>
                                </a:lnTo>
                                <a:cubicBezTo>
                                  <a:pt x="23564" y="12254"/>
                                  <a:pt x="20042" y="12650"/>
                                  <a:pt x="17859" y="13395"/>
                                </a:cubicBezTo>
                                <a:cubicBezTo>
                                  <a:pt x="15726" y="14238"/>
                                  <a:pt x="13940" y="15677"/>
                                  <a:pt x="12601" y="17711"/>
                                </a:cubicBezTo>
                                <a:cubicBezTo>
                                  <a:pt x="11311" y="19844"/>
                                  <a:pt x="10666" y="22324"/>
                                  <a:pt x="10616" y="25102"/>
                                </a:cubicBezTo>
                                <a:cubicBezTo>
                                  <a:pt x="10666" y="30262"/>
                                  <a:pt x="12353" y="34479"/>
                                  <a:pt x="15726" y="37802"/>
                                </a:cubicBezTo>
                                <a:cubicBezTo>
                                  <a:pt x="19100" y="41176"/>
                                  <a:pt x="24557" y="42863"/>
                                  <a:pt x="31998" y="42813"/>
                                </a:cubicBezTo>
                                <a:lnTo>
                                  <a:pt x="74067" y="42813"/>
                                </a:lnTo>
                                <a:lnTo>
                                  <a:pt x="74067" y="55116"/>
                                </a:lnTo>
                                <a:lnTo>
                                  <a:pt x="26988" y="55116"/>
                                </a:lnTo>
                                <a:cubicBezTo>
                                  <a:pt x="21580" y="55116"/>
                                  <a:pt x="17512" y="56158"/>
                                  <a:pt x="14734" y="58142"/>
                                </a:cubicBezTo>
                                <a:cubicBezTo>
                                  <a:pt x="12055" y="60176"/>
                                  <a:pt x="10666" y="63401"/>
                                  <a:pt x="10616" y="67915"/>
                                </a:cubicBezTo>
                                <a:cubicBezTo>
                                  <a:pt x="10666" y="71388"/>
                                  <a:pt x="11559" y="74613"/>
                                  <a:pt x="13345" y="77539"/>
                                </a:cubicBezTo>
                                <a:cubicBezTo>
                                  <a:pt x="15180" y="80466"/>
                                  <a:pt x="17859" y="82600"/>
                                  <a:pt x="21332" y="83889"/>
                                </a:cubicBezTo>
                                <a:cubicBezTo>
                                  <a:pt x="24854" y="85279"/>
                                  <a:pt x="29914" y="85923"/>
                                  <a:pt x="36463" y="85874"/>
                                </a:cubicBezTo>
                                <a:lnTo>
                                  <a:pt x="74067" y="85874"/>
                                </a:lnTo>
                                <a:lnTo>
                                  <a:pt x="74067" y="98127"/>
                                </a:lnTo>
                                <a:lnTo>
                                  <a:pt x="1637" y="98127"/>
                                </a:lnTo>
                                <a:lnTo>
                                  <a:pt x="1637" y="87164"/>
                                </a:lnTo>
                                <a:lnTo>
                                  <a:pt x="11807" y="87164"/>
                                </a:lnTo>
                                <a:cubicBezTo>
                                  <a:pt x="8285" y="84931"/>
                                  <a:pt x="5407" y="81905"/>
                                  <a:pt x="3225" y="78085"/>
                                </a:cubicBezTo>
                                <a:cubicBezTo>
                                  <a:pt x="1091" y="74364"/>
                                  <a:pt x="50" y="70048"/>
                                  <a:pt x="0" y="65187"/>
                                </a:cubicBezTo>
                                <a:cubicBezTo>
                                  <a:pt x="50" y="59879"/>
                                  <a:pt x="1141" y="55463"/>
                                  <a:pt x="3373" y="51991"/>
                                </a:cubicBezTo>
                                <a:cubicBezTo>
                                  <a:pt x="5606" y="48568"/>
                                  <a:pt x="8731" y="46186"/>
                                  <a:pt x="12650" y="44748"/>
                                </a:cubicBezTo>
                                <a:cubicBezTo>
                                  <a:pt x="4266" y="39043"/>
                                  <a:pt x="50" y="31552"/>
                                  <a:pt x="0" y="22374"/>
                                </a:cubicBezTo>
                                <a:cubicBezTo>
                                  <a:pt x="50" y="15230"/>
                                  <a:pt x="2034" y="9723"/>
                                  <a:pt x="5953" y="5804"/>
                                </a:cubicBezTo>
                                <a:cubicBezTo>
                                  <a:pt x="9971" y="1984"/>
                                  <a:pt x="16073" y="50"/>
                                  <a:pt x="243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2" name="Shape 5972"/>
                        <wps:cNvSpPr/>
                        <wps:spPr>
                          <a:xfrm>
                            <a:off x="25946" y="3692430"/>
                            <a:ext cx="51892" cy="62165"/>
                          </a:xfrm>
                          <a:custGeom>
                            <a:avLst/>
                            <a:gdLst/>
                            <a:ahLst/>
                            <a:cxnLst/>
                            <a:rect l="0" t="0" r="0" b="0"/>
                            <a:pathLst>
                              <a:path w="51892" h="62165">
                                <a:moveTo>
                                  <a:pt x="51892" y="0"/>
                                </a:moveTo>
                                <a:lnTo>
                                  <a:pt x="51892" y="14081"/>
                                </a:lnTo>
                                <a:lnTo>
                                  <a:pt x="42218" y="12515"/>
                                </a:lnTo>
                                <a:lnTo>
                                  <a:pt x="37703" y="12515"/>
                                </a:lnTo>
                                <a:cubicBezTo>
                                  <a:pt x="39539" y="17029"/>
                                  <a:pt x="41077" y="23677"/>
                                  <a:pt x="42366" y="32557"/>
                                </a:cubicBezTo>
                                <a:cubicBezTo>
                                  <a:pt x="43111" y="37617"/>
                                  <a:pt x="43954" y="41189"/>
                                  <a:pt x="44847" y="43273"/>
                                </a:cubicBezTo>
                                <a:cubicBezTo>
                                  <a:pt x="45789" y="45356"/>
                                  <a:pt x="47129" y="46993"/>
                                  <a:pt x="48816" y="48134"/>
                                </a:cubicBezTo>
                                <a:lnTo>
                                  <a:pt x="51892" y="49028"/>
                                </a:lnTo>
                                <a:lnTo>
                                  <a:pt x="51892" y="62165"/>
                                </a:lnTo>
                                <a:lnTo>
                                  <a:pt x="45244" y="60537"/>
                                </a:lnTo>
                                <a:cubicBezTo>
                                  <a:pt x="42366" y="58949"/>
                                  <a:pt x="39985" y="56866"/>
                                  <a:pt x="38199" y="54187"/>
                                </a:cubicBezTo>
                                <a:cubicBezTo>
                                  <a:pt x="36413" y="51607"/>
                                  <a:pt x="35074" y="48630"/>
                                  <a:pt x="34181" y="45307"/>
                                </a:cubicBezTo>
                                <a:cubicBezTo>
                                  <a:pt x="33536" y="42975"/>
                                  <a:pt x="32941" y="39353"/>
                                  <a:pt x="32296" y="34442"/>
                                </a:cubicBezTo>
                                <a:cubicBezTo>
                                  <a:pt x="31204" y="24570"/>
                                  <a:pt x="29766" y="17277"/>
                                  <a:pt x="28079" y="12515"/>
                                </a:cubicBezTo>
                                <a:cubicBezTo>
                                  <a:pt x="26392" y="12515"/>
                                  <a:pt x="25350" y="12465"/>
                                  <a:pt x="24904" y="12465"/>
                                </a:cubicBezTo>
                                <a:cubicBezTo>
                                  <a:pt x="19893" y="12465"/>
                                  <a:pt x="16371" y="13656"/>
                                  <a:pt x="14337" y="15938"/>
                                </a:cubicBezTo>
                                <a:cubicBezTo>
                                  <a:pt x="11609" y="19113"/>
                                  <a:pt x="10220" y="23776"/>
                                  <a:pt x="10170" y="29928"/>
                                </a:cubicBezTo>
                                <a:cubicBezTo>
                                  <a:pt x="10220" y="35732"/>
                                  <a:pt x="11212" y="39998"/>
                                  <a:pt x="13196" y="42727"/>
                                </a:cubicBezTo>
                                <a:cubicBezTo>
                                  <a:pt x="15230" y="45505"/>
                                  <a:pt x="18802" y="47539"/>
                                  <a:pt x="23912" y="48829"/>
                                </a:cubicBezTo>
                                <a:lnTo>
                                  <a:pt x="22275" y="60834"/>
                                </a:lnTo>
                                <a:cubicBezTo>
                                  <a:pt x="17165" y="59743"/>
                                  <a:pt x="13047" y="57957"/>
                                  <a:pt x="9872" y="55427"/>
                                </a:cubicBezTo>
                                <a:cubicBezTo>
                                  <a:pt x="6747" y="52946"/>
                                  <a:pt x="4316" y="49325"/>
                                  <a:pt x="2580" y="44562"/>
                                </a:cubicBezTo>
                                <a:cubicBezTo>
                                  <a:pt x="893" y="39850"/>
                                  <a:pt x="50" y="34392"/>
                                  <a:pt x="0" y="28142"/>
                                </a:cubicBezTo>
                                <a:cubicBezTo>
                                  <a:pt x="50" y="21990"/>
                                  <a:pt x="744" y="16930"/>
                                  <a:pt x="2183" y="13060"/>
                                </a:cubicBezTo>
                                <a:cubicBezTo>
                                  <a:pt x="3671" y="9191"/>
                                  <a:pt x="5507" y="6363"/>
                                  <a:pt x="7689" y="4528"/>
                                </a:cubicBezTo>
                                <a:cubicBezTo>
                                  <a:pt x="9872" y="2742"/>
                                  <a:pt x="12650" y="1452"/>
                                  <a:pt x="16024" y="708"/>
                                </a:cubicBezTo>
                                <a:cubicBezTo>
                                  <a:pt x="18107" y="311"/>
                                  <a:pt x="21878" y="112"/>
                                  <a:pt x="27335" y="112"/>
                                </a:cubicBezTo>
                                <a:lnTo>
                                  <a:pt x="43706" y="112"/>
                                </a:lnTo>
                                <a:lnTo>
                                  <a:pt x="518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3" name="Shape 5973"/>
                        <wps:cNvSpPr/>
                        <wps:spPr>
                          <a:xfrm>
                            <a:off x="77838" y="3688673"/>
                            <a:ext cx="23812" cy="66675"/>
                          </a:xfrm>
                          <a:custGeom>
                            <a:avLst/>
                            <a:gdLst/>
                            <a:ahLst/>
                            <a:cxnLst/>
                            <a:rect l="0" t="0" r="0" b="0"/>
                            <a:pathLst>
                              <a:path w="23812" h="66675">
                                <a:moveTo>
                                  <a:pt x="22175" y="0"/>
                                </a:moveTo>
                                <a:lnTo>
                                  <a:pt x="22175" y="12799"/>
                                </a:lnTo>
                                <a:cubicBezTo>
                                  <a:pt x="19645" y="14089"/>
                                  <a:pt x="16668" y="14932"/>
                                  <a:pt x="13245" y="15280"/>
                                </a:cubicBezTo>
                                <a:cubicBezTo>
                                  <a:pt x="17114" y="19844"/>
                                  <a:pt x="19843" y="24209"/>
                                  <a:pt x="21430" y="28377"/>
                                </a:cubicBezTo>
                                <a:cubicBezTo>
                                  <a:pt x="23018" y="32593"/>
                                  <a:pt x="23812" y="37108"/>
                                  <a:pt x="23812" y="41920"/>
                                </a:cubicBezTo>
                                <a:cubicBezTo>
                                  <a:pt x="23812" y="49907"/>
                                  <a:pt x="21877" y="56009"/>
                                  <a:pt x="18007" y="60275"/>
                                </a:cubicBezTo>
                                <a:cubicBezTo>
                                  <a:pt x="14138" y="64542"/>
                                  <a:pt x="9177" y="66675"/>
                                  <a:pt x="3075" y="66675"/>
                                </a:cubicBezTo>
                                <a:lnTo>
                                  <a:pt x="0" y="65922"/>
                                </a:lnTo>
                                <a:lnTo>
                                  <a:pt x="0" y="52786"/>
                                </a:lnTo>
                                <a:lnTo>
                                  <a:pt x="2728" y="53578"/>
                                </a:lnTo>
                                <a:cubicBezTo>
                                  <a:pt x="6052" y="53578"/>
                                  <a:pt x="8780" y="52338"/>
                                  <a:pt x="10913" y="49857"/>
                                </a:cubicBezTo>
                                <a:cubicBezTo>
                                  <a:pt x="13146" y="47377"/>
                                  <a:pt x="14237" y="43755"/>
                                  <a:pt x="14188" y="38993"/>
                                </a:cubicBezTo>
                                <a:cubicBezTo>
                                  <a:pt x="14237" y="34280"/>
                                  <a:pt x="13195" y="30113"/>
                                  <a:pt x="11112" y="26392"/>
                                </a:cubicBezTo>
                                <a:cubicBezTo>
                                  <a:pt x="9078" y="22721"/>
                                  <a:pt x="6250" y="19993"/>
                                  <a:pt x="2579" y="18256"/>
                                </a:cubicBezTo>
                                <a:lnTo>
                                  <a:pt x="0" y="17838"/>
                                </a:lnTo>
                                <a:lnTo>
                                  <a:pt x="0" y="3757"/>
                                </a:lnTo>
                                <a:lnTo>
                                  <a:pt x="5797" y="3677"/>
                                </a:lnTo>
                                <a:cubicBezTo>
                                  <a:pt x="9413" y="3547"/>
                                  <a:pt x="11980" y="3349"/>
                                  <a:pt x="13493" y="3076"/>
                                </a:cubicBezTo>
                                <a:cubicBezTo>
                                  <a:pt x="16519" y="2580"/>
                                  <a:pt x="19396" y="1538"/>
                                  <a:pt x="22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4" name="Shape 5974"/>
                        <wps:cNvSpPr/>
                        <wps:spPr>
                          <a:xfrm>
                            <a:off x="25946" y="3614153"/>
                            <a:ext cx="75704" cy="63153"/>
                          </a:xfrm>
                          <a:custGeom>
                            <a:avLst/>
                            <a:gdLst/>
                            <a:ahLst/>
                            <a:cxnLst/>
                            <a:rect l="0" t="0" r="0" b="0"/>
                            <a:pathLst>
                              <a:path w="75704" h="63153">
                                <a:moveTo>
                                  <a:pt x="49113" y="0"/>
                                </a:moveTo>
                                <a:cubicBezTo>
                                  <a:pt x="57448" y="1389"/>
                                  <a:pt x="63946" y="4763"/>
                                  <a:pt x="68659" y="10170"/>
                                </a:cubicBezTo>
                                <a:cubicBezTo>
                                  <a:pt x="73372" y="15627"/>
                                  <a:pt x="75704" y="22275"/>
                                  <a:pt x="75704" y="30163"/>
                                </a:cubicBezTo>
                                <a:cubicBezTo>
                                  <a:pt x="75704" y="40084"/>
                                  <a:pt x="72479" y="48071"/>
                                  <a:pt x="65980" y="54074"/>
                                </a:cubicBezTo>
                                <a:cubicBezTo>
                                  <a:pt x="59531" y="60127"/>
                                  <a:pt x="50254" y="63153"/>
                                  <a:pt x="38100" y="63103"/>
                                </a:cubicBezTo>
                                <a:cubicBezTo>
                                  <a:pt x="30361" y="63153"/>
                                  <a:pt x="23515" y="61863"/>
                                  <a:pt x="17611" y="59234"/>
                                </a:cubicBezTo>
                                <a:cubicBezTo>
                                  <a:pt x="11757" y="56654"/>
                                  <a:pt x="7342" y="52685"/>
                                  <a:pt x="4415" y="47377"/>
                                </a:cubicBezTo>
                                <a:cubicBezTo>
                                  <a:pt x="1488" y="42118"/>
                                  <a:pt x="50" y="36364"/>
                                  <a:pt x="0" y="30063"/>
                                </a:cubicBezTo>
                                <a:cubicBezTo>
                                  <a:pt x="50" y="22275"/>
                                  <a:pt x="2034" y="15825"/>
                                  <a:pt x="5953" y="10815"/>
                                </a:cubicBezTo>
                                <a:cubicBezTo>
                                  <a:pt x="9971" y="5804"/>
                                  <a:pt x="15627" y="2629"/>
                                  <a:pt x="22920" y="1191"/>
                                </a:cubicBezTo>
                                <a:lnTo>
                                  <a:pt x="24755" y="13097"/>
                                </a:lnTo>
                                <a:cubicBezTo>
                                  <a:pt x="19943" y="14288"/>
                                  <a:pt x="16272" y="16272"/>
                                  <a:pt x="13791" y="19149"/>
                                </a:cubicBezTo>
                                <a:cubicBezTo>
                                  <a:pt x="11311" y="22027"/>
                                  <a:pt x="10071" y="25549"/>
                                  <a:pt x="10071" y="29617"/>
                                </a:cubicBezTo>
                                <a:cubicBezTo>
                                  <a:pt x="10071" y="35868"/>
                                  <a:pt x="12303" y="40878"/>
                                  <a:pt x="16718" y="44698"/>
                                </a:cubicBezTo>
                                <a:cubicBezTo>
                                  <a:pt x="21183" y="48617"/>
                                  <a:pt x="28178" y="50552"/>
                                  <a:pt x="37753" y="50502"/>
                                </a:cubicBezTo>
                                <a:cubicBezTo>
                                  <a:pt x="47526" y="50552"/>
                                  <a:pt x="54620" y="48667"/>
                                  <a:pt x="59035" y="44896"/>
                                </a:cubicBezTo>
                                <a:cubicBezTo>
                                  <a:pt x="63450" y="41176"/>
                                  <a:pt x="65683" y="36314"/>
                                  <a:pt x="65633" y="30311"/>
                                </a:cubicBezTo>
                                <a:cubicBezTo>
                                  <a:pt x="65683" y="25499"/>
                                  <a:pt x="64195" y="21481"/>
                                  <a:pt x="61218" y="18256"/>
                                </a:cubicBezTo>
                                <a:cubicBezTo>
                                  <a:pt x="58291" y="15032"/>
                                  <a:pt x="53727" y="12998"/>
                                  <a:pt x="47526" y="12105"/>
                                </a:cubicBezTo>
                                <a:lnTo>
                                  <a:pt x="49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5" name="Shape 5975"/>
                        <wps:cNvSpPr/>
                        <wps:spPr>
                          <a:xfrm>
                            <a:off x="27583" y="3544254"/>
                            <a:ext cx="101848" cy="66377"/>
                          </a:xfrm>
                          <a:custGeom>
                            <a:avLst/>
                            <a:gdLst/>
                            <a:ahLst/>
                            <a:cxnLst/>
                            <a:rect l="0" t="0" r="0" b="0"/>
                            <a:pathLst>
                              <a:path w="101848" h="66377">
                                <a:moveTo>
                                  <a:pt x="0" y="0"/>
                                </a:moveTo>
                                <a:lnTo>
                                  <a:pt x="73670" y="27533"/>
                                </a:lnTo>
                                <a:cubicBezTo>
                                  <a:pt x="81558" y="30510"/>
                                  <a:pt x="87015" y="32841"/>
                                  <a:pt x="90091" y="34429"/>
                                </a:cubicBezTo>
                                <a:cubicBezTo>
                                  <a:pt x="94109" y="36661"/>
                                  <a:pt x="97086" y="39142"/>
                                  <a:pt x="99020" y="41970"/>
                                </a:cubicBezTo>
                                <a:cubicBezTo>
                                  <a:pt x="100856" y="44797"/>
                                  <a:pt x="101798" y="48171"/>
                                  <a:pt x="101848" y="52040"/>
                                </a:cubicBezTo>
                                <a:cubicBezTo>
                                  <a:pt x="101798" y="54421"/>
                                  <a:pt x="101302" y="57051"/>
                                  <a:pt x="100310" y="59928"/>
                                </a:cubicBezTo>
                                <a:lnTo>
                                  <a:pt x="88801" y="61317"/>
                                </a:lnTo>
                                <a:cubicBezTo>
                                  <a:pt x="89495" y="58638"/>
                                  <a:pt x="89843" y="56307"/>
                                  <a:pt x="89892" y="54273"/>
                                </a:cubicBezTo>
                                <a:cubicBezTo>
                                  <a:pt x="89843" y="51594"/>
                                  <a:pt x="89396" y="49411"/>
                                  <a:pt x="88503" y="47774"/>
                                </a:cubicBezTo>
                                <a:cubicBezTo>
                                  <a:pt x="87610" y="46137"/>
                                  <a:pt x="86320" y="44797"/>
                                  <a:pt x="84733" y="43706"/>
                                </a:cubicBezTo>
                                <a:cubicBezTo>
                                  <a:pt x="83443" y="42962"/>
                                  <a:pt x="80417" y="41721"/>
                                  <a:pt x="75555" y="39936"/>
                                </a:cubicBezTo>
                                <a:cubicBezTo>
                                  <a:pt x="74861" y="39787"/>
                                  <a:pt x="73868" y="39390"/>
                                  <a:pt x="72579" y="38844"/>
                                </a:cubicBezTo>
                                <a:lnTo>
                                  <a:pt x="0" y="66377"/>
                                </a:lnTo>
                                <a:lnTo>
                                  <a:pt x="0" y="53132"/>
                                </a:lnTo>
                                <a:lnTo>
                                  <a:pt x="41920" y="38050"/>
                                </a:lnTo>
                                <a:cubicBezTo>
                                  <a:pt x="47278" y="36116"/>
                                  <a:pt x="52884" y="34379"/>
                                  <a:pt x="58738" y="32792"/>
                                </a:cubicBezTo>
                                <a:cubicBezTo>
                                  <a:pt x="53082" y="31452"/>
                                  <a:pt x="47575" y="29766"/>
                                  <a:pt x="42218" y="27732"/>
                                </a:cubicBezTo>
                                <a:lnTo>
                                  <a:pt x="0" y="122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6" name="Shape 5976"/>
                        <wps:cNvSpPr/>
                        <wps:spPr>
                          <a:xfrm>
                            <a:off x="0" y="3437552"/>
                            <a:ext cx="34727" cy="41782"/>
                          </a:xfrm>
                          <a:custGeom>
                            <a:avLst/>
                            <a:gdLst/>
                            <a:ahLst/>
                            <a:cxnLst/>
                            <a:rect l="0" t="0" r="0" b="0"/>
                            <a:pathLst>
                              <a:path w="34727" h="41782">
                                <a:moveTo>
                                  <a:pt x="34727" y="0"/>
                                </a:moveTo>
                                <a:lnTo>
                                  <a:pt x="34727" y="13245"/>
                                </a:lnTo>
                                <a:lnTo>
                                  <a:pt x="31254" y="14558"/>
                                </a:lnTo>
                                <a:cubicBezTo>
                                  <a:pt x="22870" y="17733"/>
                                  <a:pt x="15974" y="20115"/>
                                  <a:pt x="10517" y="21603"/>
                                </a:cubicBezTo>
                                <a:cubicBezTo>
                                  <a:pt x="16966" y="22942"/>
                                  <a:pt x="23316" y="24728"/>
                                  <a:pt x="29617" y="27010"/>
                                </a:cubicBezTo>
                                <a:lnTo>
                                  <a:pt x="34727" y="28921"/>
                                </a:lnTo>
                                <a:lnTo>
                                  <a:pt x="34727" y="41782"/>
                                </a:lnTo>
                                <a:lnTo>
                                  <a:pt x="0" y="28449"/>
                                </a:lnTo>
                                <a:lnTo>
                                  <a:pt x="0" y="14211"/>
                                </a:lnTo>
                                <a:lnTo>
                                  <a:pt x="34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7" name="Shape 5977"/>
                        <wps:cNvSpPr/>
                        <wps:spPr>
                          <a:xfrm>
                            <a:off x="34727" y="3410835"/>
                            <a:ext cx="65286" cy="93563"/>
                          </a:xfrm>
                          <a:custGeom>
                            <a:avLst/>
                            <a:gdLst/>
                            <a:ahLst/>
                            <a:cxnLst/>
                            <a:rect l="0" t="0" r="0" b="0"/>
                            <a:pathLst>
                              <a:path w="65286" h="93563">
                                <a:moveTo>
                                  <a:pt x="65286" y="0"/>
                                </a:moveTo>
                                <a:lnTo>
                                  <a:pt x="65286" y="15081"/>
                                </a:lnTo>
                                <a:lnTo>
                                  <a:pt x="35024" y="26739"/>
                                </a:lnTo>
                                <a:lnTo>
                                  <a:pt x="35024" y="68511"/>
                                </a:lnTo>
                                <a:lnTo>
                                  <a:pt x="65286" y="79524"/>
                                </a:lnTo>
                                <a:lnTo>
                                  <a:pt x="65286" y="93563"/>
                                </a:lnTo>
                                <a:lnTo>
                                  <a:pt x="0" y="68498"/>
                                </a:lnTo>
                                <a:lnTo>
                                  <a:pt x="0" y="55638"/>
                                </a:lnTo>
                                <a:lnTo>
                                  <a:pt x="24209" y="64691"/>
                                </a:lnTo>
                                <a:lnTo>
                                  <a:pt x="24209" y="30807"/>
                                </a:lnTo>
                                <a:lnTo>
                                  <a:pt x="0" y="39962"/>
                                </a:lnTo>
                                <a:lnTo>
                                  <a:pt x="0" y="26717"/>
                                </a:lnTo>
                                <a:lnTo>
                                  <a:pt x="6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8" name="Shape 5978"/>
                        <wps:cNvSpPr/>
                        <wps:spPr>
                          <a:xfrm>
                            <a:off x="25946" y="3342660"/>
                            <a:ext cx="37034" cy="63765"/>
                          </a:xfrm>
                          <a:custGeom>
                            <a:avLst/>
                            <a:gdLst/>
                            <a:ahLst/>
                            <a:cxnLst/>
                            <a:rect l="0" t="0" r="0" b="0"/>
                            <a:pathLst>
                              <a:path w="37034" h="63765">
                                <a:moveTo>
                                  <a:pt x="1637" y="0"/>
                                </a:moveTo>
                                <a:lnTo>
                                  <a:pt x="37034" y="0"/>
                                </a:lnTo>
                                <a:lnTo>
                                  <a:pt x="37034" y="11481"/>
                                </a:lnTo>
                                <a:lnTo>
                                  <a:pt x="36959" y="11460"/>
                                </a:lnTo>
                                <a:cubicBezTo>
                                  <a:pt x="28129" y="11509"/>
                                  <a:pt x="21431" y="13494"/>
                                  <a:pt x="16917" y="17363"/>
                                </a:cubicBezTo>
                                <a:cubicBezTo>
                                  <a:pt x="12452" y="21332"/>
                                  <a:pt x="10220" y="26045"/>
                                  <a:pt x="10170" y="31601"/>
                                </a:cubicBezTo>
                                <a:cubicBezTo>
                                  <a:pt x="10220" y="37058"/>
                                  <a:pt x="12452" y="41721"/>
                                  <a:pt x="16818" y="45541"/>
                                </a:cubicBezTo>
                                <a:cubicBezTo>
                                  <a:pt x="21282" y="49361"/>
                                  <a:pt x="27831" y="51246"/>
                                  <a:pt x="36562" y="51246"/>
                                </a:cubicBezTo>
                                <a:lnTo>
                                  <a:pt x="37034" y="51118"/>
                                </a:lnTo>
                                <a:lnTo>
                                  <a:pt x="37034" y="63765"/>
                                </a:lnTo>
                                <a:lnTo>
                                  <a:pt x="18306" y="60127"/>
                                </a:lnTo>
                                <a:cubicBezTo>
                                  <a:pt x="12502" y="57646"/>
                                  <a:pt x="7987" y="54025"/>
                                  <a:pt x="4763" y="49262"/>
                                </a:cubicBezTo>
                                <a:cubicBezTo>
                                  <a:pt x="1637" y="44549"/>
                                  <a:pt x="50" y="38943"/>
                                  <a:pt x="0" y="32494"/>
                                </a:cubicBezTo>
                                <a:cubicBezTo>
                                  <a:pt x="50" y="23961"/>
                                  <a:pt x="3473" y="16917"/>
                                  <a:pt x="10368" y="11311"/>
                                </a:cubicBezTo>
                                <a:lnTo>
                                  <a:pt x="1637" y="11311"/>
                                </a:lnTo>
                                <a:lnTo>
                                  <a:pt x="16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9" name="Shape 5979"/>
                        <wps:cNvSpPr/>
                        <wps:spPr>
                          <a:xfrm>
                            <a:off x="62979" y="3342660"/>
                            <a:ext cx="66451" cy="63897"/>
                          </a:xfrm>
                          <a:custGeom>
                            <a:avLst/>
                            <a:gdLst/>
                            <a:ahLst/>
                            <a:cxnLst/>
                            <a:rect l="0" t="0" r="0" b="0"/>
                            <a:pathLst>
                              <a:path w="66451" h="63897">
                                <a:moveTo>
                                  <a:pt x="0" y="0"/>
                                </a:moveTo>
                                <a:lnTo>
                                  <a:pt x="27210" y="0"/>
                                </a:lnTo>
                                <a:cubicBezTo>
                                  <a:pt x="38472" y="50"/>
                                  <a:pt x="46459" y="1191"/>
                                  <a:pt x="51172" y="3473"/>
                                </a:cubicBezTo>
                                <a:cubicBezTo>
                                  <a:pt x="55885" y="5755"/>
                                  <a:pt x="59605" y="9426"/>
                                  <a:pt x="62334" y="14387"/>
                                </a:cubicBezTo>
                                <a:cubicBezTo>
                                  <a:pt x="65062" y="19397"/>
                                  <a:pt x="66402" y="25499"/>
                                  <a:pt x="66451" y="32742"/>
                                </a:cubicBezTo>
                                <a:cubicBezTo>
                                  <a:pt x="66402" y="41424"/>
                                  <a:pt x="64467" y="48419"/>
                                  <a:pt x="60597" y="53727"/>
                                </a:cubicBezTo>
                                <a:cubicBezTo>
                                  <a:pt x="56678" y="59035"/>
                                  <a:pt x="50824" y="61615"/>
                                  <a:pt x="43036" y="61416"/>
                                </a:cubicBezTo>
                                <a:lnTo>
                                  <a:pt x="44822" y="49461"/>
                                </a:lnTo>
                                <a:cubicBezTo>
                                  <a:pt x="48443" y="48964"/>
                                  <a:pt x="51122" y="47575"/>
                                  <a:pt x="52858" y="45293"/>
                                </a:cubicBezTo>
                                <a:cubicBezTo>
                                  <a:pt x="55091" y="42267"/>
                                  <a:pt x="56232" y="38150"/>
                                  <a:pt x="56281" y="32841"/>
                                </a:cubicBezTo>
                                <a:cubicBezTo>
                                  <a:pt x="56232" y="27186"/>
                                  <a:pt x="55091" y="22771"/>
                                  <a:pt x="52858" y="19695"/>
                                </a:cubicBezTo>
                                <a:cubicBezTo>
                                  <a:pt x="50527" y="16619"/>
                                  <a:pt x="47352" y="14536"/>
                                  <a:pt x="43333" y="13395"/>
                                </a:cubicBezTo>
                                <a:cubicBezTo>
                                  <a:pt x="40803" y="12750"/>
                                  <a:pt x="35594" y="12452"/>
                                  <a:pt x="27558" y="12502"/>
                                </a:cubicBezTo>
                                <a:cubicBezTo>
                                  <a:pt x="33908" y="17909"/>
                                  <a:pt x="37033" y="24606"/>
                                  <a:pt x="37033" y="32544"/>
                                </a:cubicBezTo>
                                <a:cubicBezTo>
                                  <a:pt x="37033" y="42565"/>
                                  <a:pt x="33461" y="50254"/>
                                  <a:pt x="26268" y="55662"/>
                                </a:cubicBezTo>
                                <a:cubicBezTo>
                                  <a:pt x="19124" y="61168"/>
                                  <a:pt x="10492" y="63897"/>
                                  <a:pt x="421" y="63847"/>
                                </a:cubicBezTo>
                                <a:lnTo>
                                  <a:pt x="0" y="63765"/>
                                </a:lnTo>
                                <a:lnTo>
                                  <a:pt x="0" y="51118"/>
                                </a:lnTo>
                                <a:lnTo>
                                  <a:pt x="20315" y="45591"/>
                                </a:lnTo>
                                <a:cubicBezTo>
                                  <a:pt x="24730" y="41821"/>
                                  <a:pt x="26913" y="37108"/>
                                  <a:pt x="26863" y="31403"/>
                                </a:cubicBezTo>
                                <a:cubicBezTo>
                                  <a:pt x="26913" y="25797"/>
                                  <a:pt x="24730" y="21084"/>
                                  <a:pt x="20364" y="17214"/>
                                </a:cubicBezTo>
                                <a:lnTo>
                                  <a:pt x="0" y="114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0" name="Shape 5980"/>
                        <wps:cNvSpPr/>
                        <wps:spPr>
                          <a:xfrm>
                            <a:off x="25946" y="3267160"/>
                            <a:ext cx="20489" cy="57708"/>
                          </a:xfrm>
                          <a:custGeom>
                            <a:avLst/>
                            <a:gdLst/>
                            <a:ahLst/>
                            <a:cxnLst/>
                            <a:rect l="0" t="0" r="0" b="0"/>
                            <a:pathLst>
                              <a:path w="20489" h="57708">
                                <a:moveTo>
                                  <a:pt x="20489" y="0"/>
                                </a:moveTo>
                                <a:lnTo>
                                  <a:pt x="20489" y="10766"/>
                                </a:lnTo>
                                <a:lnTo>
                                  <a:pt x="17165" y="11894"/>
                                </a:lnTo>
                                <a:cubicBezTo>
                                  <a:pt x="12452" y="15863"/>
                                  <a:pt x="10071" y="20923"/>
                                  <a:pt x="10071" y="27074"/>
                                </a:cubicBezTo>
                                <a:cubicBezTo>
                                  <a:pt x="10071" y="32779"/>
                                  <a:pt x="11956" y="37492"/>
                                  <a:pt x="15726" y="41312"/>
                                </a:cubicBezTo>
                                <a:lnTo>
                                  <a:pt x="20489" y="43304"/>
                                </a:lnTo>
                                <a:lnTo>
                                  <a:pt x="20489" y="57708"/>
                                </a:lnTo>
                                <a:lnTo>
                                  <a:pt x="10120" y="51631"/>
                                </a:lnTo>
                                <a:cubicBezTo>
                                  <a:pt x="3423" y="45380"/>
                                  <a:pt x="50" y="37244"/>
                                  <a:pt x="0" y="27223"/>
                                </a:cubicBezTo>
                                <a:cubicBezTo>
                                  <a:pt x="50" y="17599"/>
                                  <a:pt x="3324" y="9661"/>
                                  <a:pt x="9922" y="3510"/>
                                </a:cubicBezTo>
                                <a:lnTo>
                                  <a:pt x="20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1" name="Shape 5981"/>
                        <wps:cNvSpPr/>
                        <wps:spPr>
                          <a:xfrm>
                            <a:off x="46434" y="3261443"/>
                            <a:ext cx="55215" cy="66824"/>
                          </a:xfrm>
                          <a:custGeom>
                            <a:avLst/>
                            <a:gdLst/>
                            <a:ahLst/>
                            <a:cxnLst/>
                            <a:rect l="0" t="0" r="0" b="0"/>
                            <a:pathLst>
                              <a:path w="55215" h="66824">
                                <a:moveTo>
                                  <a:pt x="17214" y="0"/>
                                </a:moveTo>
                                <a:cubicBezTo>
                                  <a:pt x="17959" y="0"/>
                                  <a:pt x="19050" y="50"/>
                                  <a:pt x="20489" y="50"/>
                                </a:cubicBezTo>
                                <a:lnTo>
                                  <a:pt x="20489" y="54074"/>
                                </a:lnTo>
                                <a:cubicBezTo>
                                  <a:pt x="28476" y="53677"/>
                                  <a:pt x="34578" y="51395"/>
                                  <a:pt x="38795" y="47327"/>
                                </a:cubicBezTo>
                                <a:cubicBezTo>
                                  <a:pt x="43061" y="43309"/>
                                  <a:pt x="45194" y="38298"/>
                                  <a:pt x="45145" y="32196"/>
                                </a:cubicBezTo>
                                <a:cubicBezTo>
                                  <a:pt x="45194" y="27732"/>
                                  <a:pt x="44004" y="23862"/>
                                  <a:pt x="41622" y="20687"/>
                                </a:cubicBezTo>
                                <a:cubicBezTo>
                                  <a:pt x="39291" y="17512"/>
                                  <a:pt x="35520" y="14982"/>
                                  <a:pt x="30262" y="13097"/>
                                </a:cubicBezTo>
                                <a:lnTo>
                                  <a:pt x="31800" y="397"/>
                                </a:lnTo>
                                <a:cubicBezTo>
                                  <a:pt x="39291" y="2431"/>
                                  <a:pt x="45045" y="6152"/>
                                  <a:pt x="49113" y="11559"/>
                                </a:cubicBezTo>
                                <a:cubicBezTo>
                                  <a:pt x="53181" y="16966"/>
                                  <a:pt x="55215" y="23862"/>
                                  <a:pt x="55215" y="32246"/>
                                </a:cubicBezTo>
                                <a:cubicBezTo>
                                  <a:pt x="55215" y="42912"/>
                                  <a:pt x="51991" y="51346"/>
                                  <a:pt x="45442" y="57497"/>
                                </a:cubicBezTo>
                                <a:cubicBezTo>
                                  <a:pt x="38943" y="63748"/>
                                  <a:pt x="29766" y="66824"/>
                                  <a:pt x="17959" y="66774"/>
                                </a:cubicBezTo>
                                <a:cubicBezTo>
                                  <a:pt x="11881" y="66799"/>
                                  <a:pt x="6486" y="66030"/>
                                  <a:pt x="1767" y="64461"/>
                                </a:cubicBezTo>
                                <a:lnTo>
                                  <a:pt x="0" y="63425"/>
                                </a:lnTo>
                                <a:lnTo>
                                  <a:pt x="0" y="49022"/>
                                </a:lnTo>
                                <a:lnTo>
                                  <a:pt x="10418" y="53380"/>
                                </a:lnTo>
                                <a:lnTo>
                                  <a:pt x="10418" y="12948"/>
                                </a:lnTo>
                                <a:lnTo>
                                  <a:pt x="0" y="16483"/>
                                </a:lnTo>
                                <a:lnTo>
                                  <a:pt x="0" y="5717"/>
                                </a:lnTo>
                                <a:lnTo>
                                  <a:pt x="17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2" name="Shape 5982"/>
                        <wps:cNvSpPr/>
                        <wps:spPr>
                          <a:xfrm>
                            <a:off x="25946" y="3187568"/>
                            <a:ext cx="74067" cy="58837"/>
                          </a:xfrm>
                          <a:custGeom>
                            <a:avLst/>
                            <a:gdLst/>
                            <a:ahLst/>
                            <a:cxnLst/>
                            <a:rect l="0" t="0" r="0" b="0"/>
                            <a:pathLst>
                              <a:path w="74067" h="58837">
                                <a:moveTo>
                                  <a:pt x="29518" y="0"/>
                                </a:moveTo>
                                <a:lnTo>
                                  <a:pt x="74067" y="0"/>
                                </a:lnTo>
                                <a:lnTo>
                                  <a:pt x="74067" y="12254"/>
                                </a:lnTo>
                                <a:lnTo>
                                  <a:pt x="30014" y="12254"/>
                                </a:lnTo>
                                <a:cubicBezTo>
                                  <a:pt x="25003" y="12254"/>
                                  <a:pt x="21282" y="12750"/>
                                  <a:pt x="18802" y="13692"/>
                                </a:cubicBezTo>
                                <a:cubicBezTo>
                                  <a:pt x="16371" y="14684"/>
                                  <a:pt x="14387" y="16371"/>
                                  <a:pt x="12849" y="18802"/>
                                </a:cubicBezTo>
                                <a:cubicBezTo>
                                  <a:pt x="11410" y="21233"/>
                                  <a:pt x="10666" y="24110"/>
                                  <a:pt x="10616" y="27335"/>
                                </a:cubicBezTo>
                                <a:cubicBezTo>
                                  <a:pt x="10666" y="32593"/>
                                  <a:pt x="12353" y="37108"/>
                                  <a:pt x="15627" y="40878"/>
                                </a:cubicBezTo>
                                <a:cubicBezTo>
                                  <a:pt x="19000" y="44748"/>
                                  <a:pt x="25251" y="46633"/>
                                  <a:pt x="34479" y="46583"/>
                                </a:cubicBezTo>
                                <a:lnTo>
                                  <a:pt x="74067" y="46583"/>
                                </a:lnTo>
                                <a:lnTo>
                                  <a:pt x="74067" y="58837"/>
                                </a:lnTo>
                                <a:lnTo>
                                  <a:pt x="1637" y="58837"/>
                                </a:lnTo>
                                <a:lnTo>
                                  <a:pt x="1637" y="47823"/>
                                </a:lnTo>
                                <a:lnTo>
                                  <a:pt x="11906" y="47823"/>
                                </a:lnTo>
                                <a:cubicBezTo>
                                  <a:pt x="4018" y="42515"/>
                                  <a:pt x="50" y="34826"/>
                                  <a:pt x="0" y="24755"/>
                                </a:cubicBezTo>
                                <a:cubicBezTo>
                                  <a:pt x="50" y="20389"/>
                                  <a:pt x="843" y="16421"/>
                                  <a:pt x="2381" y="12750"/>
                                </a:cubicBezTo>
                                <a:cubicBezTo>
                                  <a:pt x="3969" y="9128"/>
                                  <a:pt x="6003" y="6350"/>
                                  <a:pt x="8533" y="4514"/>
                                </a:cubicBezTo>
                                <a:cubicBezTo>
                                  <a:pt x="11113" y="2729"/>
                                  <a:pt x="14139" y="1488"/>
                                  <a:pt x="17611" y="695"/>
                                </a:cubicBezTo>
                                <a:cubicBezTo>
                                  <a:pt x="19893" y="298"/>
                                  <a:pt x="23862" y="50"/>
                                  <a:pt x="295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3" name="Shape 5983"/>
                        <wps:cNvSpPr/>
                        <wps:spPr>
                          <a:xfrm>
                            <a:off x="25946" y="3109378"/>
                            <a:ext cx="75704" cy="63153"/>
                          </a:xfrm>
                          <a:custGeom>
                            <a:avLst/>
                            <a:gdLst/>
                            <a:ahLst/>
                            <a:cxnLst/>
                            <a:rect l="0" t="0" r="0" b="0"/>
                            <a:pathLst>
                              <a:path w="75704" h="63153">
                                <a:moveTo>
                                  <a:pt x="49113" y="0"/>
                                </a:moveTo>
                                <a:cubicBezTo>
                                  <a:pt x="57448" y="1389"/>
                                  <a:pt x="63946" y="4763"/>
                                  <a:pt x="68659" y="10170"/>
                                </a:cubicBezTo>
                                <a:cubicBezTo>
                                  <a:pt x="73372" y="15627"/>
                                  <a:pt x="75704" y="22275"/>
                                  <a:pt x="75704" y="30163"/>
                                </a:cubicBezTo>
                                <a:cubicBezTo>
                                  <a:pt x="75704" y="40084"/>
                                  <a:pt x="72479" y="48071"/>
                                  <a:pt x="65980" y="54074"/>
                                </a:cubicBezTo>
                                <a:cubicBezTo>
                                  <a:pt x="59531" y="60127"/>
                                  <a:pt x="50254" y="63153"/>
                                  <a:pt x="38100" y="63103"/>
                                </a:cubicBezTo>
                                <a:cubicBezTo>
                                  <a:pt x="30361" y="63153"/>
                                  <a:pt x="23515" y="61863"/>
                                  <a:pt x="17611" y="59234"/>
                                </a:cubicBezTo>
                                <a:cubicBezTo>
                                  <a:pt x="11757" y="56654"/>
                                  <a:pt x="7342" y="52685"/>
                                  <a:pt x="4415" y="47377"/>
                                </a:cubicBezTo>
                                <a:cubicBezTo>
                                  <a:pt x="1488" y="42118"/>
                                  <a:pt x="50" y="36364"/>
                                  <a:pt x="0" y="30063"/>
                                </a:cubicBezTo>
                                <a:cubicBezTo>
                                  <a:pt x="50" y="22275"/>
                                  <a:pt x="2034" y="15825"/>
                                  <a:pt x="5953" y="10815"/>
                                </a:cubicBezTo>
                                <a:cubicBezTo>
                                  <a:pt x="9971" y="5804"/>
                                  <a:pt x="15627" y="2629"/>
                                  <a:pt x="22920" y="1191"/>
                                </a:cubicBezTo>
                                <a:lnTo>
                                  <a:pt x="24755" y="13097"/>
                                </a:lnTo>
                                <a:cubicBezTo>
                                  <a:pt x="19943" y="14288"/>
                                  <a:pt x="16272" y="16272"/>
                                  <a:pt x="13791" y="19149"/>
                                </a:cubicBezTo>
                                <a:cubicBezTo>
                                  <a:pt x="11311" y="22027"/>
                                  <a:pt x="10071" y="25549"/>
                                  <a:pt x="10071" y="29617"/>
                                </a:cubicBezTo>
                                <a:cubicBezTo>
                                  <a:pt x="10071" y="35868"/>
                                  <a:pt x="12303" y="40878"/>
                                  <a:pt x="16718" y="44698"/>
                                </a:cubicBezTo>
                                <a:cubicBezTo>
                                  <a:pt x="21183" y="48617"/>
                                  <a:pt x="28178" y="50552"/>
                                  <a:pt x="37753" y="50502"/>
                                </a:cubicBezTo>
                                <a:cubicBezTo>
                                  <a:pt x="47526" y="50552"/>
                                  <a:pt x="54620" y="48667"/>
                                  <a:pt x="59035" y="44896"/>
                                </a:cubicBezTo>
                                <a:cubicBezTo>
                                  <a:pt x="63450" y="41176"/>
                                  <a:pt x="65683" y="36314"/>
                                  <a:pt x="65633" y="30311"/>
                                </a:cubicBezTo>
                                <a:cubicBezTo>
                                  <a:pt x="65683" y="25499"/>
                                  <a:pt x="64195" y="21481"/>
                                  <a:pt x="61218" y="18256"/>
                                </a:cubicBezTo>
                                <a:cubicBezTo>
                                  <a:pt x="58291" y="15032"/>
                                  <a:pt x="53727" y="12998"/>
                                  <a:pt x="47526" y="12105"/>
                                </a:cubicBezTo>
                                <a:lnTo>
                                  <a:pt x="49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4" name="Shape 5984"/>
                        <wps:cNvSpPr/>
                        <wps:spPr>
                          <a:xfrm>
                            <a:off x="27583" y="3039478"/>
                            <a:ext cx="101848" cy="66377"/>
                          </a:xfrm>
                          <a:custGeom>
                            <a:avLst/>
                            <a:gdLst/>
                            <a:ahLst/>
                            <a:cxnLst/>
                            <a:rect l="0" t="0" r="0" b="0"/>
                            <a:pathLst>
                              <a:path w="101848" h="66377">
                                <a:moveTo>
                                  <a:pt x="0" y="0"/>
                                </a:moveTo>
                                <a:lnTo>
                                  <a:pt x="73670" y="27533"/>
                                </a:lnTo>
                                <a:cubicBezTo>
                                  <a:pt x="81558" y="30510"/>
                                  <a:pt x="87015" y="32841"/>
                                  <a:pt x="90091" y="34429"/>
                                </a:cubicBezTo>
                                <a:cubicBezTo>
                                  <a:pt x="94109" y="36661"/>
                                  <a:pt x="97086" y="39142"/>
                                  <a:pt x="99020" y="41970"/>
                                </a:cubicBezTo>
                                <a:cubicBezTo>
                                  <a:pt x="100856" y="44797"/>
                                  <a:pt x="101798" y="48171"/>
                                  <a:pt x="101848" y="52040"/>
                                </a:cubicBezTo>
                                <a:cubicBezTo>
                                  <a:pt x="101798" y="54421"/>
                                  <a:pt x="101302" y="57051"/>
                                  <a:pt x="100310" y="59928"/>
                                </a:cubicBezTo>
                                <a:lnTo>
                                  <a:pt x="88801" y="61317"/>
                                </a:lnTo>
                                <a:cubicBezTo>
                                  <a:pt x="89495" y="58638"/>
                                  <a:pt x="89843" y="56307"/>
                                  <a:pt x="89892" y="54273"/>
                                </a:cubicBezTo>
                                <a:cubicBezTo>
                                  <a:pt x="89843" y="51594"/>
                                  <a:pt x="89396" y="49411"/>
                                  <a:pt x="88503" y="47774"/>
                                </a:cubicBezTo>
                                <a:cubicBezTo>
                                  <a:pt x="87610" y="46137"/>
                                  <a:pt x="86320" y="44797"/>
                                  <a:pt x="84733" y="43706"/>
                                </a:cubicBezTo>
                                <a:cubicBezTo>
                                  <a:pt x="83443" y="42962"/>
                                  <a:pt x="80417" y="41721"/>
                                  <a:pt x="75555" y="39936"/>
                                </a:cubicBezTo>
                                <a:cubicBezTo>
                                  <a:pt x="74861" y="39787"/>
                                  <a:pt x="73868" y="39390"/>
                                  <a:pt x="72579" y="38844"/>
                                </a:cubicBezTo>
                                <a:lnTo>
                                  <a:pt x="0" y="66377"/>
                                </a:lnTo>
                                <a:lnTo>
                                  <a:pt x="0" y="53132"/>
                                </a:lnTo>
                                <a:lnTo>
                                  <a:pt x="41920" y="38050"/>
                                </a:lnTo>
                                <a:cubicBezTo>
                                  <a:pt x="47278" y="36116"/>
                                  <a:pt x="52884" y="34379"/>
                                  <a:pt x="58738" y="32792"/>
                                </a:cubicBezTo>
                                <a:cubicBezTo>
                                  <a:pt x="53082" y="31452"/>
                                  <a:pt x="47575" y="29766"/>
                                  <a:pt x="42218" y="27732"/>
                                </a:cubicBezTo>
                                <a:lnTo>
                                  <a:pt x="0" y="122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985" style="width:378.96pt;height:565.68pt;mso-position-horizontal-relative:char;mso-position-vertical-relative:line" coordsize="48127,71841">
                <v:shape id="Picture 41958" style="position:absolute;width:46451;height:71841;left:1676;top:0;" filled="f">
                  <v:imagedata r:id="rId12"/>
                </v:shape>
                <v:shape id="Shape 5966" style="position:absolute;width:296;height:763;left:0;top:39604;" coordsize="29692,76349" path="m28922,0l29692,290l29692,13772l29369,13643c25202,13692,21580,14734,18604,16818c15627,18951,13692,21729,12700,25202c12154,27434,11857,31552,11807,37505l11807,63103l29692,63103l29692,76349l0,76349l0,38596c0,31998,347,26938,992,23416c1836,18504,3373,14387,5655,11063c7938,7739,11162,5060,15280,3026c19447,1042,24011,50,28922,0x">
                  <v:stroke weight="0pt" endcap="flat" joinstyle="miter" miterlimit="10" on="false" color="#000000" opacity="0"/>
                  <v:fill on="true" color="#000000"/>
                </v:shape>
                <v:shape id="Shape 5967" style="position:absolute;width:703;height:760;left:296;top:39606;" coordsize="70321,76059" path="m0,0l20860,7846c26764,13303,29691,23076,29691,37166l29641,62814l70321,62814l70321,76059l0,76059l0,62814l17884,62814l17884,36967c17933,28434,16346,22382,13121,18760l0,13483l0,0x">
                  <v:stroke weight="0pt" endcap="flat" joinstyle="miter" miterlimit="10" on="false" color="#000000" opacity="0"/>
                  <v:fill on="true" color="#000000"/>
                </v:shape>
                <v:shape id="Shape 5968" style="position:absolute;width:740;height:393;left:259;top:39059;" coordsize="74067,39340" path="m3919,0l15329,4217c13593,7243,12700,10269,12650,13196c12700,15974,13494,18405,15081,20489c16718,22671,18951,24160,21828,25003c26194,26442,31006,27136,36165,27087l74067,27087l74067,39340l1637,39340l1637,28277l12601,28277c7491,25499,4118,22920,2480,20489c843,18157,50,15528,0,12601c50,8533,1339,4316,3919,0x">
                  <v:stroke weight="0pt" endcap="flat" joinstyle="miter" miterlimit="10" on="false" color="#000000" opacity="0"/>
                  <v:fill on="true" color="#000000"/>
                </v:shape>
                <v:shape id="Shape 5969" style="position:absolute;width:724;height:123;left:275;top:38862;" coordsize="72430,12303" path="m0,0l72430,50l72430,12303l0,12303l0,0x">
                  <v:stroke weight="0pt" endcap="flat" joinstyle="miter" miterlimit="10" on="false" color="#000000" opacity="0"/>
                  <v:fill on="true" color="#000000"/>
                </v:shape>
                <v:shape id="Shape 47587" style="position:absolute;width:141;height:123;left:0;top:38862;" coordsize="14139,12303" path="m0,0l14139,0l14139,12303l0,12303l0,0">
                  <v:stroke weight="0pt" endcap="flat" joinstyle="miter" miterlimit="10" on="false" color="#000000" opacity="0"/>
                  <v:fill on="true" color="#000000"/>
                </v:shape>
                <v:shape id="Shape 5971" style="position:absolute;width:740;height:981;left:259;top:37694;" coordsize="74067,98127" path="m24358,0l74067,0l74067,12204l28426,12204c23564,12254,20042,12650,17859,13395c15726,14238,13940,15677,12601,17711c11311,19844,10666,22324,10616,25102c10666,30262,12353,34479,15726,37802c19100,41176,24557,42863,31998,42813l74067,42813l74067,55116l26988,55116c21580,55116,17512,56158,14734,58142c12055,60176,10666,63401,10616,67915c10666,71388,11559,74613,13345,77539c15180,80466,17859,82600,21332,83889c24854,85279,29914,85923,36463,85874l74067,85874l74067,98127l1637,98127l1637,87164l11807,87164c8285,84931,5407,81905,3225,78085c1091,74364,50,70048,0,65187c50,59879,1141,55463,3373,51991c5606,48568,8731,46186,12650,44748c4266,39043,50,31552,0,22374c50,15230,2034,9723,5953,5804c9971,1984,16073,50,24358,0x">
                  <v:stroke weight="0pt" endcap="flat" joinstyle="miter" miterlimit="10" on="false" color="#000000" opacity="0"/>
                  <v:fill on="true" color="#000000"/>
                </v:shape>
                <v:shape id="Shape 5972" style="position:absolute;width:518;height:621;left:259;top:36924;" coordsize="51892,62165" path="m51892,0l51892,14081l42218,12515l37703,12515c39539,17029,41077,23677,42366,32557c43111,37617,43954,41189,44847,43273c45789,45356,47129,46993,48816,48134l51892,49028l51892,62165l45244,60537c42366,58949,39985,56866,38199,54187c36413,51607,35074,48630,34181,45307c33536,42975,32941,39353,32296,34442c31204,24570,29766,17277,28079,12515c26392,12515,25350,12465,24904,12465c19893,12465,16371,13656,14337,15938c11609,19113,10220,23776,10170,29928c10220,35732,11212,39998,13196,42727c15230,45505,18802,47539,23912,48829l22275,60834c17165,59743,13047,57957,9872,55427c6747,52946,4316,49325,2580,44562c893,39850,50,34392,0,28142c50,21990,744,16930,2183,13060c3671,9191,5507,6363,7689,4528c9872,2742,12650,1452,16024,708c18107,311,21878,112,27335,112l43706,112l51892,0x">
                  <v:stroke weight="0pt" endcap="flat" joinstyle="miter" miterlimit="10" on="false" color="#000000" opacity="0"/>
                  <v:fill on="true" color="#000000"/>
                </v:shape>
                <v:shape id="Shape 5973" style="position:absolute;width:238;height:666;left:778;top:36886;" coordsize="23812,66675" path="m22175,0l22175,12799c19645,14089,16668,14932,13245,15280c17114,19844,19843,24209,21430,28377c23018,32593,23812,37108,23812,41920c23812,49907,21877,56009,18007,60275c14138,64542,9177,66675,3075,66675l0,65922l0,52786l2728,53578c6052,53578,8780,52338,10913,49857c13146,47377,14237,43755,14188,38993c14237,34280,13195,30113,11112,26392c9078,22721,6250,19993,2579,18256l0,17838l0,3757l5797,3677c9413,3547,11980,3349,13493,3076c16519,2580,19396,1538,22175,0x">
                  <v:stroke weight="0pt" endcap="flat" joinstyle="miter" miterlimit="10" on="false" color="#000000" opacity="0"/>
                  <v:fill on="true" color="#000000"/>
                </v:shape>
                <v:shape id="Shape 5974" style="position:absolute;width:757;height:631;left:259;top:36141;" coordsize="75704,63153" path="m49113,0c57448,1389,63946,4763,68659,10170c73372,15627,75704,22275,75704,30163c75704,40084,72479,48071,65980,54074c59531,60127,50254,63153,38100,63103c30361,63153,23515,61863,17611,59234c11757,56654,7342,52685,4415,47377c1488,42118,50,36364,0,30063c50,22275,2034,15825,5953,10815c9971,5804,15627,2629,22920,1191l24755,13097c19943,14288,16272,16272,13791,19149c11311,22027,10071,25549,10071,29617c10071,35868,12303,40878,16718,44698c21183,48617,28178,50552,37753,50502c47526,50552,54620,48667,59035,44896c63450,41176,65683,36314,65633,30311c65683,25499,64195,21481,61218,18256c58291,15032,53727,12998,47526,12105l49113,0x">
                  <v:stroke weight="0pt" endcap="flat" joinstyle="miter" miterlimit="10" on="false" color="#000000" opacity="0"/>
                  <v:fill on="true" color="#000000"/>
                </v:shape>
                <v:shape id="Shape 5975" style="position:absolute;width:1018;height:663;left:275;top:35442;" coordsize="101848,66377" path="m0,0l73670,27533c81558,30510,87015,32841,90091,34429c94109,36661,97086,39142,99020,41970c100856,44797,101798,48171,101848,52040c101798,54421,101302,57051,100310,59928l88801,61317c89495,58638,89843,56307,89892,54273c89843,51594,89396,49411,88503,47774c87610,46137,86320,44797,84733,43706c83443,42962,80417,41721,75555,39936c74861,39787,73868,39390,72579,38844l0,66377l0,53132l41920,38050c47278,36116,52884,34379,58738,32792c53082,31452,47575,29766,42218,27732l0,12254l0,0x">
                  <v:stroke weight="0pt" endcap="flat" joinstyle="miter" miterlimit="10" on="false" color="#000000" opacity="0"/>
                  <v:fill on="true" color="#000000"/>
                </v:shape>
                <v:shape id="Shape 5976" style="position:absolute;width:347;height:417;left:0;top:34375;" coordsize="34727,41782" path="m34727,0l34727,13245l31254,14558c22870,17733,15974,20115,10517,21603c16966,22942,23316,24728,29617,27010l34727,28921l34727,41782l0,28449l0,14211l34727,0x">
                  <v:stroke weight="0pt" endcap="flat" joinstyle="miter" miterlimit="10" on="false" color="#000000" opacity="0"/>
                  <v:fill on="true" color="#000000"/>
                </v:shape>
                <v:shape id="Shape 5977" style="position:absolute;width:652;height:935;left:347;top:34108;" coordsize="65286,93563" path="m65286,0l65286,15081l35024,26739l35024,68511l65286,79524l65286,93563l0,68498l0,55638l24209,64691l24209,30807l0,39962l0,26717l65286,0x">
                  <v:stroke weight="0pt" endcap="flat" joinstyle="miter" miterlimit="10" on="false" color="#000000" opacity="0"/>
                  <v:fill on="true" color="#000000"/>
                </v:shape>
                <v:shape id="Shape 5978" style="position:absolute;width:370;height:637;left:259;top:33426;" coordsize="37034,63765" path="m1637,0l37034,0l37034,11481l36959,11460c28129,11509,21431,13494,16917,17363c12452,21332,10220,26045,10170,31601c10220,37058,12452,41721,16818,45541c21282,49361,27831,51246,36562,51246l37034,51118l37034,63765l18306,60127c12502,57646,7987,54025,4763,49262c1637,44549,50,38943,0,32494c50,23961,3473,16917,10368,11311l1637,11311l1637,0x">
                  <v:stroke weight="0pt" endcap="flat" joinstyle="miter" miterlimit="10" on="false" color="#000000" opacity="0"/>
                  <v:fill on="true" color="#000000"/>
                </v:shape>
                <v:shape id="Shape 5979" style="position:absolute;width:664;height:638;left:629;top:33426;" coordsize="66451,63897" path="m0,0l27210,0c38472,50,46459,1191,51172,3473c55885,5755,59605,9426,62334,14387c65062,19397,66402,25499,66451,32742c66402,41424,64467,48419,60597,53727c56678,59035,50824,61615,43036,61416l44822,49461c48443,48964,51122,47575,52858,45293c55091,42267,56232,38150,56281,32841c56232,27186,55091,22771,52858,19695c50527,16619,47352,14536,43333,13395c40803,12750,35594,12452,27558,12502c33908,17909,37033,24606,37033,32544c37033,42565,33461,50254,26268,55662c19124,61168,10492,63897,421,63847l0,63765l0,51118l20315,45591c24730,41821,26913,37108,26863,31403c26913,25797,24730,21084,20364,17214l0,11481l0,0x">
                  <v:stroke weight="0pt" endcap="flat" joinstyle="miter" miterlimit="10" on="false" color="#000000" opacity="0"/>
                  <v:fill on="true" color="#000000"/>
                </v:shape>
                <v:shape id="Shape 5980" style="position:absolute;width:204;height:577;left:259;top:32671;" coordsize="20489,57708" path="m20489,0l20489,10766l17165,11894c12452,15863,10071,20923,10071,27074c10071,32779,11956,37492,15726,41312l20489,43304l20489,57708l10120,51631c3423,45380,50,37244,0,27223c50,17599,3324,9661,9922,3510l20489,0x">
                  <v:stroke weight="0pt" endcap="flat" joinstyle="miter" miterlimit="10" on="false" color="#000000" opacity="0"/>
                  <v:fill on="true" color="#000000"/>
                </v:shape>
                <v:shape id="Shape 5981" style="position:absolute;width:552;height:668;left:464;top:32614;" coordsize="55215,66824" path="m17214,0c17959,0,19050,50,20489,50l20489,54074c28476,53677,34578,51395,38795,47327c43061,43309,45194,38298,45145,32196c45194,27732,44004,23862,41622,20687c39291,17512,35520,14982,30262,13097l31800,397c39291,2431,45045,6152,49113,11559c53181,16966,55215,23862,55215,32246c55215,42912,51991,51346,45442,57497c38943,63748,29766,66824,17959,66774c11881,66799,6486,66030,1767,64461l0,63425l0,49022l10418,53380l10418,12948l0,16483l0,5717l17214,0x">
                  <v:stroke weight="0pt" endcap="flat" joinstyle="miter" miterlimit="10" on="false" color="#000000" opacity="0"/>
                  <v:fill on="true" color="#000000"/>
                </v:shape>
                <v:shape id="Shape 5982" style="position:absolute;width:740;height:588;left:259;top:31875;" coordsize="74067,58837" path="m29518,0l74067,0l74067,12254l30014,12254c25003,12254,21282,12750,18802,13692c16371,14684,14387,16371,12849,18802c11410,21233,10666,24110,10616,27335c10666,32593,12353,37108,15627,40878c19000,44748,25251,46633,34479,46583l74067,46583l74067,58837l1637,58837l1637,47823l11906,47823c4018,42515,50,34826,0,24755c50,20389,843,16421,2381,12750c3969,9128,6003,6350,8533,4514c11113,2729,14139,1488,17611,695c19893,298,23862,50,29518,0x">
                  <v:stroke weight="0pt" endcap="flat" joinstyle="miter" miterlimit="10" on="false" color="#000000" opacity="0"/>
                  <v:fill on="true" color="#000000"/>
                </v:shape>
                <v:shape id="Shape 5983" style="position:absolute;width:757;height:631;left:259;top:31093;" coordsize="75704,63153" path="m49113,0c57448,1389,63946,4763,68659,10170c73372,15627,75704,22275,75704,30163c75704,40084,72479,48071,65980,54074c59531,60127,50254,63153,38100,63103c30361,63153,23515,61863,17611,59234c11757,56654,7342,52685,4415,47377c1488,42118,50,36364,0,30063c50,22275,2034,15825,5953,10815c9971,5804,15627,2629,22920,1191l24755,13097c19943,14288,16272,16272,13791,19149c11311,22027,10071,25549,10071,29617c10071,35868,12303,40878,16718,44698c21183,48617,28178,50552,37753,50502c47526,50552,54620,48667,59035,44896c63450,41176,65683,36314,65633,30311c65683,25499,64195,21481,61218,18256c58291,15032,53727,12998,47526,12105l49113,0x">
                  <v:stroke weight="0pt" endcap="flat" joinstyle="miter" miterlimit="10" on="false" color="#000000" opacity="0"/>
                  <v:fill on="true" color="#000000"/>
                </v:shape>
                <v:shape id="Shape 5984" style="position:absolute;width:1018;height:663;left:275;top:30394;" coordsize="101848,66377" path="m0,0l73670,27533c81558,30510,87015,32841,90091,34429c94109,36661,97086,39142,99020,41970c100856,44797,101798,48171,101848,52040c101798,54421,101302,57051,100310,59928l88801,61317c89495,58638,89843,56307,89892,54273c89843,51594,89396,49411,88503,47774c87610,46137,86320,44797,84733,43706c83443,42962,80417,41721,75555,39936c74861,39787,73868,39390,72579,38844l0,66377l0,53132l41920,38050c47278,36116,52884,34379,58738,32792c53082,31452,47575,29766,42218,27732l0,12254l0,0x">
                  <v:stroke weight="0pt" endcap="flat" joinstyle="miter" miterlimit="10" on="false" color="#000000" opacity="0"/>
                  <v:fill on="true" color="#000000"/>
                </v:shape>
              </v:group>
            </w:pict>
          </mc:Fallback>
        </mc:AlternateContent>
      </w:r>
    </w:p>
    <w:p w14:paraId="47E07040" w14:textId="77777777" w:rsidR="00685C36" w:rsidRDefault="00B83879">
      <w:pPr>
        <w:spacing w:line="258" w:lineRule="auto"/>
        <w:jc w:val="center"/>
      </w:pPr>
      <w:commentRangeStart w:id="30"/>
      <w:r>
        <w:t>Figure</w:t>
      </w:r>
      <w:commentRangeEnd w:id="30"/>
      <w:r w:rsidR="00034447">
        <w:rPr>
          <w:rStyle w:val="CommentReference"/>
        </w:rPr>
        <w:commentReference w:id="30"/>
      </w:r>
      <w:r>
        <w:t xml:space="preserve"> 1:  Bar plot showing the count of active community water systems by state, </w:t>
      </w:r>
      <w:proofErr w:type="gramStart"/>
      <w:r>
        <w:t>region</w:t>
      </w:r>
      <w:proofErr w:type="gramEnd"/>
      <w:r>
        <w:t xml:space="preserve"> or territory.</w:t>
      </w:r>
    </w:p>
    <w:p w14:paraId="083F2969" w14:textId="77777777" w:rsidR="00685C36" w:rsidRDefault="00B83879">
      <w:pPr>
        <w:pStyle w:val="Heading1"/>
        <w:ind w:left="-5"/>
      </w:pPr>
      <w:bookmarkStart w:id="31" w:name="_Toc42566"/>
      <w:r>
        <w:lastRenderedPageBreak/>
        <w:t>Systems by Type of Service Area</w:t>
      </w:r>
      <w:bookmarkEnd w:id="31"/>
    </w:p>
    <w:p w14:paraId="7A2452AB" w14:textId="77777777" w:rsidR="00685C36" w:rsidRDefault="00B83879">
      <w:pPr>
        <w:spacing w:after="199" w:line="259" w:lineRule="auto"/>
        <w:ind w:left="102" w:firstLine="0"/>
        <w:jc w:val="left"/>
      </w:pPr>
      <w:r>
        <w:rPr>
          <w:noProof/>
        </w:rPr>
        <w:drawing>
          <wp:inline distT="0" distB="0" distL="0" distR="0" wp14:anchorId="67B444C1" wp14:editId="09BE9096">
            <wp:extent cx="4815840" cy="1697736"/>
            <wp:effectExtent l="0" t="0" r="0" b="0"/>
            <wp:docPr id="41960" name="Picture 41960"/>
            <wp:cNvGraphicFramePr/>
            <a:graphic xmlns:a="http://schemas.openxmlformats.org/drawingml/2006/main">
              <a:graphicData uri="http://schemas.openxmlformats.org/drawingml/2006/picture">
                <pic:pic xmlns:pic="http://schemas.openxmlformats.org/drawingml/2006/picture">
                  <pic:nvPicPr>
                    <pic:cNvPr id="41960" name="Picture 41960"/>
                    <pic:cNvPicPr/>
                  </pic:nvPicPr>
                  <pic:blipFill>
                    <a:blip r:embed="rId13"/>
                    <a:stretch>
                      <a:fillRect/>
                    </a:stretch>
                  </pic:blipFill>
                  <pic:spPr>
                    <a:xfrm>
                      <a:off x="0" y="0"/>
                      <a:ext cx="4815840" cy="1697736"/>
                    </a:xfrm>
                    <a:prstGeom prst="rect">
                      <a:avLst/>
                    </a:prstGeom>
                  </pic:spPr>
                </pic:pic>
              </a:graphicData>
            </a:graphic>
          </wp:inline>
        </w:drawing>
      </w:r>
    </w:p>
    <w:p w14:paraId="5E846CCB" w14:textId="77777777" w:rsidR="00685C36" w:rsidRDefault="00B83879">
      <w:pPr>
        <w:spacing w:after="302"/>
        <w:ind w:left="1508"/>
      </w:pPr>
      <w:commentRangeStart w:id="32"/>
      <w:r>
        <w:t>Figure</w:t>
      </w:r>
      <w:commentRangeEnd w:id="32"/>
      <w:r w:rsidR="00034447">
        <w:rPr>
          <w:rStyle w:val="CommentReference"/>
        </w:rPr>
        <w:commentReference w:id="32"/>
      </w:r>
      <w:r>
        <w:t xml:space="preserve"> 2:  Types of Active Systems in SDWA Reporting</w:t>
      </w:r>
    </w:p>
    <w:p w14:paraId="194E9F8F" w14:textId="77777777" w:rsidR="00685C36" w:rsidRDefault="00B83879">
      <w:pPr>
        <w:pStyle w:val="Heading1"/>
        <w:spacing w:after="1" w:line="259" w:lineRule="auto"/>
        <w:ind w:left="-5"/>
      </w:pPr>
      <w:bookmarkStart w:id="33" w:name="_Toc42567"/>
      <w:r>
        <w:rPr>
          <w:sz w:val="31"/>
        </w:rPr>
        <w:t>State Data</w:t>
      </w:r>
      <w:bookmarkEnd w:id="33"/>
    </w:p>
    <w:p w14:paraId="784BF56E" w14:textId="550AC116" w:rsidR="00685C36" w:rsidRDefault="00B83879">
      <w:pPr>
        <w:ind w:left="-5"/>
      </w:pPr>
      <w:r>
        <w:t xml:space="preserve">When </w:t>
      </w:r>
      <w:commentRangeStart w:id="34"/>
      <w:r>
        <w:t xml:space="preserve">detailed </w:t>
      </w:r>
      <w:commentRangeEnd w:id="34"/>
      <w:r w:rsidR="00397DDB">
        <w:rPr>
          <w:rStyle w:val="CommentReference"/>
        </w:rPr>
        <w:commentReference w:id="34"/>
      </w:r>
      <w:del w:id="35" w:author="Klawitter, Chandler" w:date="2024-03-27T15:23:00Z">
        <w:r w:rsidDel="00034447">
          <w:delText xml:space="preserve">public </w:delText>
        </w:r>
      </w:del>
      <w:r>
        <w:t xml:space="preserve">water service area boundaries are publicly available, </w:t>
      </w:r>
      <w:del w:id="36" w:author="Klawitter, Chandler" w:date="2024-03-27T15:30:00Z">
        <w:r w:rsidDel="00397DDB">
          <w:delText xml:space="preserve">we </w:delText>
        </w:r>
      </w:del>
      <w:ins w:id="37" w:author="Klawitter, Chandler" w:date="2024-03-27T15:30:00Z">
        <w:r w:rsidR="00397DDB">
          <w:t>they are</w:t>
        </w:r>
        <w:r w:rsidR="00397DDB">
          <w:t xml:space="preserve"> </w:t>
        </w:r>
      </w:ins>
      <w:r>
        <w:t>consider</w:t>
      </w:r>
      <w:ins w:id="38" w:author="Klawitter, Chandler" w:date="2024-03-27T15:30:00Z">
        <w:r w:rsidR="00397DDB">
          <w:t>ed</w:t>
        </w:r>
      </w:ins>
      <w:r>
        <w:t xml:space="preserve"> </w:t>
      </w:r>
      <w:del w:id="39" w:author="Klawitter, Chandler" w:date="2024-03-27T15:30:00Z">
        <w:r w:rsidDel="00397DDB">
          <w:delText xml:space="preserve">that </w:delText>
        </w:r>
      </w:del>
      <w:r>
        <w:t xml:space="preserve">to be </w:t>
      </w:r>
      <w:commentRangeStart w:id="40"/>
      <w:r>
        <w:t>the highest quality spatial data possible</w:t>
      </w:r>
      <w:commentRangeEnd w:id="40"/>
      <w:r w:rsidR="00397DDB">
        <w:rPr>
          <w:rStyle w:val="CommentReference"/>
        </w:rPr>
        <w:commentReference w:id="40"/>
      </w:r>
      <w:r>
        <w:t xml:space="preserve">. A </w:t>
      </w:r>
      <w:del w:id="41" w:author="Klawitter, Chandler" w:date="2024-03-27T15:32:00Z">
        <w:r w:rsidDel="00397DDB">
          <w:delText xml:space="preserve">detailed </w:delText>
        </w:r>
      </w:del>
      <w:ins w:id="42" w:author="Klawitter, Chandler" w:date="2024-03-27T15:33:00Z">
        <w:r w:rsidR="00397DDB">
          <w:t xml:space="preserve">comprehensive </w:t>
        </w:r>
      </w:ins>
      <w:r>
        <w:t xml:space="preserve">review was conducted of available </w:t>
      </w:r>
      <w:ins w:id="43" w:author="Klawitter, Chandler" w:date="2024-03-27T15:33:00Z">
        <w:r w:rsidR="00397DDB">
          <w:t xml:space="preserve">boundary </w:t>
        </w:r>
      </w:ins>
      <w:r>
        <w:t xml:space="preserve">data and used to determine what would be included in the ORD national </w:t>
      </w:r>
      <w:del w:id="44" w:author="Klawitter, Chandler" w:date="2024-03-27T15:33:00Z">
        <w:r w:rsidDel="00397DDB">
          <w:delText xml:space="preserve">map </w:delText>
        </w:r>
      </w:del>
      <w:ins w:id="45" w:author="Klawitter, Chandler" w:date="2024-03-27T15:33:00Z">
        <w:r w:rsidR="00397DDB">
          <w:t>dataset</w:t>
        </w:r>
        <w:r w:rsidR="00397DDB">
          <w:t xml:space="preserve"> </w:t>
        </w:r>
      </w:ins>
      <w:r>
        <w:t xml:space="preserve">versus what would be modeled. Detailed descriptions of state data are available in the state boundary </w:t>
      </w:r>
      <w:commentRangeStart w:id="46"/>
      <w:r>
        <w:t>appendix</w:t>
      </w:r>
      <w:commentRangeEnd w:id="46"/>
      <w:r w:rsidR="002B6B2D">
        <w:rPr>
          <w:rStyle w:val="CommentReference"/>
        </w:rPr>
        <w:commentReference w:id="46"/>
      </w:r>
      <w:r>
        <w:t>.</w:t>
      </w:r>
      <w:r>
        <w:br w:type="page"/>
      </w:r>
    </w:p>
    <w:p w14:paraId="15137DEA" w14:textId="77777777" w:rsidR="00685C36" w:rsidRDefault="00B83879">
      <w:pPr>
        <w:ind w:left="-5"/>
      </w:pPr>
      <w:r>
        <w:lastRenderedPageBreak/>
        <w:t>Table 1:  Number of system boundaries from state sources included in ORD data</w:t>
      </w:r>
      <w:commentRangeStart w:id="47"/>
      <w:r>
        <w:t>set</w:t>
      </w:r>
      <w:commentRangeEnd w:id="47"/>
      <w:r w:rsidR="004454A9">
        <w:rPr>
          <w:rStyle w:val="CommentReference"/>
        </w:rPr>
        <w:commentReference w:id="47"/>
      </w:r>
    </w:p>
    <w:tbl>
      <w:tblPr>
        <w:tblStyle w:val="TableGrid"/>
        <w:tblW w:w="3521" w:type="dxa"/>
        <w:tblInd w:w="1959" w:type="dxa"/>
        <w:tblCellMar>
          <w:top w:w="68" w:type="dxa"/>
          <w:left w:w="120" w:type="dxa"/>
          <w:right w:w="115" w:type="dxa"/>
        </w:tblCellMar>
        <w:tblLook w:val="04A0" w:firstRow="1" w:lastRow="0" w:firstColumn="1" w:lastColumn="0" w:noHBand="0" w:noVBand="1"/>
      </w:tblPr>
      <w:tblGrid>
        <w:gridCol w:w="1701"/>
        <w:gridCol w:w="1820"/>
      </w:tblGrid>
      <w:tr w:rsidR="00685C36" w14:paraId="2A370957"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27D244B7" w14:textId="77777777" w:rsidR="00685C36" w:rsidRDefault="00B83879">
            <w:pPr>
              <w:spacing w:after="0" w:line="259" w:lineRule="auto"/>
              <w:ind w:left="0" w:right="5" w:firstLine="0"/>
              <w:jc w:val="center"/>
            </w:pPr>
            <w:r>
              <w:t>State</w:t>
            </w:r>
          </w:p>
        </w:tc>
        <w:tc>
          <w:tcPr>
            <w:tcW w:w="1820" w:type="dxa"/>
            <w:tcBorders>
              <w:top w:val="single" w:sz="8" w:space="0" w:color="000000"/>
              <w:left w:val="single" w:sz="8" w:space="0" w:color="000000"/>
              <w:bottom w:val="single" w:sz="8" w:space="0" w:color="000000"/>
              <w:right w:val="single" w:sz="8" w:space="0" w:color="000000"/>
            </w:tcBorders>
          </w:tcPr>
          <w:p w14:paraId="48A2D7A1" w14:textId="77777777" w:rsidR="00685C36" w:rsidRDefault="00B83879">
            <w:pPr>
              <w:spacing w:after="0" w:line="259" w:lineRule="auto"/>
              <w:ind w:left="0" w:firstLine="0"/>
              <w:jc w:val="left"/>
            </w:pPr>
            <w:r>
              <w:t>Count of Systems</w:t>
            </w:r>
          </w:p>
        </w:tc>
      </w:tr>
      <w:tr w:rsidR="00685C36" w14:paraId="267425CD"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1C6E1DE2" w14:textId="77777777" w:rsidR="00685C36" w:rsidRDefault="00B83879">
            <w:pPr>
              <w:spacing w:after="0" w:line="259" w:lineRule="auto"/>
              <w:ind w:left="0" w:right="5" w:firstLine="0"/>
              <w:jc w:val="center"/>
            </w:pPr>
            <w:r>
              <w:t>Arizona</w:t>
            </w:r>
          </w:p>
        </w:tc>
        <w:tc>
          <w:tcPr>
            <w:tcW w:w="1820" w:type="dxa"/>
            <w:tcBorders>
              <w:top w:val="single" w:sz="8" w:space="0" w:color="000000"/>
              <w:left w:val="single" w:sz="8" w:space="0" w:color="000000"/>
              <w:bottom w:val="single" w:sz="8" w:space="0" w:color="000000"/>
              <w:right w:val="single" w:sz="8" w:space="0" w:color="000000"/>
            </w:tcBorders>
          </w:tcPr>
          <w:p w14:paraId="477D2152" w14:textId="77777777" w:rsidR="00685C36" w:rsidRDefault="00B83879">
            <w:pPr>
              <w:spacing w:after="0" w:line="259" w:lineRule="auto"/>
              <w:ind w:left="0" w:right="5" w:firstLine="0"/>
              <w:jc w:val="center"/>
            </w:pPr>
            <w:r>
              <w:t>708</w:t>
            </w:r>
          </w:p>
        </w:tc>
      </w:tr>
      <w:tr w:rsidR="00685C36" w14:paraId="243444BD"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50DAE93C" w14:textId="77777777" w:rsidR="00685C36" w:rsidRDefault="00B83879">
            <w:pPr>
              <w:spacing w:after="0" w:line="259" w:lineRule="auto"/>
              <w:ind w:left="0" w:right="5" w:firstLine="0"/>
              <w:jc w:val="center"/>
            </w:pPr>
            <w:r>
              <w:t>Arkansas</w:t>
            </w:r>
          </w:p>
        </w:tc>
        <w:tc>
          <w:tcPr>
            <w:tcW w:w="1820" w:type="dxa"/>
            <w:tcBorders>
              <w:top w:val="single" w:sz="8" w:space="0" w:color="000000"/>
              <w:left w:val="single" w:sz="8" w:space="0" w:color="000000"/>
              <w:bottom w:val="single" w:sz="8" w:space="0" w:color="000000"/>
              <w:right w:val="single" w:sz="8" w:space="0" w:color="000000"/>
            </w:tcBorders>
          </w:tcPr>
          <w:p w14:paraId="793292BD" w14:textId="77777777" w:rsidR="00685C36" w:rsidRDefault="00B83879">
            <w:pPr>
              <w:spacing w:after="0" w:line="259" w:lineRule="auto"/>
              <w:ind w:left="0" w:right="5" w:firstLine="0"/>
              <w:jc w:val="center"/>
            </w:pPr>
            <w:r>
              <w:t>670</w:t>
            </w:r>
          </w:p>
        </w:tc>
      </w:tr>
      <w:tr w:rsidR="00685C36" w14:paraId="22303C85"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043DC5AE" w14:textId="77777777" w:rsidR="00685C36" w:rsidRDefault="00B83879">
            <w:pPr>
              <w:spacing w:after="0" w:line="259" w:lineRule="auto"/>
              <w:ind w:left="0" w:right="5" w:firstLine="0"/>
              <w:jc w:val="center"/>
            </w:pPr>
            <w:r>
              <w:t>California</w:t>
            </w:r>
          </w:p>
        </w:tc>
        <w:tc>
          <w:tcPr>
            <w:tcW w:w="1820" w:type="dxa"/>
            <w:tcBorders>
              <w:top w:val="single" w:sz="8" w:space="0" w:color="000000"/>
              <w:left w:val="single" w:sz="8" w:space="0" w:color="000000"/>
              <w:bottom w:val="single" w:sz="8" w:space="0" w:color="000000"/>
              <w:right w:val="single" w:sz="8" w:space="0" w:color="000000"/>
            </w:tcBorders>
          </w:tcPr>
          <w:p w14:paraId="50D54E78" w14:textId="77777777" w:rsidR="00685C36" w:rsidRDefault="00B83879">
            <w:pPr>
              <w:spacing w:after="0" w:line="259" w:lineRule="auto"/>
              <w:ind w:left="0" w:right="5" w:firstLine="0"/>
              <w:jc w:val="center"/>
            </w:pPr>
            <w:r>
              <w:t>2,812</w:t>
            </w:r>
          </w:p>
        </w:tc>
      </w:tr>
      <w:tr w:rsidR="00685C36" w14:paraId="13813B00"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2F8E7583" w14:textId="77777777" w:rsidR="00685C36" w:rsidRDefault="00B83879">
            <w:pPr>
              <w:spacing w:after="0" w:line="259" w:lineRule="auto"/>
              <w:ind w:left="0" w:right="5" w:firstLine="0"/>
              <w:jc w:val="center"/>
            </w:pPr>
            <w:r>
              <w:t>Connecticut</w:t>
            </w:r>
          </w:p>
        </w:tc>
        <w:tc>
          <w:tcPr>
            <w:tcW w:w="1820" w:type="dxa"/>
            <w:tcBorders>
              <w:top w:val="single" w:sz="8" w:space="0" w:color="000000"/>
              <w:left w:val="single" w:sz="8" w:space="0" w:color="000000"/>
              <w:bottom w:val="single" w:sz="8" w:space="0" w:color="000000"/>
              <w:right w:val="single" w:sz="8" w:space="0" w:color="000000"/>
            </w:tcBorders>
          </w:tcPr>
          <w:p w14:paraId="073EE91A" w14:textId="77777777" w:rsidR="00685C36" w:rsidRDefault="00B83879">
            <w:pPr>
              <w:spacing w:after="0" w:line="259" w:lineRule="auto"/>
              <w:ind w:left="0" w:right="5" w:firstLine="0"/>
              <w:jc w:val="center"/>
            </w:pPr>
            <w:r>
              <w:t>448</w:t>
            </w:r>
          </w:p>
        </w:tc>
      </w:tr>
      <w:tr w:rsidR="00685C36" w14:paraId="48F7994D"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5FC13D73" w14:textId="77777777" w:rsidR="00685C36" w:rsidRDefault="00B83879">
            <w:pPr>
              <w:spacing w:after="0" w:line="259" w:lineRule="auto"/>
              <w:ind w:left="0" w:right="5" w:firstLine="0"/>
              <w:jc w:val="center"/>
            </w:pPr>
            <w:r>
              <w:t>Florida</w:t>
            </w:r>
          </w:p>
        </w:tc>
        <w:tc>
          <w:tcPr>
            <w:tcW w:w="1820" w:type="dxa"/>
            <w:tcBorders>
              <w:top w:val="single" w:sz="8" w:space="0" w:color="000000"/>
              <w:left w:val="single" w:sz="8" w:space="0" w:color="000000"/>
              <w:bottom w:val="single" w:sz="8" w:space="0" w:color="000000"/>
              <w:right w:val="single" w:sz="8" w:space="0" w:color="000000"/>
            </w:tcBorders>
          </w:tcPr>
          <w:p w14:paraId="135F4570" w14:textId="77777777" w:rsidR="00685C36" w:rsidRDefault="00B83879">
            <w:pPr>
              <w:spacing w:after="0" w:line="259" w:lineRule="auto"/>
              <w:ind w:left="0" w:right="5" w:firstLine="0"/>
              <w:jc w:val="center"/>
            </w:pPr>
            <w:r>
              <w:t>420</w:t>
            </w:r>
          </w:p>
        </w:tc>
      </w:tr>
      <w:tr w:rsidR="00685C36" w14:paraId="11348E46"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5DC100FA" w14:textId="77777777" w:rsidR="00685C36" w:rsidRDefault="00B83879">
            <w:pPr>
              <w:spacing w:after="0" w:line="259" w:lineRule="auto"/>
              <w:ind w:left="0" w:right="5" w:firstLine="0"/>
              <w:jc w:val="center"/>
            </w:pPr>
            <w:r>
              <w:t>Kansas</w:t>
            </w:r>
          </w:p>
        </w:tc>
        <w:tc>
          <w:tcPr>
            <w:tcW w:w="1820" w:type="dxa"/>
            <w:tcBorders>
              <w:top w:val="single" w:sz="8" w:space="0" w:color="000000"/>
              <w:left w:val="single" w:sz="8" w:space="0" w:color="000000"/>
              <w:bottom w:val="single" w:sz="8" w:space="0" w:color="000000"/>
              <w:right w:val="single" w:sz="8" w:space="0" w:color="000000"/>
            </w:tcBorders>
          </w:tcPr>
          <w:p w14:paraId="504F6723" w14:textId="77777777" w:rsidR="00685C36" w:rsidRDefault="00B83879">
            <w:pPr>
              <w:spacing w:after="0" w:line="259" w:lineRule="auto"/>
              <w:ind w:left="0" w:right="5" w:firstLine="0"/>
              <w:jc w:val="center"/>
            </w:pPr>
            <w:r>
              <w:t>781</w:t>
            </w:r>
          </w:p>
        </w:tc>
      </w:tr>
      <w:tr w:rsidR="00685C36" w14:paraId="20A58A5F"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2842BDC4" w14:textId="77777777" w:rsidR="00685C36" w:rsidRDefault="00B83879">
            <w:pPr>
              <w:spacing w:after="0" w:line="259" w:lineRule="auto"/>
              <w:ind w:left="0" w:right="5" w:firstLine="0"/>
              <w:jc w:val="center"/>
            </w:pPr>
            <w:r>
              <w:t>Kentucky</w:t>
            </w:r>
          </w:p>
        </w:tc>
        <w:tc>
          <w:tcPr>
            <w:tcW w:w="1820" w:type="dxa"/>
            <w:tcBorders>
              <w:top w:val="single" w:sz="8" w:space="0" w:color="000000"/>
              <w:left w:val="single" w:sz="8" w:space="0" w:color="000000"/>
              <w:bottom w:val="single" w:sz="8" w:space="0" w:color="000000"/>
              <w:right w:val="single" w:sz="8" w:space="0" w:color="000000"/>
            </w:tcBorders>
          </w:tcPr>
          <w:p w14:paraId="2376D3BC" w14:textId="77777777" w:rsidR="00685C36" w:rsidRDefault="00B83879">
            <w:pPr>
              <w:spacing w:after="0" w:line="259" w:lineRule="auto"/>
              <w:ind w:left="0" w:right="5" w:firstLine="0"/>
              <w:jc w:val="center"/>
            </w:pPr>
            <w:r>
              <w:t>367</w:t>
            </w:r>
          </w:p>
        </w:tc>
      </w:tr>
      <w:tr w:rsidR="00685C36" w14:paraId="46349733"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09BA2566" w14:textId="77777777" w:rsidR="00685C36" w:rsidRDefault="00B83879">
            <w:pPr>
              <w:spacing w:after="0" w:line="259" w:lineRule="auto"/>
              <w:ind w:left="0" w:right="5" w:firstLine="0"/>
              <w:jc w:val="center"/>
            </w:pPr>
            <w:r>
              <w:t>Mississippi</w:t>
            </w:r>
          </w:p>
        </w:tc>
        <w:tc>
          <w:tcPr>
            <w:tcW w:w="1820" w:type="dxa"/>
            <w:tcBorders>
              <w:top w:val="single" w:sz="8" w:space="0" w:color="000000"/>
              <w:left w:val="single" w:sz="8" w:space="0" w:color="000000"/>
              <w:bottom w:val="single" w:sz="8" w:space="0" w:color="000000"/>
              <w:right w:val="single" w:sz="8" w:space="0" w:color="000000"/>
            </w:tcBorders>
          </w:tcPr>
          <w:p w14:paraId="45396716" w14:textId="77777777" w:rsidR="00685C36" w:rsidRDefault="00B83879">
            <w:pPr>
              <w:spacing w:after="0" w:line="259" w:lineRule="auto"/>
              <w:ind w:left="0" w:right="5" w:firstLine="0"/>
              <w:jc w:val="center"/>
            </w:pPr>
            <w:r>
              <w:t>361</w:t>
            </w:r>
          </w:p>
        </w:tc>
      </w:tr>
      <w:tr w:rsidR="00685C36" w14:paraId="3A4018FF"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6A99620E" w14:textId="77777777" w:rsidR="00685C36" w:rsidRDefault="00B83879">
            <w:pPr>
              <w:spacing w:after="0" w:line="259" w:lineRule="auto"/>
              <w:ind w:left="0" w:firstLine="0"/>
              <w:jc w:val="left"/>
            </w:pPr>
            <w:r>
              <w:t>New Hampshire</w:t>
            </w:r>
          </w:p>
        </w:tc>
        <w:tc>
          <w:tcPr>
            <w:tcW w:w="1820" w:type="dxa"/>
            <w:tcBorders>
              <w:top w:val="single" w:sz="8" w:space="0" w:color="000000"/>
              <w:left w:val="single" w:sz="8" w:space="0" w:color="000000"/>
              <w:bottom w:val="single" w:sz="8" w:space="0" w:color="000000"/>
              <w:right w:val="single" w:sz="8" w:space="0" w:color="000000"/>
            </w:tcBorders>
          </w:tcPr>
          <w:p w14:paraId="1953ADD2" w14:textId="77777777" w:rsidR="00685C36" w:rsidRDefault="00B83879">
            <w:pPr>
              <w:spacing w:after="0" w:line="259" w:lineRule="auto"/>
              <w:ind w:left="0" w:right="5" w:firstLine="0"/>
              <w:jc w:val="center"/>
            </w:pPr>
            <w:r>
              <w:t>658</w:t>
            </w:r>
          </w:p>
        </w:tc>
      </w:tr>
      <w:tr w:rsidR="00685C36" w14:paraId="152F0A2E"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480BC1F5" w14:textId="77777777" w:rsidR="00685C36" w:rsidRDefault="00B83879">
            <w:pPr>
              <w:spacing w:after="0" w:line="259" w:lineRule="auto"/>
              <w:ind w:left="0" w:right="5" w:firstLine="0"/>
              <w:jc w:val="center"/>
            </w:pPr>
            <w:r>
              <w:t>New Jersey</w:t>
            </w:r>
          </w:p>
        </w:tc>
        <w:tc>
          <w:tcPr>
            <w:tcW w:w="1820" w:type="dxa"/>
            <w:tcBorders>
              <w:top w:val="single" w:sz="8" w:space="0" w:color="000000"/>
              <w:left w:val="single" w:sz="8" w:space="0" w:color="000000"/>
              <w:bottom w:val="single" w:sz="8" w:space="0" w:color="000000"/>
              <w:right w:val="single" w:sz="8" w:space="0" w:color="000000"/>
            </w:tcBorders>
          </w:tcPr>
          <w:p w14:paraId="061CAD3F" w14:textId="77777777" w:rsidR="00685C36" w:rsidRDefault="00B83879">
            <w:pPr>
              <w:spacing w:after="0" w:line="259" w:lineRule="auto"/>
              <w:ind w:left="0" w:right="5" w:firstLine="0"/>
              <w:jc w:val="center"/>
            </w:pPr>
            <w:r>
              <w:t>560</w:t>
            </w:r>
          </w:p>
        </w:tc>
      </w:tr>
      <w:tr w:rsidR="00685C36" w14:paraId="59A96917"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48A63458" w14:textId="77777777" w:rsidR="00685C36" w:rsidRDefault="00B83879">
            <w:pPr>
              <w:spacing w:after="0" w:line="259" w:lineRule="auto"/>
              <w:ind w:left="0" w:right="5" w:firstLine="0"/>
              <w:jc w:val="center"/>
            </w:pPr>
            <w:r>
              <w:t>New Mexico</w:t>
            </w:r>
          </w:p>
        </w:tc>
        <w:tc>
          <w:tcPr>
            <w:tcW w:w="1820" w:type="dxa"/>
            <w:tcBorders>
              <w:top w:val="single" w:sz="8" w:space="0" w:color="000000"/>
              <w:left w:val="single" w:sz="8" w:space="0" w:color="000000"/>
              <w:bottom w:val="single" w:sz="8" w:space="0" w:color="000000"/>
              <w:right w:val="single" w:sz="8" w:space="0" w:color="000000"/>
            </w:tcBorders>
          </w:tcPr>
          <w:p w14:paraId="2B32DF33" w14:textId="77777777" w:rsidR="00685C36" w:rsidRDefault="00B83879">
            <w:pPr>
              <w:spacing w:after="0" w:line="259" w:lineRule="auto"/>
              <w:ind w:left="0" w:right="5" w:firstLine="0"/>
              <w:jc w:val="center"/>
            </w:pPr>
            <w:r>
              <w:t>532</w:t>
            </w:r>
          </w:p>
        </w:tc>
      </w:tr>
      <w:tr w:rsidR="00685C36" w14:paraId="5F72B0BD"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53316EB9" w14:textId="77777777" w:rsidR="00685C36" w:rsidRDefault="00B83879">
            <w:pPr>
              <w:spacing w:after="0" w:line="259" w:lineRule="auto"/>
              <w:ind w:left="0" w:right="5" w:firstLine="0"/>
              <w:jc w:val="center"/>
            </w:pPr>
            <w:r>
              <w:t>New York</w:t>
            </w:r>
          </w:p>
        </w:tc>
        <w:tc>
          <w:tcPr>
            <w:tcW w:w="1820" w:type="dxa"/>
            <w:tcBorders>
              <w:top w:val="single" w:sz="8" w:space="0" w:color="000000"/>
              <w:left w:val="single" w:sz="8" w:space="0" w:color="000000"/>
              <w:bottom w:val="single" w:sz="8" w:space="0" w:color="000000"/>
              <w:right w:val="single" w:sz="8" w:space="0" w:color="000000"/>
            </w:tcBorders>
          </w:tcPr>
          <w:p w14:paraId="2A71811B" w14:textId="77777777" w:rsidR="00685C36" w:rsidRDefault="00B83879">
            <w:pPr>
              <w:spacing w:after="0" w:line="259" w:lineRule="auto"/>
              <w:ind w:left="0" w:right="5" w:firstLine="0"/>
              <w:jc w:val="center"/>
            </w:pPr>
            <w:r>
              <w:t>308</w:t>
            </w:r>
          </w:p>
        </w:tc>
      </w:tr>
      <w:tr w:rsidR="00685C36" w14:paraId="7E0FD861"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4DF32AE3" w14:textId="77777777" w:rsidR="00685C36" w:rsidRDefault="00B83879">
            <w:pPr>
              <w:spacing w:after="0" w:line="259" w:lineRule="auto"/>
              <w:ind w:left="50" w:firstLine="0"/>
              <w:jc w:val="left"/>
            </w:pPr>
            <w:r>
              <w:t>North Carolina</w:t>
            </w:r>
          </w:p>
        </w:tc>
        <w:tc>
          <w:tcPr>
            <w:tcW w:w="1820" w:type="dxa"/>
            <w:tcBorders>
              <w:top w:val="single" w:sz="8" w:space="0" w:color="000000"/>
              <w:left w:val="single" w:sz="8" w:space="0" w:color="000000"/>
              <w:bottom w:val="single" w:sz="8" w:space="0" w:color="000000"/>
              <w:right w:val="single" w:sz="8" w:space="0" w:color="000000"/>
            </w:tcBorders>
          </w:tcPr>
          <w:p w14:paraId="04C11358" w14:textId="77777777" w:rsidR="00685C36" w:rsidRDefault="00B83879">
            <w:pPr>
              <w:spacing w:after="0" w:line="259" w:lineRule="auto"/>
              <w:ind w:left="0" w:right="5" w:firstLine="0"/>
              <w:jc w:val="center"/>
            </w:pPr>
            <w:r>
              <w:t>482</w:t>
            </w:r>
          </w:p>
        </w:tc>
      </w:tr>
      <w:tr w:rsidR="00685C36" w14:paraId="3C0D858B"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40ECF108" w14:textId="77777777" w:rsidR="00685C36" w:rsidRDefault="00B83879">
            <w:pPr>
              <w:spacing w:after="0" w:line="259" w:lineRule="auto"/>
              <w:ind w:left="0" w:right="5" w:firstLine="0"/>
              <w:jc w:val="center"/>
            </w:pPr>
            <w:r>
              <w:t>Pennsylvania</w:t>
            </w:r>
          </w:p>
        </w:tc>
        <w:tc>
          <w:tcPr>
            <w:tcW w:w="1820" w:type="dxa"/>
            <w:tcBorders>
              <w:top w:val="single" w:sz="8" w:space="0" w:color="000000"/>
              <w:left w:val="single" w:sz="8" w:space="0" w:color="000000"/>
              <w:bottom w:val="single" w:sz="8" w:space="0" w:color="000000"/>
              <w:right w:val="single" w:sz="8" w:space="0" w:color="000000"/>
            </w:tcBorders>
          </w:tcPr>
          <w:p w14:paraId="5CE79A0B" w14:textId="77777777" w:rsidR="00685C36" w:rsidRDefault="00B83879">
            <w:pPr>
              <w:spacing w:after="0" w:line="259" w:lineRule="auto"/>
              <w:ind w:left="0" w:right="5" w:firstLine="0"/>
              <w:jc w:val="center"/>
            </w:pPr>
            <w:r>
              <w:t>1,770</w:t>
            </w:r>
          </w:p>
        </w:tc>
      </w:tr>
      <w:tr w:rsidR="00685C36" w14:paraId="42280A1C"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6DC8EE66" w14:textId="77777777" w:rsidR="00685C36" w:rsidRDefault="00B83879">
            <w:pPr>
              <w:spacing w:after="0" w:line="259" w:lineRule="auto"/>
              <w:ind w:left="0" w:right="5" w:firstLine="0"/>
              <w:jc w:val="center"/>
            </w:pPr>
            <w:r>
              <w:t>Tennessee</w:t>
            </w:r>
          </w:p>
        </w:tc>
        <w:tc>
          <w:tcPr>
            <w:tcW w:w="1820" w:type="dxa"/>
            <w:tcBorders>
              <w:top w:val="single" w:sz="8" w:space="0" w:color="000000"/>
              <w:left w:val="single" w:sz="8" w:space="0" w:color="000000"/>
              <w:bottom w:val="single" w:sz="8" w:space="0" w:color="000000"/>
              <w:right w:val="single" w:sz="8" w:space="0" w:color="000000"/>
            </w:tcBorders>
          </w:tcPr>
          <w:p w14:paraId="506EB524" w14:textId="77777777" w:rsidR="00685C36" w:rsidRDefault="00B83879">
            <w:pPr>
              <w:spacing w:after="0" w:line="259" w:lineRule="auto"/>
              <w:ind w:left="0" w:right="5" w:firstLine="0"/>
              <w:jc w:val="center"/>
            </w:pPr>
            <w:r>
              <w:t>431</w:t>
            </w:r>
          </w:p>
        </w:tc>
      </w:tr>
      <w:tr w:rsidR="00685C36" w14:paraId="14206EC5"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15189A75" w14:textId="77777777" w:rsidR="00685C36" w:rsidRDefault="00B83879">
            <w:pPr>
              <w:spacing w:after="0" w:line="259" w:lineRule="auto"/>
              <w:ind w:left="0" w:right="5" w:firstLine="0"/>
              <w:jc w:val="center"/>
            </w:pPr>
            <w:r>
              <w:t>Texas</w:t>
            </w:r>
          </w:p>
        </w:tc>
        <w:tc>
          <w:tcPr>
            <w:tcW w:w="1820" w:type="dxa"/>
            <w:tcBorders>
              <w:top w:val="single" w:sz="8" w:space="0" w:color="000000"/>
              <w:left w:val="single" w:sz="8" w:space="0" w:color="000000"/>
              <w:bottom w:val="single" w:sz="8" w:space="0" w:color="000000"/>
              <w:right w:val="single" w:sz="8" w:space="0" w:color="000000"/>
            </w:tcBorders>
          </w:tcPr>
          <w:p w14:paraId="6BEA3C83" w14:textId="77777777" w:rsidR="00685C36" w:rsidRDefault="00B83879">
            <w:pPr>
              <w:spacing w:after="0" w:line="259" w:lineRule="auto"/>
              <w:ind w:left="0" w:right="5" w:firstLine="0"/>
              <w:jc w:val="center"/>
            </w:pPr>
            <w:r>
              <w:t>4,538</w:t>
            </w:r>
          </w:p>
        </w:tc>
      </w:tr>
      <w:tr w:rsidR="00685C36" w14:paraId="3DC70B34"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3B4634BD" w14:textId="77777777" w:rsidR="00685C36" w:rsidRDefault="00B83879">
            <w:pPr>
              <w:spacing w:after="0" w:line="259" w:lineRule="auto"/>
              <w:ind w:left="0" w:right="5" w:firstLine="0"/>
              <w:jc w:val="center"/>
            </w:pPr>
            <w:r>
              <w:t>Utah</w:t>
            </w:r>
          </w:p>
        </w:tc>
        <w:tc>
          <w:tcPr>
            <w:tcW w:w="1820" w:type="dxa"/>
            <w:tcBorders>
              <w:top w:val="single" w:sz="8" w:space="0" w:color="000000"/>
              <w:left w:val="single" w:sz="8" w:space="0" w:color="000000"/>
              <w:bottom w:val="single" w:sz="8" w:space="0" w:color="000000"/>
              <w:right w:val="single" w:sz="8" w:space="0" w:color="000000"/>
            </w:tcBorders>
          </w:tcPr>
          <w:p w14:paraId="0F6200D8" w14:textId="77777777" w:rsidR="00685C36" w:rsidRDefault="00B83879">
            <w:pPr>
              <w:spacing w:after="0" w:line="259" w:lineRule="auto"/>
              <w:ind w:left="0" w:right="5" w:firstLine="0"/>
              <w:jc w:val="center"/>
            </w:pPr>
            <w:r>
              <w:t>484</w:t>
            </w:r>
          </w:p>
        </w:tc>
      </w:tr>
      <w:tr w:rsidR="00685C36" w14:paraId="0AB77315"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18058E3A" w14:textId="77777777" w:rsidR="00685C36" w:rsidRDefault="00B83879">
            <w:pPr>
              <w:spacing w:after="0" w:line="259" w:lineRule="auto"/>
              <w:ind w:left="0" w:right="5" w:firstLine="0"/>
              <w:jc w:val="center"/>
            </w:pPr>
            <w:r>
              <w:t>Washington</w:t>
            </w:r>
          </w:p>
        </w:tc>
        <w:tc>
          <w:tcPr>
            <w:tcW w:w="1820" w:type="dxa"/>
            <w:tcBorders>
              <w:top w:val="single" w:sz="8" w:space="0" w:color="000000"/>
              <w:left w:val="single" w:sz="8" w:space="0" w:color="000000"/>
              <w:bottom w:val="single" w:sz="8" w:space="0" w:color="000000"/>
              <w:right w:val="single" w:sz="8" w:space="0" w:color="000000"/>
            </w:tcBorders>
          </w:tcPr>
          <w:p w14:paraId="282E13B9" w14:textId="77777777" w:rsidR="00685C36" w:rsidRDefault="00B83879">
            <w:pPr>
              <w:spacing w:after="0" w:line="259" w:lineRule="auto"/>
              <w:ind w:left="0" w:right="5" w:firstLine="0"/>
              <w:jc w:val="center"/>
            </w:pPr>
            <w:r>
              <w:t>1,747</w:t>
            </w:r>
          </w:p>
        </w:tc>
      </w:tr>
      <w:tr w:rsidR="00685C36" w14:paraId="5846DAFA" w14:textId="77777777">
        <w:trPr>
          <w:trHeight w:val="385"/>
        </w:trPr>
        <w:tc>
          <w:tcPr>
            <w:tcW w:w="1701" w:type="dxa"/>
            <w:tcBorders>
              <w:top w:val="single" w:sz="8" w:space="0" w:color="000000"/>
              <w:left w:val="single" w:sz="8" w:space="0" w:color="000000"/>
              <w:bottom w:val="single" w:sz="8" w:space="0" w:color="000000"/>
              <w:right w:val="single" w:sz="8" w:space="0" w:color="000000"/>
            </w:tcBorders>
          </w:tcPr>
          <w:p w14:paraId="3AC69C0F" w14:textId="77777777" w:rsidR="00685C36" w:rsidRDefault="00B83879">
            <w:pPr>
              <w:spacing w:after="0" w:line="259" w:lineRule="auto"/>
              <w:ind w:left="0" w:right="5" w:firstLine="0"/>
              <w:jc w:val="center"/>
            </w:pPr>
            <w:r>
              <w:t>West Virginia</w:t>
            </w:r>
          </w:p>
        </w:tc>
        <w:tc>
          <w:tcPr>
            <w:tcW w:w="1820" w:type="dxa"/>
            <w:tcBorders>
              <w:top w:val="single" w:sz="8" w:space="0" w:color="000000"/>
              <w:left w:val="single" w:sz="8" w:space="0" w:color="000000"/>
              <w:bottom w:val="single" w:sz="8" w:space="0" w:color="000000"/>
              <w:right w:val="single" w:sz="8" w:space="0" w:color="000000"/>
            </w:tcBorders>
          </w:tcPr>
          <w:p w14:paraId="705DC476" w14:textId="77777777" w:rsidR="00685C36" w:rsidRDefault="00B83879">
            <w:pPr>
              <w:spacing w:after="0" w:line="259" w:lineRule="auto"/>
              <w:ind w:left="0" w:right="5" w:firstLine="0"/>
              <w:jc w:val="center"/>
            </w:pPr>
            <w:r>
              <w:t>235</w:t>
            </w:r>
          </w:p>
        </w:tc>
      </w:tr>
    </w:tbl>
    <w:p w14:paraId="314B8941" w14:textId="77777777" w:rsidR="00685C36" w:rsidRDefault="00B83879">
      <w:pPr>
        <w:pStyle w:val="Heading1"/>
        <w:spacing w:after="81" w:line="259" w:lineRule="auto"/>
        <w:ind w:left="-5"/>
      </w:pPr>
      <w:bookmarkStart w:id="48" w:name="_Toc42568"/>
      <w:r>
        <w:rPr>
          <w:sz w:val="31"/>
        </w:rPr>
        <w:t>Place Matched Service Area Boundaries</w:t>
      </w:r>
      <w:bookmarkEnd w:id="48"/>
    </w:p>
    <w:p w14:paraId="39DD53B0" w14:textId="77777777" w:rsidR="00685C36" w:rsidRDefault="00B83879">
      <w:pPr>
        <w:pStyle w:val="Heading1"/>
        <w:ind w:left="-5"/>
      </w:pPr>
      <w:bookmarkStart w:id="49" w:name="_Toc42569"/>
      <w:commentRangeStart w:id="50"/>
      <w:r>
        <w:t xml:space="preserve">Mobile </w:t>
      </w:r>
      <w:commentRangeEnd w:id="50"/>
      <w:r w:rsidR="002A4B4D">
        <w:rPr>
          <w:rStyle w:val="CommentReference"/>
        </w:rPr>
        <w:commentReference w:id="50"/>
      </w:r>
      <w:r>
        <w:t>Homes - OSM</w:t>
      </w:r>
      <w:bookmarkEnd w:id="49"/>
    </w:p>
    <w:p w14:paraId="7AE04EF1" w14:textId="1C6DFDB3" w:rsidR="00685C36" w:rsidRDefault="00B83879">
      <w:pPr>
        <w:spacing w:after="195"/>
        <w:ind w:left="-5"/>
      </w:pPr>
      <w:commentRangeStart w:id="51"/>
      <w:r>
        <w:t xml:space="preserve">Areas </w:t>
      </w:r>
      <w:commentRangeEnd w:id="51"/>
      <w:r w:rsidR="006770F8">
        <w:rPr>
          <w:rStyle w:val="CommentReference"/>
        </w:rPr>
        <w:commentReference w:id="51"/>
      </w:r>
      <w:r>
        <w:t xml:space="preserve">delineated as mobile home parks were extracted from Open Street Map and name matched with community water system names reported under SDWA. To find open street map delineated areas, the point locations for mobile home parks from </w:t>
      </w:r>
      <w:commentRangeStart w:id="52"/>
      <w:r>
        <w:t xml:space="preserve">Homeland Infrastructure Foundation-Level Data (HIFLD) </w:t>
      </w:r>
      <w:commentRangeEnd w:id="52"/>
      <w:r w:rsidR="00B01936">
        <w:rPr>
          <w:rStyle w:val="CommentReference"/>
        </w:rPr>
        <w:commentReference w:id="52"/>
      </w:r>
      <w:del w:id="53" w:author="Klawitter, Chandler" w:date="2024-03-27T17:43:00Z">
        <w:r w:rsidDel="00B01936">
          <w:delText xml:space="preserve">was </w:delText>
        </w:r>
      </w:del>
      <w:ins w:id="54" w:author="Klawitter, Chandler" w:date="2024-03-27T17:43:00Z">
        <w:r w:rsidR="00B01936">
          <w:t>were</w:t>
        </w:r>
        <w:r w:rsidR="00B01936">
          <w:t xml:space="preserve"> </w:t>
        </w:r>
      </w:ins>
      <w:r>
        <w:t>intersected with areas tagged as ‘residental=</w:t>
      </w:r>
      <w:proofErr w:type="spellStart"/>
      <w:r>
        <w:t>trailer_park</w:t>
      </w:r>
      <w:proofErr w:type="spellEnd"/>
      <w:r>
        <w:t>’ in open street map. If a match was found, the given names of that mobile home park (from both sources) were matched with SDWA reported names.</w:t>
      </w:r>
    </w:p>
    <w:p w14:paraId="0A4162BF" w14:textId="77777777" w:rsidR="00685C36" w:rsidRDefault="00B83879">
      <w:pPr>
        <w:pStyle w:val="Heading1"/>
        <w:ind w:left="-5"/>
      </w:pPr>
      <w:bookmarkStart w:id="55" w:name="_Toc42570"/>
      <w:r>
        <w:lastRenderedPageBreak/>
        <w:t>Mobile Homes - Parcels</w:t>
      </w:r>
      <w:bookmarkEnd w:id="55"/>
    </w:p>
    <w:p w14:paraId="09760225" w14:textId="62B8DC35" w:rsidR="00685C36" w:rsidRDefault="00B83879">
      <w:pPr>
        <w:ind w:left="-5"/>
      </w:pPr>
      <w:r>
        <w:t xml:space="preserve">Where open street map delineated areas were not present, point locations of mobile home parks from HIFLD were intersected with </w:t>
      </w:r>
      <w:commentRangeStart w:id="56"/>
      <w:r>
        <w:t>parcels</w:t>
      </w:r>
      <w:commentRangeEnd w:id="56"/>
      <w:r w:rsidR="006770F8">
        <w:rPr>
          <w:rStyle w:val="CommentReference"/>
        </w:rPr>
        <w:commentReference w:id="56"/>
      </w:r>
      <w:r>
        <w:t xml:space="preserve">. The name of the mobile home park was then matched with </w:t>
      </w:r>
      <w:ins w:id="57" w:author="Klawitter, Chandler" w:date="2024-03-27T18:00:00Z">
        <w:r w:rsidR="006770F8">
          <w:t xml:space="preserve">the </w:t>
        </w:r>
      </w:ins>
      <w:r>
        <w:t xml:space="preserve">SDWA reported </w:t>
      </w:r>
      <w:ins w:id="58" w:author="Klawitter, Chandler" w:date="2024-03-27T17:59:00Z">
        <w:r w:rsidR="006770F8">
          <w:t xml:space="preserve">public water </w:t>
        </w:r>
      </w:ins>
      <w:r>
        <w:t>system names.</w:t>
      </w:r>
    </w:p>
    <w:p w14:paraId="0F3D073B" w14:textId="77777777" w:rsidR="00685C36" w:rsidRDefault="00B83879">
      <w:pPr>
        <w:pStyle w:val="Heading1"/>
        <w:spacing w:after="81" w:line="259" w:lineRule="auto"/>
        <w:ind w:left="-5"/>
      </w:pPr>
      <w:bookmarkStart w:id="59" w:name="_Toc42571"/>
      <w:r>
        <w:rPr>
          <w:sz w:val="31"/>
        </w:rPr>
        <w:t>Modeled Service Area Boundaries</w:t>
      </w:r>
      <w:bookmarkEnd w:id="59"/>
    </w:p>
    <w:p w14:paraId="334B2858" w14:textId="77777777" w:rsidR="00685C36" w:rsidRDefault="00B83879">
      <w:pPr>
        <w:pStyle w:val="Heading1"/>
        <w:ind w:left="-5"/>
      </w:pPr>
      <w:bookmarkStart w:id="60" w:name="_Toc42572"/>
      <w:r>
        <w:t>Binary Water Use Model</w:t>
      </w:r>
      <w:bookmarkEnd w:id="60"/>
    </w:p>
    <w:p w14:paraId="65577D80" w14:textId="033C9023" w:rsidR="00685C36" w:rsidRDefault="00B83879">
      <w:pPr>
        <w:spacing w:after="117"/>
        <w:ind w:left="-5"/>
      </w:pPr>
      <w:r>
        <w:t>A decision tree model was created to determine the probability that a census block is served by a public water system. The variables included are listed in Table 2. To validate the model, public water system</w:t>
      </w:r>
      <w:ins w:id="61" w:author="Klawitter, Chandler" w:date="2024-03-27T18:07:00Z">
        <w:r w:rsidR="00B22B2B">
          <w:t xml:space="preserve"> boundaries</w:t>
        </w:r>
      </w:ins>
      <w:del w:id="62" w:author="Klawitter, Chandler" w:date="2024-03-27T18:07:00Z">
        <w:r w:rsidDel="00B22B2B">
          <w:delText>s</w:delText>
        </w:r>
      </w:del>
      <w:r>
        <w:t xml:space="preserve"> from three states (New Jersey, Connecticut &amp; California) were joined to census blocks to indicate the existence of a public water system. These three states were chosen based on the completeness and detail of their service area boundaries. For more details on this initial model, refer to the </w:t>
      </w:r>
      <w:commentRangeStart w:id="63"/>
      <w:r>
        <w:t>2020 Water Source Model GitHub Site</w:t>
      </w:r>
      <w:commentRangeEnd w:id="63"/>
      <w:r w:rsidR="00B22B2B">
        <w:rPr>
          <w:rStyle w:val="CommentReference"/>
        </w:rPr>
        <w:commentReference w:id="63"/>
      </w:r>
      <w:r>
        <w:t>. The final decision tree is illustrated in Figure 3.</w:t>
      </w:r>
    </w:p>
    <w:p w14:paraId="687686EB" w14:textId="77777777" w:rsidR="00685C36" w:rsidRDefault="00B83879">
      <w:pPr>
        <w:spacing w:line="258" w:lineRule="auto"/>
        <w:ind w:right="2"/>
        <w:jc w:val="center"/>
      </w:pPr>
      <w:r>
        <w:t>Table 2:  Variables included in decision tree model.</w:t>
      </w:r>
    </w:p>
    <w:tbl>
      <w:tblPr>
        <w:tblStyle w:val="TableGrid"/>
        <w:tblW w:w="8640" w:type="dxa"/>
        <w:tblInd w:w="0" w:type="dxa"/>
        <w:tblCellMar>
          <w:top w:w="68" w:type="dxa"/>
          <w:left w:w="120" w:type="dxa"/>
          <w:right w:w="79" w:type="dxa"/>
        </w:tblCellMar>
        <w:tblLook w:val="04A0" w:firstRow="1" w:lastRow="0" w:firstColumn="1" w:lastColumn="0" w:noHBand="0" w:noVBand="1"/>
      </w:tblPr>
      <w:tblGrid>
        <w:gridCol w:w="3337"/>
        <w:gridCol w:w="5303"/>
      </w:tblGrid>
      <w:tr w:rsidR="00685C36" w14:paraId="1D98A4B3"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2622C309" w14:textId="77777777" w:rsidR="00685C36" w:rsidRDefault="00B83879">
            <w:pPr>
              <w:spacing w:after="0" w:line="259" w:lineRule="auto"/>
              <w:ind w:left="0" w:right="41" w:firstLine="0"/>
              <w:jc w:val="center"/>
            </w:pPr>
            <w:r>
              <w:t>Variable</w:t>
            </w:r>
          </w:p>
        </w:tc>
        <w:tc>
          <w:tcPr>
            <w:tcW w:w="5303" w:type="dxa"/>
            <w:tcBorders>
              <w:top w:val="single" w:sz="8" w:space="0" w:color="000000"/>
              <w:left w:val="single" w:sz="8" w:space="0" w:color="000000"/>
              <w:bottom w:val="single" w:sz="8" w:space="0" w:color="000000"/>
              <w:right w:val="single" w:sz="8" w:space="0" w:color="000000"/>
            </w:tcBorders>
          </w:tcPr>
          <w:p w14:paraId="1EA0E5B2" w14:textId="77777777" w:rsidR="00685C36" w:rsidRDefault="00B83879">
            <w:pPr>
              <w:spacing w:after="0" w:line="259" w:lineRule="auto"/>
              <w:ind w:left="0" w:right="41" w:firstLine="0"/>
              <w:jc w:val="center"/>
            </w:pPr>
            <w:r>
              <w:t>Description</w:t>
            </w:r>
          </w:p>
        </w:tc>
      </w:tr>
      <w:tr w:rsidR="00685C36" w14:paraId="4905F63A" w14:textId="77777777">
        <w:trPr>
          <w:trHeight w:val="673"/>
        </w:trPr>
        <w:tc>
          <w:tcPr>
            <w:tcW w:w="3337" w:type="dxa"/>
            <w:tcBorders>
              <w:top w:val="single" w:sz="8" w:space="0" w:color="000000"/>
              <w:left w:val="single" w:sz="8" w:space="0" w:color="000000"/>
              <w:bottom w:val="single" w:sz="8" w:space="0" w:color="000000"/>
              <w:right w:val="single" w:sz="8" w:space="0" w:color="000000"/>
            </w:tcBorders>
          </w:tcPr>
          <w:p w14:paraId="03F32200" w14:textId="77777777" w:rsidR="00685C36" w:rsidRDefault="00B83879">
            <w:pPr>
              <w:spacing w:after="0" w:line="259" w:lineRule="auto"/>
              <w:ind w:left="0" w:right="41" w:firstLine="0"/>
              <w:jc w:val="center"/>
            </w:pPr>
            <w:r>
              <w:t>Imperviousness</w:t>
            </w:r>
          </w:p>
        </w:tc>
        <w:tc>
          <w:tcPr>
            <w:tcW w:w="5303" w:type="dxa"/>
            <w:tcBorders>
              <w:top w:val="single" w:sz="8" w:space="0" w:color="000000"/>
              <w:left w:val="single" w:sz="8" w:space="0" w:color="000000"/>
              <w:bottom w:val="single" w:sz="8" w:space="0" w:color="000000"/>
              <w:right w:val="single" w:sz="8" w:space="0" w:color="000000"/>
            </w:tcBorders>
          </w:tcPr>
          <w:p w14:paraId="216C0B9B" w14:textId="77777777" w:rsidR="00685C36" w:rsidRDefault="00B83879">
            <w:pPr>
              <w:spacing w:after="0" w:line="259" w:lineRule="auto"/>
              <w:ind w:left="1358" w:hanging="1358"/>
            </w:pPr>
            <w:r>
              <w:t>Urban Imperviousness in percent, derived from the National Land Cover Dataset</w:t>
            </w:r>
          </w:p>
        </w:tc>
      </w:tr>
      <w:tr w:rsidR="00685C36" w14:paraId="19825D14"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04C3DC66" w14:textId="77777777" w:rsidR="00685C36" w:rsidRDefault="00B83879">
            <w:pPr>
              <w:spacing w:after="0" w:line="259" w:lineRule="auto"/>
              <w:ind w:left="0" w:right="41" w:firstLine="0"/>
              <w:jc w:val="center"/>
            </w:pPr>
            <w:r>
              <w:t>2020 Housing Unit Density</w:t>
            </w:r>
          </w:p>
        </w:tc>
        <w:tc>
          <w:tcPr>
            <w:tcW w:w="5303" w:type="dxa"/>
            <w:tcBorders>
              <w:top w:val="single" w:sz="8" w:space="0" w:color="000000"/>
              <w:left w:val="single" w:sz="8" w:space="0" w:color="000000"/>
              <w:bottom w:val="single" w:sz="8" w:space="0" w:color="000000"/>
              <w:right w:val="single" w:sz="8" w:space="0" w:color="000000"/>
            </w:tcBorders>
          </w:tcPr>
          <w:p w14:paraId="68EAF9E9" w14:textId="77777777" w:rsidR="00685C36" w:rsidRDefault="00B83879">
            <w:pPr>
              <w:spacing w:after="0" w:line="259" w:lineRule="auto"/>
              <w:ind w:left="0" w:right="41" w:firstLine="0"/>
              <w:jc w:val="center"/>
            </w:pPr>
            <w:r>
              <w:t>Housing units per square kilometer</w:t>
            </w:r>
          </w:p>
        </w:tc>
      </w:tr>
      <w:tr w:rsidR="00685C36" w14:paraId="626E0B56"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39397E4A" w14:textId="77777777" w:rsidR="00685C36" w:rsidRDefault="00B83879">
            <w:pPr>
              <w:spacing w:after="0" w:line="259" w:lineRule="auto"/>
              <w:ind w:left="0" w:right="41" w:firstLine="0"/>
              <w:jc w:val="center"/>
            </w:pPr>
            <w:r>
              <w:t>Area</w:t>
            </w:r>
          </w:p>
        </w:tc>
        <w:tc>
          <w:tcPr>
            <w:tcW w:w="5303" w:type="dxa"/>
            <w:tcBorders>
              <w:top w:val="single" w:sz="8" w:space="0" w:color="000000"/>
              <w:left w:val="single" w:sz="8" w:space="0" w:color="000000"/>
              <w:bottom w:val="single" w:sz="8" w:space="0" w:color="000000"/>
              <w:right w:val="single" w:sz="8" w:space="0" w:color="000000"/>
            </w:tcBorders>
          </w:tcPr>
          <w:p w14:paraId="6DAEB54C" w14:textId="77777777" w:rsidR="00685C36" w:rsidRDefault="00B83879">
            <w:pPr>
              <w:spacing w:after="0" w:line="259" w:lineRule="auto"/>
              <w:ind w:left="0" w:right="41" w:firstLine="0"/>
              <w:jc w:val="center"/>
            </w:pPr>
            <w:r>
              <w:t>Area in square kilometers</w:t>
            </w:r>
          </w:p>
        </w:tc>
      </w:tr>
      <w:tr w:rsidR="00685C36" w14:paraId="04BE5342" w14:textId="77777777">
        <w:trPr>
          <w:trHeight w:val="673"/>
        </w:trPr>
        <w:tc>
          <w:tcPr>
            <w:tcW w:w="3337" w:type="dxa"/>
            <w:tcBorders>
              <w:top w:val="single" w:sz="8" w:space="0" w:color="000000"/>
              <w:left w:val="single" w:sz="8" w:space="0" w:color="000000"/>
              <w:bottom w:val="single" w:sz="8" w:space="0" w:color="000000"/>
              <w:right w:val="single" w:sz="8" w:space="0" w:color="000000"/>
            </w:tcBorders>
          </w:tcPr>
          <w:p w14:paraId="32B5BD48" w14:textId="77777777" w:rsidR="00685C36" w:rsidRDefault="00B83879">
            <w:pPr>
              <w:spacing w:after="0" w:line="259" w:lineRule="auto"/>
              <w:ind w:left="0" w:right="41" w:firstLine="0"/>
              <w:jc w:val="center"/>
            </w:pPr>
            <w:r>
              <w:t>% Public Use in 1990</w:t>
            </w:r>
          </w:p>
        </w:tc>
        <w:tc>
          <w:tcPr>
            <w:tcW w:w="5303" w:type="dxa"/>
            <w:tcBorders>
              <w:top w:val="single" w:sz="8" w:space="0" w:color="000000"/>
              <w:left w:val="single" w:sz="8" w:space="0" w:color="000000"/>
              <w:bottom w:val="single" w:sz="8" w:space="0" w:color="000000"/>
              <w:right w:val="single" w:sz="8" w:space="0" w:color="000000"/>
            </w:tcBorders>
          </w:tcPr>
          <w:p w14:paraId="012B413C" w14:textId="77777777" w:rsidR="00685C36" w:rsidRDefault="00B83879">
            <w:pPr>
              <w:spacing w:after="0" w:line="259" w:lineRule="auto"/>
              <w:ind w:left="0" w:firstLine="0"/>
              <w:jc w:val="left"/>
            </w:pPr>
            <w:r>
              <w:t>% of housing units that reported public water use from</w:t>
            </w:r>
          </w:p>
          <w:p w14:paraId="7372589C" w14:textId="77777777" w:rsidR="00685C36" w:rsidRDefault="00B83879">
            <w:pPr>
              <w:spacing w:after="0" w:line="259" w:lineRule="auto"/>
              <w:ind w:left="0" w:right="41" w:firstLine="0"/>
              <w:jc w:val="center"/>
            </w:pPr>
            <w:r>
              <w:t>1990 Census</w:t>
            </w:r>
          </w:p>
        </w:tc>
      </w:tr>
      <w:tr w:rsidR="00685C36" w14:paraId="2C462433" w14:textId="77777777">
        <w:trPr>
          <w:trHeight w:val="673"/>
        </w:trPr>
        <w:tc>
          <w:tcPr>
            <w:tcW w:w="3337" w:type="dxa"/>
            <w:tcBorders>
              <w:top w:val="single" w:sz="8" w:space="0" w:color="000000"/>
              <w:left w:val="single" w:sz="8" w:space="0" w:color="000000"/>
              <w:bottom w:val="single" w:sz="8" w:space="0" w:color="000000"/>
              <w:right w:val="single" w:sz="8" w:space="0" w:color="000000"/>
            </w:tcBorders>
          </w:tcPr>
          <w:p w14:paraId="148CD04A" w14:textId="77777777" w:rsidR="00685C36" w:rsidRDefault="00B83879">
            <w:pPr>
              <w:spacing w:after="0" w:line="259" w:lineRule="auto"/>
              <w:ind w:left="0" w:right="41" w:firstLine="0"/>
              <w:jc w:val="center"/>
            </w:pPr>
            <w:r>
              <w:t>% Sewer Use in 1990</w:t>
            </w:r>
          </w:p>
        </w:tc>
        <w:tc>
          <w:tcPr>
            <w:tcW w:w="5303" w:type="dxa"/>
            <w:tcBorders>
              <w:top w:val="single" w:sz="8" w:space="0" w:color="000000"/>
              <w:left w:val="single" w:sz="8" w:space="0" w:color="000000"/>
              <w:bottom w:val="single" w:sz="8" w:space="0" w:color="000000"/>
              <w:right w:val="single" w:sz="8" w:space="0" w:color="000000"/>
            </w:tcBorders>
          </w:tcPr>
          <w:p w14:paraId="791F5B08" w14:textId="77777777" w:rsidR="00685C36" w:rsidRDefault="00B83879">
            <w:pPr>
              <w:spacing w:after="0" w:line="259" w:lineRule="auto"/>
              <w:ind w:left="0" w:firstLine="0"/>
              <w:jc w:val="left"/>
            </w:pPr>
            <w:r>
              <w:t>% of housing units that reported public sewer use from</w:t>
            </w:r>
          </w:p>
          <w:p w14:paraId="42F42BEE" w14:textId="77777777" w:rsidR="00685C36" w:rsidRDefault="00B83879">
            <w:pPr>
              <w:spacing w:after="0" w:line="259" w:lineRule="auto"/>
              <w:ind w:left="0" w:right="41" w:firstLine="0"/>
              <w:jc w:val="center"/>
            </w:pPr>
            <w:r>
              <w:t>1990 Census</w:t>
            </w:r>
          </w:p>
        </w:tc>
      </w:tr>
      <w:tr w:rsidR="00685C36" w14:paraId="5B2AD689"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19E79118" w14:textId="77777777" w:rsidR="00685C36" w:rsidRDefault="00B83879">
            <w:pPr>
              <w:spacing w:after="0" w:line="259" w:lineRule="auto"/>
              <w:ind w:left="0" w:right="41" w:firstLine="0"/>
              <w:jc w:val="center"/>
            </w:pPr>
            <w:r>
              <w:t>1990 Housing Units</w:t>
            </w:r>
          </w:p>
        </w:tc>
        <w:tc>
          <w:tcPr>
            <w:tcW w:w="5303" w:type="dxa"/>
            <w:tcBorders>
              <w:top w:val="single" w:sz="8" w:space="0" w:color="000000"/>
              <w:left w:val="single" w:sz="8" w:space="0" w:color="000000"/>
              <w:bottom w:val="single" w:sz="8" w:space="0" w:color="000000"/>
              <w:right w:val="single" w:sz="8" w:space="0" w:color="000000"/>
            </w:tcBorders>
          </w:tcPr>
          <w:p w14:paraId="63B61404" w14:textId="77777777" w:rsidR="00685C36" w:rsidRDefault="00B83879">
            <w:pPr>
              <w:spacing w:after="0" w:line="259" w:lineRule="auto"/>
              <w:ind w:left="0" w:right="41" w:firstLine="0"/>
              <w:jc w:val="center"/>
            </w:pPr>
            <w:r>
              <w:t>Count of housing units in block from 1990 Census</w:t>
            </w:r>
          </w:p>
        </w:tc>
      </w:tr>
      <w:tr w:rsidR="00685C36" w14:paraId="73550C9E" w14:textId="77777777">
        <w:trPr>
          <w:trHeight w:val="385"/>
        </w:trPr>
        <w:tc>
          <w:tcPr>
            <w:tcW w:w="3337" w:type="dxa"/>
            <w:tcBorders>
              <w:top w:val="single" w:sz="8" w:space="0" w:color="000000"/>
              <w:left w:val="single" w:sz="8" w:space="0" w:color="000000"/>
              <w:bottom w:val="single" w:sz="8" w:space="0" w:color="000000"/>
              <w:right w:val="single" w:sz="8" w:space="0" w:color="000000"/>
            </w:tcBorders>
          </w:tcPr>
          <w:p w14:paraId="157533FE" w14:textId="77777777" w:rsidR="00685C36" w:rsidRDefault="00B83879">
            <w:pPr>
              <w:spacing w:after="0" w:line="259" w:lineRule="auto"/>
              <w:ind w:left="0" w:firstLine="0"/>
              <w:jc w:val="left"/>
            </w:pPr>
            <w:r>
              <w:t>% Housing Unit Change 1990-2020</w:t>
            </w:r>
          </w:p>
        </w:tc>
        <w:tc>
          <w:tcPr>
            <w:tcW w:w="5303" w:type="dxa"/>
            <w:tcBorders>
              <w:top w:val="single" w:sz="8" w:space="0" w:color="000000"/>
              <w:left w:val="single" w:sz="8" w:space="0" w:color="000000"/>
              <w:bottom w:val="single" w:sz="8" w:space="0" w:color="000000"/>
              <w:right w:val="single" w:sz="8" w:space="0" w:color="000000"/>
            </w:tcBorders>
          </w:tcPr>
          <w:p w14:paraId="4C58522B" w14:textId="77777777" w:rsidR="00685C36" w:rsidRDefault="00B83879">
            <w:pPr>
              <w:spacing w:after="0" w:line="259" w:lineRule="auto"/>
              <w:ind w:left="0" w:firstLine="0"/>
              <w:jc w:val="left"/>
            </w:pPr>
            <w:r>
              <w:t>% change in housing units between 1990 and 2020 Census</w:t>
            </w:r>
          </w:p>
        </w:tc>
      </w:tr>
      <w:tr w:rsidR="00685C36" w14:paraId="42AFDEFB" w14:textId="77777777">
        <w:trPr>
          <w:trHeight w:val="960"/>
        </w:trPr>
        <w:tc>
          <w:tcPr>
            <w:tcW w:w="3337" w:type="dxa"/>
            <w:tcBorders>
              <w:top w:val="single" w:sz="8" w:space="0" w:color="000000"/>
              <w:left w:val="single" w:sz="8" w:space="0" w:color="000000"/>
              <w:bottom w:val="single" w:sz="8" w:space="0" w:color="000000"/>
              <w:right w:val="single" w:sz="8" w:space="0" w:color="000000"/>
            </w:tcBorders>
          </w:tcPr>
          <w:p w14:paraId="20D1F0CD" w14:textId="77777777" w:rsidR="00685C36" w:rsidRDefault="00B83879">
            <w:pPr>
              <w:spacing w:after="0" w:line="259" w:lineRule="auto"/>
              <w:ind w:left="0" w:right="41" w:firstLine="0"/>
              <w:jc w:val="center"/>
            </w:pPr>
            <w:r>
              <w:t>Distance to Public Water Intake</w:t>
            </w:r>
          </w:p>
        </w:tc>
        <w:tc>
          <w:tcPr>
            <w:tcW w:w="5303" w:type="dxa"/>
            <w:tcBorders>
              <w:top w:val="single" w:sz="8" w:space="0" w:color="000000"/>
              <w:left w:val="single" w:sz="8" w:space="0" w:color="000000"/>
              <w:bottom w:val="single" w:sz="8" w:space="0" w:color="000000"/>
              <w:right w:val="single" w:sz="8" w:space="0" w:color="000000"/>
            </w:tcBorders>
          </w:tcPr>
          <w:p w14:paraId="310FB56D" w14:textId="77777777" w:rsidR="00685C36" w:rsidRDefault="00B83879">
            <w:pPr>
              <w:spacing w:after="0" w:line="259" w:lineRule="auto"/>
              <w:ind w:left="0" w:firstLine="0"/>
            </w:pPr>
            <w:r>
              <w:t>Distance in kilometers between block centroid and closest public water intake as derived from the Safe Drinking Water Information System</w:t>
            </w:r>
          </w:p>
        </w:tc>
      </w:tr>
    </w:tbl>
    <w:p w14:paraId="700A087D" w14:textId="77777777" w:rsidR="00685C36" w:rsidRDefault="00B83879">
      <w:pPr>
        <w:spacing w:after="91" w:line="259" w:lineRule="auto"/>
        <w:ind w:left="-209" w:right="-168" w:firstLine="0"/>
        <w:jc w:val="left"/>
      </w:pPr>
      <w:r>
        <w:rPr>
          <w:noProof/>
        </w:rPr>
        <w:lastRenderedPageBreak/>
        <w:drawing>
          <wp:inline distT="0" distB="0" distL="0" distR="0" wp14:anchorId="6EBD7041" wp14:editId="74885C6E">
            <wp:extent cx="5752036" cy="7772416"/>
            <wp:effectExtent l="0" t="0" r="0" b="0"/>
            <wp:docPr id="6574" name="Picture 6574"/>
            <wp:cNvGraphicFramePr/>
            <a:graphic xmlns:a="http://schemas.openxmlformats.org/drawingml/2006/main">
              <a:graphicData uri="http://schemas.openxmlformats.org/drawingml/2006/picture">
                <pic:pic xmlns:pic="http://schemas.openxmlformats.org/drawingml/2006/picture">
                  <pic:nvPicPr>
                    <pic:cNvPr id="6574" name="Picture 6574"/>
                    <pic:cNvPicPr/>
                  </pic:nvPicPr>
                  <pic:blipFill>
                    <a:blip r:embed="rId14"/>
                    <a:stretch>
                      <a:fillRect/>
                    </a:stretch>
                  </pic:blipFill>
                  <pic:spPr>
                    <a:xfrm>
                      <a:off x="0" y="0"/>
                      <a:ext cx="5752036" cy="7772416"/>
                    </a:xfrm>
                    <a:prstGeom prst="rect">
                      <a:avLst/>
                    </a:prstGeom>
                  </pic:spPr>
                </pic:pic>
              </a:graphicData>
            </a:graphic>
          </wp:inline>
        </w:drawing>
      </w:r>
    </w:p>
    <w:p w14:paraId="4BF4A449" w14:textId="77777777" w:rsidR="00685C36" w:rsidRDefault="00B83879">
      <w:pPr>
        <w:spacing w:line="258" w:lineRule="auto"/>
        <w:jc w:val="center"/>
      </w:pPr>
      <w:r>
        <w:lastRenderedPageBreak/>
        <w:t>Figure 3:  Visualization of decision tree to predict whether a census block is served by a public water system.</w:t>
      </w:r>
    </w:p>
    <w:p w14:paraId="034F6E8C" w14:textId="77777777" w:rsidR="00685C36" w:rsidRDefault="00B83879">
      <w:pPr>
        <w:pStyle w:val="Heading1"/>
        <w:ind w:left="-5"/>
      </w:pPr>
      <w:bookmarkStart w:id="64" w:name="_Toc42573"/>
      <w:r>
        <w:t>1:1 Match</w:t>
      </w:r>
      <w:bookmarkEnd w:id="64"/>
    </w:p>
    <w:p w14:paraId="1950A529" w14:textId="15DFA357" w:rsidR="00685C36" w:rsidRDefault="00B83879">
      <w:pPr>
        <w:spacing w:after="195"/>
        <w:ind w:left="-5"/>
      </w:pPr>
      <w:r>
        <w:t xml:space="preserve">Census blocks that are predicted to be served by public water by the binary water use model (Figure 3) are ‘aggregated’ or ‘dissolved’ spatially, meaning they are combined with any contiguous blocks that are also estimated to be served by public water systems into larger polygons. These aggregated polygons are then spatially joined with </w:t>
      </w:r>
      <w:ins w:id="65" w:author="Klawitter, Chandler" w:date="2024-03-27T18:19:00Z">
        <w:r w:rsidR="002A4B4D">
          <w:t xml:space="preserve">water system </w:t>
        </w:r>
      </w:ins>
      <w:r>
        <w:t xml:space="preserve">facility locations from SDWIS, which include intakes, </w:t>
      </w:r>
      <w:proofErr w:type="gramStart"/>
      <w:r>
        <w:t>wells</w:t>
      </w:r>
      <w:proofErr w:type="gramEnd"/>
      <w:r>
        <w:t xml:space="preserve"> and treatment plants. If a single aggregated area can only be associated with facilities from a single public water system, that area is assigned to </w:t>
      </w:r>
      <w:del w:id="66" w:author="Klawitter, Chandler" w:date="2024-03-27T18:19:00Z">
        <w:r w:rsidDel="002A4B4D">
          <w:delText xml:space="preserve">that </w:delText>
        </w:r>
      </w:del>
      <w:ins w:id="67" w:author="Klawitter, Chandler" w:date="2024-03-27T18:19:00Z">
        <w:r w:rsidR="002A4B4D">
          <w:t>the</w:t>
        </w:r>
      </w:ins>
      <w:ins w:id="68" w:author="Klawitter, Chandler" w:date="2024-03-27T18:20:00Z">
        <w:r w:rsidR="002A4B4D">
          <w:t xml:space="preserve"> identified</w:t>
        </w:r>
      </w:ins>
      <w:ins w:id="69" w:author="Klawitter, Chandler" w:date="2024-03-27T18:19:00Z">
        <w:r w:rsidR="002A4B4D">
          <w:t xml:space="preserve"> </w:t>
        </w:r>
      </w:ins>
      <w:r>
        <w:t>PWSID.</w:t>
      </w:r>
    </w:p>
    <w:p w14:paraId="45DCE77E" w14:textId="77777777" w:rsidR="00685C36" w:rsidRDefault="00B83879">
      <w:pPr>
        <w:pStyle w:val="Heading1"/>
        <w:spacing w:after="102"/>
        <w:ind w:left="-5"/>
      </w:pPr>
      <w:bookmarkStart w:id="70" w:name="_Toc42574"/>
      <w:r>
        <w:t>Random Forest</w:t>
      </w:r>
      <w:bookmarkEnd w:id="70"/>
    </w:p>
    <w:p w14:paraId="46A9B633" w14:textId="77777777" w:rsidR="00685C36" w:rsidRDefault="00B83879">
      <w:pPr>
        <w:spacing w:after="20" w:line="259" w:lineRule="auto"/>
        <w:ind w:left="-5"/>
        <w:jc w:val="left"/>
      </w:pPr>
      <w:r>
        <w:t>Predictor Variables (factors)</w:t>
      </w:r>
    </w:p>
    <w:p w14:paraId="77BF8BCE" w14:textId="1988E026" w:rsidR="00685C36" w:rsidRDefault="00B83879">
      <w:pPr>
        <w:spacing w:after="121" w:line="257" w:lineRule="auto"/>
        <w:ind w:left="0" w:firstLine="0"/>
        <w:jc w:val="left"/>
      </w:pPr>
      <w:r>
        <w:t xml:space="preserve">The goal of the random forest model is to </w:t>
      </w:r>
      <w:del w:id="71" w:author="Klawitter, Chandler" w:date="2024-03-27T18:21:00Z">
        <w:r w:rsidDel="002A4B4D">
          <w:delText xml:space="preserve">be able to </w:delText>
        </w:r>
      </w:del>
      <w:r>
        <w:t xml:space="preserve">determine what </w:t>
      </w:r>
      <w:commentRangeStart w:id="72"/>
      <w:r>
        <w:t xml:space="preserve">type of community </w:t>
      </w:r>
      <w:commentRangeEnd w:id="72"/>
      <w:r w:rsidR="002A4B4D">
        <w:rPr>
          <w:rStyle w:val="CommentReference"/>
        </w:rPr>
        <w:commentReference w:id="72"/>
      </w:r>
      <w:r>
        <w:t xml:space="preserve">a block is within and based on the local public water infrastructure, what system it is most likely to be served by. For example, a block in a rural area that is using public water may be more likely to be very close to its source water intake </w:t>
      </w:r>
      <w:ins w:id="73" w:author="Klawitter, Chandler" w:date="2024-03-27T18:22:00Z">
        <w:r w:rsidR="002A4B4D">
          <w:t xml:space="preserve">or well </w:t>
        </w:r>
      </w:ins>
      <w:r>
        <w:t xml:space="preserve">if it is a very small system and more likely to be farther away if it a very large rural water district. If </w:t>
      </w:r>
      <w:del w:id="74" w:author="Klawitter, Chandler" w:date="2024-03-27T18:23:00Z">
        <w:r w:rsidDel="00CA2861">
          <w:delText xml:space="preserve">you are served by </w:delText>
        </w:r>
      </w:del>
      <w:r>
        <w:t xml:space="preserve">a system </w:t>
      </w:r>
      <w:del w:id="75" w:author="Klawitter, Chandler" w:date="2024-03-27T18:23:00Z">
        <w:r w:rsidDel="00CA2861">
          <w:delText xml:space="preserve">that </w:delText>
        </w:r>
      </w:del>
      <w:r>
        <w:t xml:space="preserve">purchases </w:t>
      </w:r>
      <w:proofErr w:type="gramStart"/>
      <w:r>
        <w:t>all of</w:t>
      </w:r>
      <w:proofErr w:type="gramEnd"/>
      <w:r>
        <w:t xml:space="preserve"> its water</w:t>
      </w:r>
      <w:ins w:id="76" w:author="Klawitter, Chandler" w:date="2024-03-27T18:23:00Z">
        <w:r w:rsidR="00CA2861">
          <w:t xml:space="preserve"> from another system or systems</w:t>
        </w:r>
      </w:ins>
      <w:r>
        <w:t xml:space="preserve">, </w:t>
      </w:r>
      <w:del w:id="77" w:author="Klawitter, Chandler" w:date="2024-03-27T18:24:00Z">
        <w:r w:rsidDel="00CA2861">
          <w:delText xml:space="preserve">the </w:delText>
        </w:r>
      </w:del>
      <w:ins w:id="78" w:author="Klawitter, Chandler" w:date="2024-03-27T18:24:00Z">
        <w:r w:rsidR="00CA2861">
          <w:t>its</w:t>
        </w:r>
        <w:r w:rsidR="00CA2861">
          <w:t xml:space="preserve"> </w:t>
        </w:r>
      </w:ins>
      <w:del w:id="79" w:author="Klawitter, Chandler" w:date="2024-03-27T18:23:00Z">
        <w:r w:rsidDel="00CA2861">
          <w:delText xml:space="preserve">infrastructure </w:delText>
        </w:r>
      </w:del>
      <w:ins w:id="80" w:author="Klawitter, Chandler" w:date="2024-03-27T18:23:00Z">
        <w:r w:rsidR="00CA2861">
          <w:t>facility locations</w:t>
        </w:r>
        <w:r w:rsidR="00CA2861">
          <w:t xml:space="preserve"> </w:t>
        </w:r>
      </w:ins>
      <w:r>
        <w:t>may be farther away as well.</w:t>
      </w:r>
    </w:p>
    <w:p w14:paraId="0A635068" w14:textId="77777777" w:rsidR="00685C36" w:rsidRDefault="00B83879">
      <w:pPr>
        <w:spacing w:after="117"/>
        <w:ind w:left="-5"/>
      </w:pPr>
      <w:r>
        <w:t xml:space="preserve">The random forest is set up to evaluate the relationship between a single census block and a single </w:t>
      </w:r>
      <w:commentRangeStart w:id="81"/>
      <w:r>
        <w:t>point</w:t>
      </w:r>
      <w:commentRangeEnd w:id="81"/>
      <w:r w:rsidR="00640CB5">
        <w:rPr>
          <w:rStyle w:val="CommentReference"/>
        </w:rPr>
        <w:commentReference w:id="81"/>
      </w:r>
      <w:r>
        <w:t xml:space="preserve"> associated with a public water system. The tabular data used to train and apply the random forest model has one row for the relationship between every block and every facility point within 25 miles. As an example, if there are seven different facilities within twenty-five miles of a census block, the table used for the random forest will have seven rows for that census block. Each facility is associated with a parent PWSID. The random forest model then predicts a probability that the parent PWSID is serving the census block in the same row of the table. Predictor variables can be thought of as belonging to one of two groups:</w:t>
      </w:r>
    </w:p>
    <w:p w14:paraId="1F104EEB" w14:textId="77777777" w:rsidR="00685C36" w:rsidRDefault="00B83879">
      <w:pPr>
        <w:numPr>
          <w:ilvl w:val="0"/>
          <w:numId w:val="1"/>
        </w:numPr>
        <w:ind w:hanging="187"/>
      </w:pPr>
      <w:r>
        <w:t>Variables that that characterize the census block</w:t>
      </w:r>
    </w:p>
    <w:p w14:paraId="4FB05C7F" w14:textId="77777777" w:rsidR="00685C36" w:rsidRDefault="00B83879">
      <w:pPr>
        <w:numPr>
          <w:ilvl w:val="0"/>
          <w:numId w:val="1"/>
        </w:numPr>
        <w:spacing w:after="116"/>
        <w:ind w:hanging="187"/>
      </w:pPr>
      <w:r>
        <w:t>Variables that characterize the water system.</w:t>
      </w:r>
    </w:p>
    <w:p w14:paraId="3BD946C9" w14:textId="77777777" w:rsidR="00685C36" w:rsidRDefault="00B83879">
      <w:pPr>
        <w:spacing w:after="167"/>
        <w:ind w:left="-5"/>
      </w:pPr>
      <w:r>
        <w:t>The random forest model then determines the correct interplay between the variables to determine a probability that a particular system serves a particular census block.</w:t>
      </w:r>
    </w:p>
    <w:p w14:paraId="197D4DE9" w14:textId="77777777" w:rsidR="00685C36" w:rsidRDefault="00B83879">
      <w:pPr>
        <w:spacing w:after="169" w:line="259" w:lineRule="auto"/>
        <w:ind w:left="-5"/>
        <w:jc w:val="left"/>
      </w:pPr>
      <w:r>
        <w:t>Variables that Describe the Census Block</w:t>
      </w:r>
    </w:p>
    <w:p w14:paraId="7722A2A8" w14:textId="77777777" w:rsidR="00685C36" w:rsidRDefault="00B83879">
      <w:pPr>
        <w:spacing w:after="47" w:line="259" w:lineRule="auto"/>
        <w:ind w:left="-5"/>
        <w:jc w:val="left"/>
      </w:pPr>
      <w:r>
        <w:t>Population</w:t>
      </w:r>
    </w:p>
    <w:p w14:paraId="06C6FE05" w14:textId="77777777" w:rsidR="00685C36" w:rsidRDefault="00B83879">
      <w:pPr>
        <w:spacing w:after="122"/>
        <w:ind w:left="-5"/>
      </w:pPr>
      <w:r>
        <w:t xml:space="preserve">Variable Name: </w:t>
      </w:r>
      <w:r>
        <w:rPr>
          <w:rFonts w:ascii="Courier New" w:eastAsia="Courier New" w:hAnsi="Courier New" w:cs="Courier New"/>
          <w:sz w:val="18"/>
        </w:rPr>
        <w:t>Population</w:t>
      </w:r>
    </w:p>
    <w:p w14:paraId="1B0BCA61" w14:textId="77777777" w:rsidR="00685C36" w:rsidRDefault="00B83879">
      <w:pPr>
        <w:spacing w:after="166"/>
        <w:ind w:left="-5"/>
      </w:pPr>
      <w:r>
        <w:t>Population is taken from the 2020 Census, obtained at the census block level.</w:t>
      </w:r>
    </w:p>
    <w:p w14:paraId="2E5FA66F" w14:textId="77777777" w:rsidR="00685C36" w:rsidRDefault="00B83879">
      <w:pPr>
        <w:spacing w:after="39" w:line="259" w:lineRule="auto"/>
        <w:ind w:left="-5"/>
        <w:jc w:val="left"/>
      </w:pPr>
      <w:r>
        <w:t>Local Population Density</w:t>
      </w:r>
    </w:p>
    <w:p w14:paraId="2680B6D5" w14:textId="77777777" w:rsidR="00685C36" w:rsidRDefault="00B83879">
      <w:pPr>
        <w:spacing w:after="120"/>
        <w:ind w:left="-5"/>
      </w:pPr>
      <w:r>
        <w:t xml:space="preserve">Variable Name: </w:t>
      </w:r>
      <w:proofErr w:type="spellStart"/>
      <w:r>
        <w:rPr>
          <w:rFonts w:ascii="Courier New" w:eastAsia="Courier New" w:hAnsi="Courier New" w:cs="Courier New"/>
          <w:sz w:val="18"/>
        </w:rPr>
        <w:t>Pop_km</w:t>
      </w:r>
      <w:proofErr w:type="spellEnd"/>
    </w:p>
    <w:p w14:paraId="32F2E04C" w14:textId="77777777" w:rsidR="00685C36" w:rsidRDefault="00B83879">
      <w:pPr>
        <w:ind w:left="-5"/>
      </w:pPr>
      <w:r>
        <w:t xml:space="preserve">The centroid of each block is buffered by 2 miles (3,218.69 meters). The population density is then calculated as an </w:t>
      </w:r>
      <w:proofErr w:type="spellStart"/>
      <w:r>
        <w:t>areal</w:t>
      </w:r>
      <w:proofErr w:type="spellEnd"/>
      <w:r>
        <w:t xml:space="preserve"> weighted population density of census blocks that intersect the buffer.</w:t>
      </w:r>
    </w:p>
    <w:p w14:paraId="2A939210" w14:textId="77777777" w:rsidR="00685C36" w:rsidRDefault="00B83879">
      <w:pPr>
        <w:spacing w:after="41" w:line="259" w:lineRule="auto"/>
        <w:ind w:left="-5"/>
        <w:jc w:val="left"/>
      </w:pPr>
      <w:r>
        <w:t>Area</w:t>
      </w:r>
    </w:p>
    <w:p w14:paraId="7A572A1A" w14:textId="77777777" w:rsidR="00685C36" w:rsidRDefault="00B83879">
      <w:pPr>
        <w:spacing w:after="121"/>
        <w:ind w:left="-5"/>
      </w:pPr>
      <w:r>
        <w:lastRenderedPageBreak/>
        <w:t xml:space="preserve">Variable Name: </w:t>
      </w:r>
      <w:proofErr w:type="spellStart"/>
      <w:r>
        <w:rPr>
          <w:rFonts w:ascii="Courier New" w:eastAsia="Courier New" w:hAnsi="Courier New" w:cs="Courier New"/>
          <w:sz w:val="18"/>
        </w:rPr>
        <w:t>Area_Km</w:t>
      </w:r>
      <w:proofErr w:type="spellEnd"/>
    </w:p>
    <w:p w14:paraId="7CF733C8" w14:textId="77777777" w:rsidR="00685C36" w:rsidRDefault="00B83879">
      <w:pPr>
        <w:spacing w:after="167"/>
        <w:ind w:left="-5"/>
      </w:pPr>
      <w:r>
        <w:t>Area is calculated for each block in square kilometers using the Albers equal area projection (</w:t>
      </w:r>
      <w:proofErr w:type="spellStart"/>
      <w:r>
        <w:t>crs</w:t>
      </w:r>
      <w:proofErr w:type="spellEnd"/>
      <w:r>
        <w:t xml:space="preserve"> = 5070).</w:t>
      </w:r>
    </w:p>
    <w:p w14:paraId="328A881A" w14:textId="77777777" w:rsidR="00685C36" w:rsidRDefault="00B83879">
      <w:pPr>
        <w:spacing w:after="43" w:line="259" w:lineRule="auto"/>
        <w:ind w:left="-5"/>
        <w:jc w:val="left"/>
      </w:pPr>
      <w:r>
        <w:t>Probability of Public Water</w:t>
      </w:r>
    </w:p>
    <w:p w14:paraId="07941E72" w14:textId="77777777" w:rsidR="00685C36" w:rsidRDefault="00B83879">
      <w:pPr>
        <w:spacing w:after="121"/>
        <w:ind w:left="-5"/>
      </w:pPr>
      <w:r>
        <w:t xml:space="preserve">Variable Name: </w:t>
      </w:r>
      <w:proofErr w:type="spellStart"/>
      <w:r>
        <w:rPr>
          <w:rFonts w:ascii="Courier New" w:eastAsia="Courier New" w:hAnsi="Courier New" w:cs="Courier New"/>
          <w:sz w:val="18"/>
        </w:rPr>
        <w:t>Prob_Pub</w:t>
      </w:r>
      <w:proofErr w:type="spellEnd"/>
    </w:p>
    <w:p w14:paraId="5860BC73" w14:textId="77777777" w:rsidR="00685C36" w:rsidRDefault="00B83879">
      <w:pPr>
        <w:spacing w:after="167"/>
        <w:ind w:left="-5"/>
      </w:pPr>
      <w:r>
        <w:t>The probability (0-1) of a block being served by public water as estimated from the ORD water use decision tree model (Figure 3).</w:t>
      </w:r>
    </w:p>
    <w:p w14:paraId="122A7B18" w14:textId="77777777" w:rsidR="00685C36" w:rsidRDefault="00B83879">
      <w:pPr>
        <w:spacing w:after="47" w:line="259" w:lineRule="auto"/>
        <w:ind w:left="-5"/>
        <w:jc w:val="left"/>
      </w:pPr>
      <w:r>
        <w:t>Buildings</w:t>
      </w:r>
    </w:p>
    <w:p w14:paraId="02C1101B" w14:textId="77777777" w:rsidR="00685C36" w:rsidRDefault="00B83879">
      <w:pPr>
        <w:spacing w:after="122"/>
        <w:ind w:left="-5"/>
      </w:pPr>
      <w:r>
        <w:t xml:space="preserve">Variable Name: </w:t>
      </w:r>
      <w:proofErr w:type="spellStart"/>
      <w:r>
        <w:rPr>
          <w:rFonts w:ascii="Courier New" w:eastAsia="Courier New" w:hAnsi="Courier New" w:cs="Courier New"/>
          <w:sz w:val="18"/>
        </w:rPr>
        <w:t>nBuildings</w:t>
      </w:r>
      <w:proofErr w:type="spellEnd"/>
    </w:p>
    <w:p w14:paraId="43937AC1" w14:textId="77777777" w:rsidR="00685C36" w:rsidRDefault="00B83879">
      <w:pPr>
        <w:spacing w:after="167"/>
        <w:ind w:left="-5"/>
      </w:pPr>
      <w:r>
        <w:t xml:space="preserve">The number of buildings within a census block that are greater </w:t>
      </w:r>
      <w:proofErr w:type="spellStart"/>
      <w:r>
        <w:t>then</w:t>
      </w:r>
      <w:proofErr w:type="spellEnd"/>
      <w:r>
        <w:t xml:space="preserve"> 50 square meters in area. This is calculated using </w:t>
      </w:r>
      <w:proofErr w:type="spellStart"/>
      <w:r>
        <w:t>microsoft</w:t>
      </w:r>
      <w:proofErr w:type="spellEnd"/>
      <w:r>
        <w:t xml:space="preserve"> building footprints.</w:t>
      </w:r>
    </w:p>
    <w:p w14:paraId="0BD918A2" w14:textId="77777777" w:rsidR="00685C36" w:rsidRDefault="00B83879">
      <w:pPr>
        <w:spacing w:after="41" w:line="259" w:lineRule="auto"/>
        <w:ind w:left="-5"/>
        <w:jc w:val="left"/>
      </w:pPr>
      <w:r>
        <w:t>Percent Buildings</w:t>
      </w:r>
    </w:p>
    <w:p w14:paraId="2292B327" w14:textId="77777777" w:rsidR="00685C36" w:rsidRDefault="00B83879">
      <w:pPr>
        <w:spacing w:after="121"/>
        <w:ind w:left="-5"/>
      </w:pPr>
      <w:r>
        <w:t xml:space="preserve">Variable Name: </w:t>
      </w:r>
      <w:proofErr w:type="spellStart"/>
      <w:r>
        <w:rPr>
          <w:rFonts w:ascii="Courier New" w:eastAsia="Courier New" w:hAnsi="Courier New" w:cs="Courier New"/>
          <w:sz w:val="18"/>
        </w:rPr>
        <w:t>PctBldg</w:t>
      </w:r>
      <w:proofErr w:type="spellEnd"/>
    </w:p>
    <w:p w14:paraId="70EFB0C3" w14:textId="77777777" w:rsidR="00685C36" w:rsidRDefault="00B83879">
      <w:pPr>
        <w:spacing w:after="167"/>
        <w:ind w:left="-5"/>
      </w:pPr>
      <w:r>
        <w:t xml:space="preserve">The percent area of the census block that is covered by buildings. This is calculated as the total area of </w:t>
      </w:r>
      <w:proofErr w:type="spellStart"/>
      <w:r>
        <w:t>microsoft</w:t>
      </w:r>
      <w:proofErr w:type="spellEnd"/>
      <w:r>
        <w:t xml:space="preserve"> building footprints divided by the area of the census block.</w:t>
      </w:r>
    </w:p>
    <w:p w14:paraId="365D21A0" w14:textId="77777777" w:rsidR="00685C36" w:rsidRDefault="00B83879">
      <w:pPr>
        <w:spacing w:after="47" w:line="259" w:lineRule="auto"/>
        <w:ind w:left="-5"/>
        <w:jc w:val="left"/>
      </w:pPr>
      <w:r>
        <w:t>Mean Building Area</w:t>
      </w:r>
    </w:p>
    <w:p w14:paraId="2DDFC979" w14:textId="77777777" w:rsidR="00685C36" w:rsidRDefault="00B83879">
      <w:pPr>
        <w:spacing w:after="122"/>
        <w:ind w:left="-5"/>
      </w:pPr>
      <w:r>
        <w:t xml:space="preserve">Variable Name: </w:t>
      </w:r>
      <w:proofErr w:type="spellStart"/>
      <w:r>
        <w:rPr>
          <w:rFonts w:ascii="Courier New" w:eastAsia="Courier New" w:hAnsi="Courier New" w:cs="Courier New"/>
          <w:sz w:val="18"/>
        </w:rPr>
        <w:t>meanBldg_m</w:t>
      </w:r>
      <w:proofErr w:type="spellEnd"/>
    </w:p>
    <w:p w14:paraId="7D40F255" w14:textId="77777777" w:rsidR="00685C36" w:rsidRDefault="00B83879">
      <w:pPr>
        <w:spacing w:after="166"/>
        <w:ind w:left="-5"/>
      </w:pPr>
      <w:r>
        <w:t>The mean area in square meters of buildings within the census block.</w:t>
      </w:r>
    </w:p>
    <w:p w14:paraId="3F9D9CBE" w14:textId="77777777" w:rsidR="00685C36" w:rsidRDefault="00B83879">
      <w:pPr>
        <w:spacing w:after="45" w:line="259" w:lineRule="auto"/>
        <w:ind w:left="-5"/>
        <w:jc w:val="left"/>
      </w:pPr>
      <w:r>
        <w:t>Minimum Building Area</w:t>
      </w:r>
    </w:p>
    <w:p w14:paraId="1C92F43A" w14:textId="77777777" w:rsidR="00685C36" w:rsidRDefault="00B83879">
      <w:pPr>
        <w:spacing w:after="122"/>
        <w:ind w:left="-5"/>
      </w:pPr>
      <w:r>
        <w:t xml:space="preserve">Variable Name: </w:t>
      </w:r>
      <w:proofErr w:type="spellStart"/>
      <w:r>
        <w:rPr>
          <w:rFonts w:ascii="Courier New" w:eastAsia="Courier New" w:hAnsi="Courier New" w:cs="Courier New"/>
          <w:sz w:val="18"/>
        </w:rPr>
        <w:t>minBldg_m</w:t>
      </w:r>
      <w:proofErr w:type="spellEnd"/>
    </w:p>
    <w:p w14:paraId="4CB00852" w14:textId="77777777" w:rsidR="00685C36" w:rsidRDefault="00B83879">
      <w:pPr>
        <w:spacing w:after="167"/>
        <w:ind w:left="-5"/>
      </w:pPr>
      <w:r>
        <w:t>The area in square meters of the smallest building within the census block (Only buildings greater than or equal to 50 square meters included).</w:t>
      </w:r>
    </w:p>
    <w:p w14:paraId="183C14EC" w14:textId="77777777" w:rsidR="00685C36" w:rsidRDefault="00B83879">
      <w:pPr>
        <w:spacing w:after="45" w:line="259" w:lineRule="auto"/>
        <w:ind w:left="-5"/>
        <w:jc w:val="left"/>
      </w:pPr>
      <w:r>
        <w:t>Maximum Building Area</w:t>
      </w:r>
    </w:p>
    <w:p w14:paraId="53FB611F" w14:textId="77777777" w:rsidR="00685C36" w:rsidRDefault="00B83879">
      <w:pPr>
        <w:spacing w:after="122"/>
        <w:ind w:left="-5"/>
      </w:pPr>
      <w:r>
        <w:t xml:space="preserve">Variable Name: </w:t>
      </w:r>
      <w:proofErr w:type="spellStart"/>
      <w:r>
        <w:rPr>
          <w:rFonts w:ascii="Courier New" w:eastAsia="Courier New" w:hAnsi="Courier New" w:cs="Courier New"/>
          <w:sz w:val="18"/>
        </w:rPr>
        <w:t>maxBldg_m</w:t>
      </w:r>
      <w:proofErr w:type="spellEnd"/>
    </w:p>
    <w:p w14:paraId="6DC9D5B9" w14:textId="77777777" w:rsidR="00685C36" w:rsidRDefault="00B83879">
      <w:pPr>
        <w:spacing w:after="167"/>
        <w:ind w:left="-5"/>
      </w:pPr>
      <w:r>
        <w:t>The area in square meters of the largest building within the census block (Only buildings greater than or equal to 50 square meters included).</w:t>
      </w:r>
    </w:p>
    <w:p w14:paraId="731916E3" w14:textId="77777777" w:rsidR="00685C36" w:rsidRDefault="00B83879">
      <w:pPr>
        <w:spacing w:after="43" w:line="259" w:lineRule="auto"/>
        <w:ind w:left="-5"/>
        <w:jc w:val="left"/>
      </w:pPr>
      <w:r>
        <w:t>Standard Deviation of Building Area</w:t>
      </w:r>
    </w:p>
    <w:p w14:paraId="248FE5E6" w14:textId="77777777" w:rsidR="00685C36" w:rsidRDefault="00B83879">
      <w:pPr>
        <w:spacing w:after="121"/>
        <w:ind w:left="-5"/>
      </w:pPr>
      <w:r>
        <w:t xml:space="preserve">Variable Name: </w:t>
      </w:r>
      <w:proofErr w:type="spellStart"/>
      <w:r>
        <w:rPr>
          <w:rFonts w:ascii="Courier New" w:eastAsia="Courier New" w:hAnsi="Courier New" w:cs="Courier New"/>
          <w:sz w:val="18"/>
        </w:rPr>
        <w:t>sdBldg_m</w:t>
      </w:r>
      <w:proofErr w:type="spellEnd"/>
    </w:p>
    <w:p w14:paraId="3F735D88" w14:textId="77777777" w:rsidR="00685C36" w:rsidRDefault="00B83879">
      <w:pPr>
        <w:spacing w:after="166"/>
        <w:ind w:left="-5"/>
      </w:pPr>
      <w:r>
        <w:t>The standard deviation of area of buildings in square meters within a census block.</w:t>
      </w:r>
    </w:p>
    <w:p w14:paraId="47D7EDFE" w14:textId="77777777" w:rsidR="00685C36" w:rsidRDefault="00B83879">
      <w:pPr>
        <w:spacing w:after="26" w:line="259" w:lineRule="auto"/>
        <w:ind w:left="-5"/>
        <w:jc w:val="left"/>
      </w:pPr>
      <w:r>
        <w:t>Rural / Urban</w:t>
      </w:r>
    </w:p>
    <w:p w14:paraId="41D1FCF8" w14:textId="77777777" w:rsidR="00685C36" w:rsidRDefault="00B83879">
      <w:pPr>
        <w:ind w:left="-5"/>
      </w:pPr>
      <w:r>
        <w:t xml:space="preserve">Variable Name: </w:t>
      </w:r>
      <w:proofErr w:type="spellStart"/>
      <w:r>
        <w:rPr>
          <w:rFonts w:ascii="Courier New" w:eastAsia="Courier New" w:hAnsi="Courier New" w:cs="Courier New"/>
          <w:sz w:val="18"/>
        </w:rPr>
        <w:t>PctRural</w:t>
      </w:r>
      <w:proofErr w:type="spellEnd"/>
      <w:r>
        <w:t xml:space="preserve"> The census defined urban / rural</w:t>
      </w:r>
      <w:commentRangeStart w:id="82"/>
      <w:r>
        <w:t xml:space="preserve"> classifier </w:t>
      </w:r>
      <w:commentRangeEnd w:id="82"/>
      <w:r w:rsidR="00F003E2">
        <w:rPr>
          <w:rStyle w:val="CommentReference"/>
        </w:rPr>
        <w:commentReference w:id="82"/>
      </w:r>
      <w:r>
        <w:t>for 2020 (census block level).</w:t>
      </w:r>
    </w:p>
    <w:p w14:paraId="2FE28BD0" w14:textId="77777777" w:rsidR="00685C36" w:rsidRDefault="00B83879">
      <w:pPr>
        <w:spacing w:after="49" w:line="259" w:lineRule="auto"/>
        <w:ind w:left="-5"/>
        <w:jc w:val="left"/>
      </w:pPr>
      <w:r>
        <w:t>Mean Residential Acres</w:t>
      </w:r>
    </w:p>
    <w:p w14:paraId="211A7C9C" w14:textId="77777777" w:rsidR="00685C36" w:rsidRDefault="00B83879">
      <w:pPr>
        <w:spacing w:after="122"/>
        <w:ind w:left="-5"/>
      </w:pPr>
      <w:r>
        <w:t xml:space="preserve">Variable Name: </w:t>
      </w:r>
      <w:proofErr w:type="spellStart"/>
      <w:r>
        <w:rPr>
          <w:rFonts w:ascii="Courier New" w:eastAsia="Courier New" w:hAnsi="Courier New" w:cs="Courier New"/>
          <w:sz w:val="18"/>
        </w:rPr>
        <w:t>meanResAcres</w:t>
      </w:r>
      <w:proofErr w:type="spellEnd"/>
    </w:p>
    <w:p w14:paraId="102B428B" w14:textId="77777777" w:rsidR="00685C36" w:rsidRDefault="00B83879">
      <w:pPr>
        <w:spacing w:after="166"/>
        <w:ind w:left="-5"/>
      </w:pPr>
      <w:r>
        <w:t>The mean value in acres of parcels within the census block that are zoned for residential use.</w:t>
      </w:r>
    </w:p>
    <w:p w14:paraId="66A4881D" w14:textId="77777777" w:rsidR="00685C36" w:rsidRDefault="00B83879">
      <w:pPr>
        <w:spacing w:after="43" w:line="259" w:lineRule="auto"/>
        <w:ind w:left="-5"/>
        <w:jc w:val="left"/>
      </w:pPr>
      <w:r>
        <w:lastRenderedPageBreak/>
        <w:t>Count of Parcels</w:t>
      </w:r>
    </w:p>
    <w:p w14:paraId="5106B486" w14:textId="77777777" w:rsidR="00685C36" w:rsidRDefault="00B83879">
      <w:pPr>
        <w:spacing w:after="121"/>
        <w:ind w:left="-5"/>
      </w:pPr>
      <w:r>
        <w:t xml:space="preserve">Variable Name: </w:t>
      </w:r>
      <w:proofErr w:type="spellStart"/>
      <w:r>
        <w:rPr>
          <w:rFonts w:ascii="Courier New" w:eastAsia="Courier New" w:hAnsi="Courier New" w:cs="Courier New"/>
          <w:sz w:val="18"/>
        </w:rPr>
        <w:t>nParcels</w:t>
      </w:r>
      <w:proofErr w:type="spellEnd"/>
    </w:p>
    <w:p w14:paraId="0948596A" w14:textId="77777777" w:rsidR="00685C36" w:rsidRDefault="00B83879">
      <w:pPr>
        <w:spacing w:after="166"/>
        <w:ind w:left="-5"/>
      </w:pPr>
      <w:r>
        <w:t>The total count of parcels within the census block.</w:t>
      </w:r>
    </w:p>
    <w:p w14:paraId="379AFE17" w14:textId="77777777" w:rsidR="00685C36" w:rsidRDefault="00B83879">
      <w:pPr>
        <w:spacing w:after="43" w:line="259" w:lineRule="auto"/>
        <w:ind w:left="-5"/>
        <w:jc w:val="left"/>
      </w:pPr>
      <w:r>
        <w:t>Count of Mobile Homes</w:t>
      </w:r>
    </w:p>
    <w:p w14:paraId="5012963D" w14:textId="77777777" w:rsidR="00685C36" w:rsidRDefault="00B83879">
      <w:pPr>
        <w:spacing w:after="121"/>
        <w:ind w:left="-5"/>
      </w:pPr>
      <w:r>
        <w:t xml:space="preserve">Variable Name: </w:t>
      </w:r>
      <w:proofErr w:type="spellStart"/>
      <w:r>
        <w:rPr>
          <w:rFonts w:ascii="Courier New" w:eastAsia="Courier New" w:hAnsi="Courier New" w:cs="Courier New"/>
          <w:sz w:val="18"/>
        </w:rPr>
        <w:t>MH_Count</w:t>
      </w:r>
      <w:proofErr w:type="spellEnd"/>
    </w:p>
    <w:p w14:paraId="741A92D9" w14:textId="77777777" w:rsidR="00685C36" w:rsidRDefault="00B83879">
      <w:pPr>
        <w:spacing w:after="167"/>
        <w:ind w:left="-5"/>
      </w:pPr>
      <w:r>
        <w:t xml:space="preserve">The count of mobile home communities within a census block as derived from the </w:t>
      </w:r>
      <w:commentRangeStart w:id="83"/>
      <w:r>
        <w:t xml:space="preserve">(Homeland Infrastructure Foundation Level </w:t>
      </w:r>
      <w:proofErr w:type="gramStart"/>
      <w:r>
        <w:t>database)[</w:t>
      </w:r>
      <w:commentRangeEnd w:id="83"/>
      <w:proofErr w:type="gramEnd"/>
      <w:r w:rsidR="00F003E2">
        <w:rPr>
          <w:rStyle w:val="CommentReference"/>
        </w:rPr>
        <w:commentReference w:id="83"/>
      </w:r>
      <w:r>
        <w:t>https://hifld-geoplatform.opendata.arcgis.com/datasets/ mobile-home-parks/explore].</w:t>
      </w:r>
    </w:p>
    <w:p w14:paraId="3A80963A" w14:textId="77777777" w:rsidR="00685C36" w:rsidRDefault="00B83879">
      <w:pPr>
        <w:spacing w:after="41" w:line="259" w:lineRule="auto"/>
        <w:ind w:left="-5"/>
        <w:jc w:val="left"/>
      </w:pPr>
      <w:r>
        <w:t>Mobile Home Size</w:t>
      </w:r>
    </w:p>
    <w:p w14:paraId="72101199" w14:textId="77777777" w:rsidR="00685C36" w:rsidRDefault="00B83879">
      <w:pPr>
        <w:spacing w:after="121"/>
        <w:ind w:left="-5"/>
      </w:pPr>
      <w:r>
        <w:t xml:space="preserve">Variable Name: </w:t>
      </w:r>
      <w:proofErr w:type="spellStart"/>
      <w:r>
        <w:rPr>
          <w:rFonts w:ascii="Courier New" w:eastAsia="Courier New" w:hAnsi="Courier New" w:cs="Courier New"/>
          <w:sz w:val="18"/>
        </w:rPr>
        <w:t>MH_Size</w:t>
      </w:r>
      <w:proofErr w:type="spellEnd"/>
    </w:p>
    <w:p w14:paraId="6D801550" w14:textId="77777777" w:rsidR="00685C36" w:rsidRDefault="00B83879">
      <w:pPr>
        <w:spacing w:after="114"/>
        <w:ind w:left="-5"/>
      </w:pPr>
      <w:r>
        <w:t>The cumulative size of mobile home parks within a census block representing the number of mobile home units. This variable is presented as a factor.</w:t>
      </w:r>
    </w:p>
    <w:p w14:paraId="65BE8C48" w14:textId="77777777" w:rsidR="00685C36" w:rsidRDefault="00B83879">
      <w:pPr>
        <w:spacing w:after="0" w:line="259" w:lineRule="auto"/>
        <w:ind w:left="-5"/>
        <w:jc w:val="left"/>
      </w:pPr>
      <w:r>
        <w:t>Possible Values:</w:t>
      </w:r>
    </w:p>
    <w:tbl>
      <w:tblPr>
        <w:tblStyle w:val="TableGrid"/>
        <w:tblW w:w="2928" w:type="dxa"/>
        <w:tblInd w:w="2856" w:type="dxa"/>
        <w:tblCellMar>
          <w:top w:w="68" w:type="dxa"/>
          <w:left w:w="120" w:type="dxa"/>
          <w:right w:w="115" w:type="dxa"/>
        </w:tblCellMar>
        <w:tblLook w:val="04A0" w:firstRow="1" w:lastRow="0" w:firstColumn="1" w:lastColumn="0" w:noHBand="0" w:noVBand="1"/>
      </w:tblPr>
      <w:tblGrid>
        <w:gridCol w:w="744"/>
        <w:gridCol w:w="2184"/>
      </w:tblGrid>
      <w:tr w:rsidR="00685C36" w14:paraId="3752AC28" w14:textId="77777777">
        <w:trPr>
          <w:trHeight w:val="385"/>
        </w:trPr>
        <w:tc>
          <w:tcPr>
            <w:tcW w:w="744" w:type="dxa"/>
            <w:tcBorders>
              <w:top w:val="single" w:sz="8" w:space="0" w:color="000000"/>
              <w:left w:val="single" w:sz="8" w:space="0" w:color="000000"/>
              <w:bottom w:val="single" w:sz="8" w:space="0" w:color="000000"/>
              <w:right w:val="single" w:sz="8" w:space="0" w:color="000000"/>
            </w:tcBorders>
          </w:tcPr>
          <w:p w14:paraId="5A18877D" w14:textId="77777777" w:rsidR="00685C36" w:rsidRDefault="00B83879">
            <w:pPr>
              <w:spacing w:after="0" w:line="259" w:lineRule="auto"/>
              <w:ind w:left="0" w:firstLine="0"/>
              <w:jc w:val="left"/>
            </w:pPr>
            <w:r>
              <w:t>Value</w:t>
            </w:r>
          </w:p>
        </w:tc>
        <w:tc>
          <w:tcPr>
            <w:tcW w:w="2185" w:type="dxa"/>
            <w:tcBorders>
              <w:top w:val="single" w:sz="8" w:space="0" w:color="000000"/>
              <w:left w:val="single" w:sz="8" w:space="0" w:color="000000"/>
              <w:bottom w:val="single" w:sz="8" w:space="0" w:color="000000"/>
              <w:right w:val="single" w:sz="8" w:space="0" w:color="000000"/>
            </w:tcBorders>
          </w:tcPr>
          <w:p w14:paraId="7A129E5F" w14:textId="77777777" w:rsidR="00685C36" w:rsidRDefault="00B83879">
            <w:pPr>
              <w:spacing w:after="0" w:line="259" w:lineRule="auto"/>
              <w:ind w:left="0" w:right="5" w:firstLine="0"/>
              <w:jc w:val="center"/>
            </w:pPr>
            <w:r>
              <w:t>Description</w:t>
            </w:r>
          </w:p>
        </w:tc>
      </w:tr>
      <w:tr w:rsidR="00685C36" w14:paraId="3894449D" w14:textId="77777777">
        <w:trPr>
          <w:trHeight w:val="385"/>
        </w:trPr>
        <w:tc>
          <w:tcPr>
            <w:tcW w:w="744" w:type="dxa"/>
            <w:tcBorders>
              <w:top w:val="single" w:sz="8" w:space="0" w:color="000000"/>
              <w:left w:val="single" w:sz="8" w:space="0" w:color="000000"/>
              <w:bottom w:val="single" w:sz="8" w:space="0" w:color="000000"/>
              <w:right w:val="single" w:sz="8" w:space="0" w:color="000000"/>
            </w:tcBorders>
          </w:tcPr>
          <w:p w14:paraId="79A347EE" w14:textId="77777777" w:rsidR="00685C36" w:rsidRDefault="00B83879">
            <w:pPr>
              <w:spacing w:after="0" w:line="259" w:lineRule="auto"/>
              <w:ind w:left="0" w:right="5" w:firstLine="0"/>
              <w:jc w:val="center"/>
            </w:pPr>
            <w:r>
              <w:t>‘50’</w:t>
            </w:r>
          </w:p>
        </w:tc>
        <w:tc>
          <w:tcPr>
            <w:tcW w:w="2185" w:type="dxa"/>
            <w:tcBorders>
              <w:top w:val="single" w:sz="8" w:space="0" w:color="000000"/>
              <w:left w:val="single" w:sz="8" w:space="0" w:color="000000"/>
              <w:bottom w:val="single" w:sz="8" w:space="0" w:color="000000"/>
              <w:right w:val="single" w:sz="8" w:space="0" w:color="000000"/>
            </w:tcBorders>
          </w:tcPr>
          <w:p w14:paraId="080B67A8" w14:textId="77777777" w:rsidR="00685C36" w:rsidRDefault="00B83879">
            <w:pPr>
              <w:spacing w:after="0" w:line="259" w:lineRule="auto"/>
              <w:ind w:left="0" w:right="5" w:firstLine="0"/>
              <w:jc w:val="center"/>
            </w:pPr>
            <w:r>
              <w:t>&lt;50 Mobile Homes</w:t>
            </w:r>
          </w:p>
        </w:tc>
      </w:tr>
      <w:tr w:rsidR="00685C36" w14:paraId="70C9727B" w14:textId="77777777">
        <w:trPr>
          <w:trHeight w:val="385"/>
        </w:trPr>
        <w:tc>
          <w:tcPr>
            <w:tcW w:w="744" w:type="dxa"/>
            <w:tcBorders>
              <w:top w:val="single" w:sz="8" w:space="0" w:color="000000"/>
              <w:left w:val="single" w:sz="8" w:space="0" w:color="000000"/>
              <w:bottom w:val="single" w:sz="8" w:space="0" w:color="000000"/>
              <w:right w:val="single" w:sz="8" w:space="0" w:color="000000"/>
            </w:tcBorders>
          </w:tcPr>
          <w:p w14:paraId="2B1917CC" w14:textId="77777777" w:rsidR="00685C36" w:rsidRDefault="00B83879">
            <w:pPr>
              <w:spacing w:after="0" w:line="259" w:lineRule="auto"/>
              <w:ind w:left="0" w:right="5" w:firstLine="0"/>
              <w:jc w:val="center"/>
            </w:pPr>
            <w:r>
              <w:t>‘75’</w:t>
            </w:r>
          </w:p>
        </w:tc>
        <w:tc>
          <w:tcPr>
            <w:tcW w:w="2185" w:type="dxa"/>
            <w:tcBorders>
              <w:top w:val="single" w:sz="8" w:space="0" w:color="000000"/>
              <w:left w:val="single" w:sz="8" w:space="0" w:color="000000"/>
              <w:bottom w:val="single" w:sz="8" w:space="0" w:color="000000"/>
              <w:right w:val="single" w:sz="8" w:space="0" w:color="000000"/>
            </w:tcBorders>
          </w:tcPr>
          <w:p w14:paraId="7CB2C200" w14:textId="77777777" w:rsidR="00685C36" w:rsidRDefault="00B83879">
            <w:pPr>
              <w:spacing w:after="0" w:line="259" w:lineRule="auto"/>
              <w:ind w:left="0" w:firstLine="0"/>
              <w:jc w:val="left"/>
            </w:pPr>
            <w:r>
              <w:t>50-100 Mobile Homes</w:t>
            </w:r>
          </w:p>
        </w:tc>
      </w:tr>
      <w:tr w:rsidR="00685C36" w14:paraId="46BFD9AD" w14:textId="77777777">
        <w:trPr>
          <w:trHeight w:val="385"/>
        </w:trPr>
        <w:tc>
          <w:tcPr>
            <w:tcW w:w="744" w:type="dxa"/>
            <w:tcBorders>
              <w:top w:val="single" w:sz="8" w:space="0" w:color="000000"/>
              <w:left w:val="single" w:sz="8" w:space="0" w:color="000000"/>
              <w:bottom w:val="single" w:sz="8" w:space="0" w:color="000000"/>
              <w:right w:val="single" w:sz="8" w:space="0" w:color="000000"/>
            </w:tcBorders>
          </w:tcPr>
          <w:p w14:paraId="7B39DBE1" w14:textId="77777777" w:rsidR="00685C36" w:rsidRDefault="00B83879">
            <w:pPr>
              <w:spacing w:after="0" w:line="259" w:lineRule="auto"/>
              <w:ind w:left="40" w:firstLine="0"/>
              <w:jc w:val="left"/>
            </w:pPr>
            <w:r>
              <w:t>‘100’</w:t>
            </w:r>
          </w:p>
        </w:tc>
        <w:tc>
          <w:tcPr>
            <w:tcW w:w="2185" w:type="dxa"/>
            <w:tcBorders>
              <w:top w:val="single" w:sz="8" w:space="0" w:color="000000"/>
              <w:left w:val="single" w:sz="8" w:space="0" w:color="000000"/>
              <w:bottom w:val="single" w:sz="8" w:space="0" w:color="000000"/>
              <w:right w:val="single" w:sz="8" w:space="0" w:color="000000"/>
            </w:tcBorders>
          </w:tcPr>
          <w:p w14:paraId="75B54909" w14:textId="77777777" w:rsidR="00685C36" w:rsidRDefault="00B83879">
            <w:pPr>
              <w:spacing w:after="0" w:line="259" w:lineRule="auto"/>
              <w:ind w:left="79" w:firstLine="0"/>
              <w:jc w:val="left"/>
            </w:pPr>
            <w:r>
              <w:t>&gt;100 Mobile Homes</w:t>
            </w:r>
          </w:p>
        </w:tc>
      </w:tr>
    </w:tbl>
    <w:p w14:paraId="490EA1FB" w14:textId="77777777" w:rsidR="00685C36" w:rsidRDefault="00B83879">
      <w:pPr>
        <w:spacing w:after="169" w:line="259" w:lineRule="auto"/>
        <w:ind w:left="-5"/>
        <w:jc w:val="left"/>
      </w:pPr>
      <w:r>
        <w:t>Variables that Describe the Closest Systems</w:t>
      </w:r>
    </w:p>
    <w:p w14:paraId="5168F5BF" w14:textId="77777777" w:rsidR="00685C36" w:rsidRDefault="00B83879">
      <w:pPr>
        <w:spacing w:after="30" w:line="259" w:lineRule="auto"/>
        <w:ind w:left="-5"/>
        <w:jc w:val="left"/>
      </w:pPr>
      <w:r>
        <w:t>Distance</w:t>
      </w:r>
    </w:p>
    <w:p w14:paraId="42A878E1" w14:textId="77777777" w:rsidR="00685C36" w:rsidRDefault="00B83879">
      <w:pPr>
        <w:spacing w:after="166"/>
        <w:ind w:left="-5"/>
      </w:pPr>
      <w:r>
        <w:t xml:space="preserve">Variable Name: </w:t>
      </w:r>
      <w:proofErr w:type="spellStart"/>
      <w:r>
        <w:rPr>
          <w:rFonts w:ascii="Courier New" w:eastAsia="Courier New" w:hAnsi="Courier New" w:cs="Courier New"/>
          <w:sz w:val="18"/>
        </w:rPr>
        <w:t>Facility_Dist</w:t>
      </w:r>
      <w:proofErr w:type="spellEnd"/>
      <w:r>
        <w:t xml:space="preserve"> The distance in meters between the census block centroid and a single point from SDWIS for a system.</w:t>
      </w:r>
    </w:p>
    <w:p w14:paraId="54321712" w14:textId="77777777" w:rsidR="00685C36" w:rsidRDefault="00B83879">
      <w:pPr>
        <w:spacing w:after="45" w:line="259" w:lineRule="auto"/>
        <w:ind w:left="-5"/>
        <w:jc w:val="left"/>
      </w:pPr>
      <w:r>
        <w:t>Distance Rank</w:t>
      </w:r>
    </w:p>
    <w:p w14:paraId="20ABE462" w14:textId="77777777" w:rsidR="00685C36" w:rsidRDefault="00B83879">
      <w:pPr>
        <w:spacing w:after="122"/>
        <w:ind w:left="-5"/>
      </w:pPr>
      <w:r>
        <w:t xml:space="preserve">Variable Name: </w:t>
      </w:r>
      <w:proofErr w:type="spellStart"/>
      <w:r>
        <w:rPr>
          <w:rFonts w:ascii="Courier New" w:eastAsia="Courier New" w:hAnsi="Courier New" w:cs="Courier New"/>
          <w:sz w:val="18"/>
        </w:rPr>
        <w:t>Dist_Rank</w:t>
      </w:r>
      <w:proofErr w:type="spellEnd"/>
    </w:p>
    <w:p w14:paraId="7D654B14" w14:textId="77777777" w:rsidR="00685C36" w:rsidRDefault="00B83879">
      <w:pPr>
        <w:spacing w:after="167"/>
        <w:ind w:left="-5"/>
      </w:pPr>
      <w:r>
        <w:t xml:space="preserve">Describes the closeness rank of the </w:t>
      </w:r>
      <w:proofErr w:type="gramStart"/>
      <w:r>
        <w:t>particular facility</w:t>
      </w:r>
      <w:proofErr w:type="gramEnd"/>
      <w:r>
        <w:t xml:space="preserve"> being measured to. For example, if </w:t>
      </w:r>
      <w:proofErr w:type="spellStart"/>
      <w:r>
        <w:rPr>
          <w:rFonts w:ascii="Courier New" w:eastAsia="Courier New" w:hAnsi="Courier New" w:cs="Courier New"/>
          <w:sz w:val="18"/>
        </w:rPr>
        <w:t>Dist_Rank</w:t>
      </w:r>
      <w:proofErr w:type="spellEnd"/>
      <w:r>
        <w:rPr>
          <w:rFonts w:ascii="Courier New" w:eastAsia="Courier New" w:hAnsi="Courier New" w:cs="Courier New"/>
          <w:sz w:val="18"/>
        </w:rPr>
        <w:t xml:space="preserve"> = 5</w:t>
      </w:r>
      <w:r>
        <w:t>, there would be 4 other facility points closer to the centroid of that census block.</w:t>
      </w:r>
    </w:p>
    <w:p w14:paraId="31FE4969" w14:textId="77777777" w:rsidR="00685C36" w:rsidRDefault="00B83879">
      <w:pPr>
        <w:spacing w:after="51" w:line="259" w:lineRule="auto"/>
        <w:ind w:left="-5"/>
        <w:jc w:val="left"/>
      </w:pPr>
      <w:r>
        <w:t>Facility Type</w:t>
      </w:r>
    </w:p>
    <w:p w14:paraId="03530077" w14:textId="77777777" w:rsidR="00685C36" w:rsidRDefault="00B83879">
      <w:pPr>
        <w:spacing w:after="123"/>
        <w:ind w:left="-5"/>
      </w:pPr>
      <w:r>
        <w:t xml:space="preserve">Variable Name: </w:t>
      </w:r>
      <w:proofErr w:type="spellStart"/>
      <w:r>
        <w:rPr>
          <w:rFonts w:ascii="Courier New" w:eastAsia="Courier New" w:hAnsi="Courier New" w:cs="Courier New"/>
          <w:sz w:val="18"/>
        </w:rPr>
        <w:t>Facility_Type</w:t>
      </w:r>
      <w:proofErr w:type="spellEnd"/>
    </w:p>
    <w:p w14:paraId="22457501" w14:textId="77777777" w:rsidR="00685C36" w:rsidRDefault="00B83879">
      <w:pPr>
        <w:spacing w:after="116"/>
        <w:ind w:left="-5"/>
      </w:pPr>
      <w:r>
        <w:t>The type of system point that was used in the distance calculation. Options include:</w:t>
      </w:r>
    </w:p>
    <w:p w14:paraId="5DA65B70" w14:textId="77777777" w:rsidR="00685C36" w:rsidRDefault="00B83879">
      <w:pPr>
        <w:numPr>
          <w:ilvl w:val="0"/>
          <w:numId w:val="2"/>
        </w:numPr>
        <w:ind w:hanging="187"/>
      </w:pPr>
      <w:r>
        <w:t>“</w:t>
      </w:r>
      <w:proofErr w:type="gramStart"/>
      <w:r>
        <w:t>Well</w:t>
      </w:r>
      <w:proofErr w:type="gramEnd"/>
      <w:r>
        <w:t>”</w:t>
      </w:r>
    </w:p>
    <w:p w14:paraId="520ED1BF" w14:textId="77777777" w:rsidR="00685C36" w:rsidRDefault="00B83879">
      <w:pPr>
        <w:numPr>
          <w:ilvl w:val="0"/>
          <w:numId w:val="2"/>
        </w:numPr>
        <w:ind w:hanging="187"/>
      </w:pPr>
      <w:r>
        <w:t>“Treatment Plant”</w:t>
      </w:r>
    </w:p>
    <w:p w14:paraId="1D91621B" w14:textId="77777777" w:rsidR="00685C36" w:rsidRDefault="00B83879">
      <w:pPr>
        <w:numPr>
          <w:ilvl w:val="0"/>
          <w:numId w:val="2"/>
        </w:numPr>
        <w:ind w:hanging="187"/>
      </w:pPr>
      <w:r>
        <w:t>“Consecutive Connection”</w:t>
      </w:r>
    </w:p>
    <w:p w14:paraId="6D6D77DA" w14:textId="77777777" w:rsidR="00685C36" w:rsidRDefault="00B83879">
      <w:pPr>
        <w:numPr>
          <w:ilvl w:val="0"/>
          <w:numId w:val="2"/>
        </w:numPr>
        <w:ind w:hanging="187"/>
      </w:pPr>
      <w:r>
        <w:t>“Intake”</w:t>
      </w:r>
    </w:p>
    <w:p w14:paraId="1B9BE26E" w14:textId="77777777" w:rsidR="00685C36" w:rsidRDefault="00B83879">
      <w:pPr>
        <w:numPr>
          <w:ilvl w:val="0"/>
          <w:numId w:val="2"/>
        </w:numPr>
        <w:spacing w:after="116"/>
        <w:ind w:hanging="187"/>
      </w:pPr>
      <w:r>
        <w:t>“Other”</w:t>
      </w:r>
    </w:p>
    <w:p w14:paraId="464A4FBB" w14:textId="6CFF2261" w:rsidR="00685C36" w:rsidRDefault="00B83879">
      <w:pPr>
        <w:spacing w:after="167"/>
        <w:ind w:left="-5"/>
      </w:pPr>
      <w:r>
        <w:lastRenderedPageBreak/>
        <w:t xml:space="preserve">The ‘Other’ Category contains less frequent data and data used when there are no wells, intakes or treatment plants associated with a system. Some examples of less frequent locations are springs, </w:t>
      </w:r>
      <w:proofErr w:type="gramStart"/>
      <w:r>
        <w:t>reservoirs</w:t>
      </w:r>
      <w:proofErr w:type="gramEnd"/>
      <w:r>
        <w:t xml:space="preserve"> and infiltration </w:t>
      </w:r>
      <w:del w:id="84" w:author="Klawitter, Chandler" w:date="2024-03-27T19:12:00Z">
        <w:r w:rsidDel="007576C9">
          <w:delText>zones</w:delText>
        </w:r>
      </w:del>
      <w:ins w:id="85" w:author="Klawitter, Chandler" w:date="2024-03-27T19:12:00Z">
        <w:r w:rsidR="007576C9">
          <w:t>gallery</w:t>
        </w:r>
      </w:ins>
      <w:r>
        <w:t xml:space="preserve">. This class also contains the office addresses of systems as reported to SDWIS which are typically within a service area but are also known to be unreliable depending on the </w:t>
      </w:r>
      <w:ins w:id="86" w:author="Klawitter, Chandler" w:date="2024-03-27T19:13:00Z">
        <w:r w:rsidR="007576C9">
          <w:t xml:space="preserve">public water </w:t>
        </w:r>
      </w:ins>
      <w:r>
        <w:t>system. Office</w:t>
      </w:r>
      <w:ins w:id="87" w:author="Klawitter, Chandler" w:date="2024-03-27T19:13:00Z">
        <w:r w:rsidR="007576C9">
          <w:t xml:space="preserve"> address</w:t>
        </w:r>
      </w:ins>
      <w:r>
        <w:t xml:space="preserve"> locations were geolocated</w:t>
      </w:r>
      <w:ins w:id="88" w:author="Klawitter, Chandler" w:date="2024-03-27T19:13:00Z">
        <w:r w:rsidR="007576C9">
          <w:t>.</w:t>
        </w:r>
      </w:ins>
    </w:p>
    <w:p w14:paraId="2BE1947F" w14:textId="77777777" w:rsidR="00685C36" w:rsidRDefault="00B83879">
      <w:pPr>
        <w:spacing w:after="60" w:line="259" w:lineRule="auto"/>
        <w:ind w:left="-5"/>
        <w:jc w:val="left"/>
      </w:pPr>
      <w:r>
        <w:t>Population Served</w:t>
      </w:r>
    </w:p>
    <w:p w14:paraId="080AA4A1" w14:textId="77777777" w:rsidR="00685C36" w:rsidRDefault="00B83879">
      <w:pPr>
        <w:spacing w:after="126" w:line="259" w:lineRule="auto"/>
        <w:ind w:left="-5"/>
        <w:jc w:val="left"/>
      </w:pPr>
      <w:r>
        <w:t xml:space="preserve">Variable Name: </w:t>
      </w:r>
      <w:proofErr w:type="spellStart"/>
      <w:r>
        <w:rPr>
          <w:rFonts w:ascii="Courier New" w:eastAsia="Courier New" w:hAnsi="Courier New" w:cs="Courier New"/>
          <w:sz w:val="18"/>
        </w:rPr>
        <w:t>Population_Served_Count</w:t>
      </w:r>
      <w:proofErr w:type="spellEnd"/>
    </w:p>
    <w:p w14:paraId="1B5A7BD3" w14:textId="77777777" w:rsidR="00685C36" w:rsidRDefault="00B83879">
      <w:pPr>
        <w:spacing w:after="166"/>
        <w:ind w:left="-5"/>
      </w:pPr>
      <w:r>
        <w:t>The reported population that is served by the system in SDWA reporting.</w:t>
      </w:r>
    </w:p>
    <w:p w14:paraId="794CFE21" w14:textId="77777777" w:rsidR="00685C36" w:rsidRDefault="00B83879">
      <w:pPr>
        <w:spacing w:after="61" w:line="259" w:lineRule="auto"/>
        <w:ind w:left="-5"/>
        <w:jc w:val="left"/>
      </w:pPr>
      <w:r>
        <w:t>Connections</w:t>
      </w:r>
    </w:p>
    <w:p w14:paraId="19BE25D6" w14:textId="77777777" w:rsidR="00685C36" w:rsidRDefault="00B83879">
      <w:pPr>
        <w:spacing w:after="126" w:line="259" w:lineRule="auto"/>
        <w:ind w:left="-5"/>
        <w:jc w:val="left"/>
      </w:pPr>
      <w:r>
        <w:t xml:space="preserve">Variable Name: </w:t>
      </w:r>
      <w:proofErr w:type="spellStart"/>
      <w:r>
        <w:rPr>
          <w:rFonts w:ascii="Courier New" w:eastAsia="Courier New" w:hAnsi="Courier New" w:cs="Courier New"/>
          <w:sz w:val="18"/>
        </w:rPr>
        <w:t>Service_Connections_Count</w:t>
      </w:r>
      <w:proofErr w:type="spellEnd"/>
    </w:p>
    <w:p w14:paraId="2EBE414F" w14:textId="77777777" w:rsidR="00685C36" w:rsidRDefault="00B83879">
      <w:pPr>
        <w:spacing w:after="166"/>
        <w:ind w:left="-5"/>
      </w:pPr>
      <w:r>
        <w:t>The reported number of service connections within a system in SDWA reporting.</w:t>
      </w:r>
    </w:p>
    <w:p w14:paraId="53DC40E0" w14:textId="77777777" w:rsidR="00685C36" w:rsidRDefault="00B83879">
      <w:pPr>
        <w:spacing w:after="43" w:line="259" w:lineRule="auto"/>
        <w:ind w:left="-5"/>
        <w:jc w:val="left"/>
      </w:pPr>
      <w:r>
        <w:t>Distance to Center of System</w:t>
      </w:r>
    </w:p>
    <w:p w14:paraId="43B1AEA9" w14:textId="77777777" w:rsidR="00685C36" w:rsidRDefault="00B83879">
      <w:pPr>
        <w:spacing w:after="121"/>
        <w:ind w:left="-5"/>
      </w:pPr>
      <w:r>
        <w:t xml:space="preserve">Variable Name: </w:t>
      </w:r>
      <w:proofErr w:type="spellStart"/>
      <w:r>
        <w:rPr>
          <w:rFonts w:ascii="Courier New" w:eastAsia="Courier New" w:hAnsi="Courier New" w:cs="Courier New"/>
          <w:sz w:val="18"/>
        </w:rPr>
        <w:t>Ctr_Dist</w:t>
      </w:r>
      <w:proofErr w:type="spellEnd"/>
    </w:p>
    <w:p w14:paraId="128668B5" w14:textId="77777777" w:rsidR="00685C36" w:rsidRDefault="00B83879">
      <w:pPr>
        <w:spacing w:after="168"/>
        <w:ind w:left="-5"/>
      </w:pPr>
      <w:r>
        <w:t xml:space="preserve">If a system has more than one SDWIS point (intakes, wells treatment plants etc…) the mean center of all points is calculated and measured in meters from the centroid of the census block. If only one point exists within a system, this value will be identical to </w:t>
      </w:r>
      <w:proofErr w:type="spellStart"/>
      <w:r>
        <w:rPr>
          <w:rFonts w:ascii="Courier New" w:eastAsia="Courier New" w:hAnsi="Courier New" w:cs="Courier New"/>
          <w:sz w:val="18"/>
        </w:rPr>
        <w:t>Facility_Dist</w:t>
      </w:r>
      <w:proofErr w:type="spellEnd"/>
      <w:r>
        <w:t>.</w:t>
      </w:r>
    </w:p>
    <w:p w14:paraId="496B9D07" w14:textId="77777777" w:rsidR="00685C36" w:rsidRDefault="00B83879">
      <w:pPr>
        <w:spacing w:after="55" w:line="259" w:lineRule="auto"/>
        <w:ind w:left="-5"/>
        <w:jc w:val="left"/>
      </w:pPr>
      <w:r>
        <w:t>System Type</w:t>
      </w:r>
    </w:p>
    <w:p w14:paraId="4073F500" w14:textId="77777777" w:rsidR="00685C36" w:rsidRDefault="00B83879">
      <w:pPr>
        <w:spacing w:after="126" w:line="259" w:lineRule="auto"/>
        <w:ind w:left="-5"/>
        <w:jc w:val="left"/>
      </w:pPr>
      <w:r>
        <w:t xml:space="preserve">Variable Name: </w:t>
      </w:r>
      <w:proofErr w:type="spellStart"/>
      <w:r>
        <w:rPr>
          <w:rFonts w:ascii="Courier New" w:eastAsia="Courier New" w:hAnsi="Courier New" w:cs="Courier New"/>
          <w:sz w:val="18"/>
        </w:rPr>
        <w:t>Service_Area_Type</w:t>
      </w:r>
      <w:proofErr w:type="spellEnd"/>
    </w:p>
    <w:p w14:paraId="3B8AEA93" w14:textId="77777777" w:rsidR="00685C36" w:rsidRDefault="00B83879">
      <w:pPr>
        <w:spacing w:after="114"/>
        <w:ind w:left="-5"/>
      </w:pPr>
      <w:r>
        <w:t>The Primary type of area that is served by the public water system.</w:t>
      </w:r>
    </w:p>
    <w:p w14:paraId="5B55E09E" w14:textId="77777777" w:rsidR="00685C36" w:rsidRDefault="00B83879">
      <w:pPr>
        <w:spacing w:after="119" w:line="259" w:lineRule="auto"/>
        <w:ind w:left="-5"/>
        <w:jc w:val="left"/>
      </w:pPr>
      <w:r>
        <w:t>Possible Values:</w:t>
      </w:r>
    </w:p>
    <w:p w14:paraId="0896F7BA" w14:textId="77777777" w:rsidR="00685C36" w:rsidRDefault="00B83879">
      <w:pPr>
        <w:numPr>
          <w:ilvl w:val="0"/>
          <w:numId w:val="3"/>
        </w:numPr>
        <w:ind w:hanging="187"/>
      </w:pPr>
      <w:r>
        <w:t>‘Homeowners Association’</w:t>
      </w:r>
    </w:p>
    <w:p w14:paraId="22AA4462" w14:textId="77777777" w:rsidR="00685C36" w:rsidRDefault="00B83879">
      <w:pPr>
        <w:numPr>
          <w:ilvl w:val="0"/>
          <w:numId w:val="3"/>
        </w:numPr>
        <w:ind w:hanging="187"/>
      </w:pPr>
      <w:r>
        <w:t>‘Mobile Home Park’</w:t>
      </w:r>
    </w:p>
    <w:p w14:paraId="790E24B6" w14:textId="77777777" w:rsidR="00685C36" w:rsidRDefault="00B83879">
      <w:pPr>
        <w:numPr>
          <w:ilvl w:val="0"/>
          <w:numId w:val="3"/>
        </w:numPr>
        <w:ind w:hanging="187"/>
      </w:pPr>
      <w:r>
        <w:t>‘Multiple’</w:t>
      </w:r>
    </w:p>
    <w:p w14:paraId="2EA35467" w14:textId="77777777" w:rsidR="00685C36" w:rsidRDefault="00B83879">
      <w:pPr>
        <w:numPr>
          <w:ilvl w:val="0"/>
          <w:numId w:val="3"/>
        </w:numPr>
        <w:ind w:hanging="187"/>
      </w:pPr>
      <w:r>
        <w:t>‘Municipality’</w:t>
      </w:r>
    </w:p>
    <w:p w14:paraId="4AE9B7AD" w14:textId="77777777" w:rsidR="00685C36" w:rsidRDefault="00B83879">
      <w:pPr>
        <w:numPr>
          <w:ilvl w:val="0"/>
          <w:numId w:val="3"/>
        </w:numPr>
        <w:ind w:hanging="187"/>
      </w:pPr>
      <w:r>
        <w:t>‘Other’</w:t>
      </w:r>
    </w:p>
    <w:p w14:paraId="033853E6" w14:textId="77777777" w:rsidR="00685C36" w:rsidRDefault="00B83879">
      <w:pPr>
        <w:numPr>
          <w:ilvl w:val="0"/>
          <w:numId w:val="3"/>
        </w:numPr>
        <w:ind w:hanging="187"/>
      </w:pPr>
      <w:r>
        <w:t>‘Residential Area’</w:t>
      </w:r>
    </w:p>
    <w:p w14:paraId="22F74F2F" w14:textId="77777777" w:rsidR="00685C36" w:rsidRDefault="00B83879">
      <w:pPr>
        <w:numPr>
          <w:ilvl w:val="0"/>
          <w:numId w:val="3"/>
        </w:numPr>
        <w:spacing w:after="166"/>
        <w:ind w:hanging="187"/>
      </w:pPr>
      <w:r>
        <w:t>‘Subdivision’</w:t>
      </w:r>
    </w:p>
    <w:p w14:paraId="04A59380" w14:textId="77777777" w:rsidR="00685C36" w:rsidRDefault="00B83879">
      <w:pPr>
        <w:spacing w:after="53" w:line="259" w:lineRule="auto"/>
        <w:ind w:left="-5"/>
        <w:jc w:val="left"/>
      </w:pPr>
      <w:r>
        <w:t>Sub-County Match</w:t>
      </w:r>
    </w:p>
    <w:p w14:paraId="5F183C50" w14:textId="77777777" w:rsidR="00685C36" w:rsidRDefault="00B83879">
      <w:pPr>
        <w:spacing w:after="126" w:line="259" w:lineRule="auto"/>
        <w:ind w:left="-5"/>
        <w:jc w:val="left"/>
      </w:pPr>
      <w:r>
        <w:t xml:space="preserve">Variable Name: </w:t>
      </w:r>
      <w:proofErr w:type="spellStart"/>
      <w:r>
        <w:rPr>
          <w:rFonts w:ascii="Courier New" w:eastAsia="Courier New" w:hAnsi="Courier New" w:cs="Courier New"/>
          <w:sz w:val="18"/>
        </w:rPr>
        <w:t>SubCounty_Match</w:t>
      </w:r>
      <w:proofErr w:type="spellEnd"/>
    </w:p>
    <w:p w14:paraId="3FCEA659" w14:textId="77777777" w:rsidR="00685C36" w:rsidRDefault="00B83879">
      <w:pPr>
        <w:ind w:left="-5"/>
      </w:pPr>
      <w:r>
        <w:t xml:space="preserve">Reflects a classified </w:t>
      </w:r>
      <w:proofErr w:type="spellStart"/>
      <w:r>
        <w:t>Jaro</w:t>
      </w:r>
      <w:proofErr w:type="spellEnd"/>
      <w:r>
        <w:t>-Winkler string distance between the census place the census block is within and the ‘City Served’ of the public water system associated with the point being measured to.</w:t>
      </w:r>
    </w:p>
    <w:tbl>
      <w:tblPr>
        <w:tblStyle w:val="TableGrid"/>
        <w:tblW w:w="4125" w:type="dxa"/>
        <w:tblInd w:w="2258" w:type="dxa"/>
        <w:tblCellMar>
          <w:top w:w="68" w:type="dxa"/>
        </w:tblCellMar>
        <w:tblLook w:val="04A0" w:firstRow="1" w:lastRow="0" w:firstColumn="1" w:lastColumn="0" w:noHBand="0" w:noVBand="1"/>
      </w:tblPr>
      <w:tblGrid>
        <w:gridCol w:w="4166"/>
        <w:gridCol w:w="1225"/>
      </w:tblGrid>
      <w:tr w:rsidR="00685C36" w14:paraId="34964B84" w14:textId="77777777">
        <w:trPr>
          <w:trHeight w:val="385"/>
        </w:trPr>
        <w:tc>
          <w:tcPr>
            <w:tcW w:w="2352" w:type="dxa"/>
            <w:tcBorders>
              <w:top w:val="single" w:sz="8" w:space="0" w:color="000000"/>
              <w:left w:val="single" w:sz="8" w:space="0" w:color="000000"/>
              <w:bottom w:val="single" w:sz="8" w:space="0" w:color="000000"/>
              <w:right w:val="single" w:sz="8" w:space="0" w:color="000000"/>
            </w:tcBorders>
          </w:tcPr>
          <w:p w14:paraId="75D083A3" w14:textId="77777777" w:rsidR="00685C36" w:rsidRDefault="00B83879">
            <w:pPr>
              <w:spacing w:after="0" w:line="259" w:lineRule="auto"/>
              <w:ind w:left="176" w:firstLine="0"/>
              <w:jc w:val="left"/>
            </w:pPr>
            <w:proofErr w:type="spellStart"/>
            <w:r>
              <w:t>Jaro</w:t>
            </w:r>
            <w:proofErr w:type="spellEnd"/>
            <w:r>
              <w:t>-Winkler Distance</w:t>
            </w:r>
          </w:p>
        </w:tc>
        <w:tc>
          <w:tcPr>
            <w:tcW w:w="1773" w:type="dxa"/>
            <w:tcBorders>
              <w:top w:val="single" w:sz="8" w:space="0" w:color="000000"/>
              <w:left w:val="single" w:sz="8" w:space="0" w:color="000000"/>
              <w:bottom w:val="single" w:sz="8" w:space="0" w:color="000000"/>
              <w:right w:val="single" w:sz="8" w:space="0" w:color="000000"/>
            </w:tcBorders>
          </w:tcPr>
          <w:p w14:paraId="5B570637" w14:textId="77777777" w:rsidR="00685C36" w:rsidRDefault="00B83879">
            <w:pPr>
              <w:spacing w:after="0" w:line="259" w:lineRule="auto"/>
              <w:ind w:left="0" w:firstLine="0"/>
              <w:jc w:val="center"/>
            </w:pPr>
            <w:r>
              <w:t>Classification</w:t>
            </w:r>
          </w:p>
        </w:tc>
      </w:tr>
      <w:tr w:rsidR="00685C36" w14:paraId="2266781D" w14:textId="77777777">
        <w:trPr>
          <w:trHeight w:val="1154"/>
        </w:trPr>
        <w:tc>
          <w:tcPr>
            <w:tcW w:w="2352" w:type="dxa"/>
            <w:tcBorders>
              <w:top w:val="single" w:sz="8" w:space="0" w:color="000000"/>
              <w:left w:val="single" w:sz="8" w:space="0" w:color="000000"/>
              <w:bottom w:val="single" w:sz="8" w:space="0" w:color="000000"/>
              <w:right w:val="single" w:sz="8" w:space="0" w:color="000000"/>
            </w:tcBorders>
          </w:tcPr>
          <w:p w14:paraId="04DBD123" w14:textId="77777777" w:rsidR="00685C36" w:rsidRDefault="00B83879">
            <w:pPr>
              <w:spacing w:after="0" w:line="259" w:lineRule="auto"/>
              <w:ind w:left="-10" w:right="-1783" w:firstLine="0"/>
              <w:jc w:val="left"/>
            </w:pPr>
            <w:r>
              <w:rPr>
                <w:noProof/>
              </w:rPr>
              <w:lastRenderedPageBreak/>
              <w:drawing>
                <wp:inline distT="0" distB="0" distL="0" distR="0" wp14:anchorId="2E4EDAAD" wp14:editId="2227FC49">
                  <wp:extent cx="2639568" cy="597408"/>
                  <wp:effectExtent l="0" t="0" r="0" b="0"/>
                  <wp:docPr id="41962" name="Picture 41962"/>
                  <wp:cNvGraphicFramePr/>
                  <a:graphic xmlns:a="http://schemas.openxmlformats.org/drawingml/2006/main">
                    <a:graphicData uri="http://schemas.openxmlformats.org/drawingml/2006/picture">
                      <pic:pic xmlns:pic="http://schemas.openxmlformats.org/drawingml/2006/picture">
                        <pic:nvPicPr>
                          <pic:cNvPr id="41962" name="Picture 41962"/>
                          <pic:cNvPicPr/>
                        </pic:nvPicPr>
                        <pic:blipFill>
                          <a:blip r:embed="rId15"/>
                          <a:stretch>
                            <a:fillRect/>
                          </a:stretch>
                        </pic:blipFill>
                        <pic:spPr>
                          <a:xfrm>
                            <a:off x="0" y="0"/>
                            <a:ext cx="2639568" cy="597408"/>
                          </a:xfrm>
                          <a:prstGeom prst="rect">
                            <a:avLst/>
                          </a:prstGeom>
                        </pic:spPr>
                      </pic:pic>
                    </a:graphicData>
                  </a:graphic>
                </wp:inline>
              </w:drawing>
            </w:r>
          </w:p>
        </w:tc>
        <w:tc>
          <w:tcPr>
            <w:tcW w:w="1773" w:type="dxa"/>
            <w:tcBorders>
              <w:top w:val="single" w:sz="8" w:space="0" w:color="000000"/>
              <w:left w:val="single" w:sz="8" w:space="0" w:color="000000"/>
              <w:bottom w:val="single" w:sz="8" w:space="0" w:color="000000"/>
              <w:right w:val="single" w:sz="8" w:space="0" w:color="000000"/>
            </w:tcBorders>
          </w:tcPr>
          <w:p w14:paraId="7FF2D872" w14:textId="77777777" w:rsidR="00685C36" w:rsidRDefault="00685C36">
            <w:pPr>
              <w:spacing w:after="160" w:line="259" w:lineRule="auto"/>
              <w:ind w:left="0" w:firstLine="0"/>
              <w:jc w:val="left"/>
            </w:pPr>
          </w:p>
        </w:tc>
      </w:tr>
      <w:tr w:rsidR="00685C36" w14:paraId="0F7D857F" w14:textId="77777777">
        <w:trPr>
          <w:trHeight w:val="385"/>
        </w:trPr>
        <w:tc>
          <w:tcPr>
            <w:tcW w:w="2352" w:type="dxa"/>
            <w:tcBorders>
              <w:top w:val="single" w:sz="8" w:space="0" w:color="000000"/>
              <w:left w:val="single" w:sz="8" w:space="0" w:color="000000"/>
              <w:bottom w:val="single" w:sz="8" w:space="0" w:color="000000"/>
              <w:right w:val="single" w:sz="8" w:space="0" w:color="000000"/>
            </w:tcBorders>
          </w:tcPr>
          <w:p w14:paraId="501ABD30" w14:textId="77777777" w:rsidR="00685C36" w:rsidRDefault="00B83879">
            <w:pPr>
              <w:spacing w:after="0" w:line="259" w:lineRule="auto"/>
              <w:ind w:left="120" w:firstLine="0"/>
              <w:jc w:val="left"/>
            </w:pPr>
            <w:r>
              <w:t>if no census sub county</w:t>
            </w:r>
          </w:p>
        </w:tc>
        <w:tc>
          <w:tcPr>
            <w:tcW w:w="1773" w:type="dxa"/>
            <w:tcBorders>
              <w:top w:val="single" w:sz="8" w:space="0" w:color="000000"/>
              <w:left w:val="single" w:sz="8" w:space="0" w:color="000000"/>
              <w:bottom w:val="single" w:sz="8" w:space="0" w:color="000000"/>
              <w:right w:val="single" w:sz="8" w:space="0" w:color="000000"/>
            </w:tcBorders>
          </w:tcPr>
          <w:p w14:paraId="2CD8AD4F" w14:textId="77777777" w:rsidR="00685C36" w:rsidRDefault="00B83879">
            <w:pPr>
              <w:spacing w:after="0" w:line="259" w:lineRule="auto"/>
              <w:ind w:left="142" w:firstLine="0"/>
              <w:jc w:val="left"/>
            </w:pPr>
            <w:r>
              <w:t xml:space="preserve">“No </w:t>
            </w:r>
            <w:proofErr w:type="spellStart"/>
            <w:r>
              <w:t>SubCounty</w:t>
            </w:r>
            <w:proofErr w:type="spellEnd"/>
            <w:r>
              <w:t>”</w:t>
            </w:r>
          </w:p>
        </w:tc>
      </w:tr>
      <w:tr w:rsidR="00685C36" w14:paraId="59B9D058" w14:textId="77777777">
        <w:trPr>
          <w:trHeight w:val="385"/>
        </w:trPr>
        <w:tc>
          <w:tcPr>
            <w:tcW w:w="2352" w:type="dxa"/>
            <w:tcBorders>
              <w:top w:val="single" w:sz="8" w:space="0" w:color="000000"/>
              <w:left w:val="single" w:sz="8" w:space="0" w:color="000000"/>
              <w:bottom w:val="single" w:sz="8" w:space="0" w:color="000000"/>
              <w:right w:val="single" w:sz="8" w:space="0" w:color="000000"/>
            </w:tcBorders>
          </w:tcPr>
          <w:p w14:paraId="5D770BC9" w14:textId="77777777" w:rsidR="00685C36" w:rsidRDefault="00B83879">
            <w:pPr>
              <w:spacing w:after="0" w:line="259" w:lineRule="auto"/>
              <w:ind w:left="0" w:firstLine="0"/>
              <w:jc w:val="center"/>
            </w:pPr>
            <w:r>
              <w:t>if no city served</w:t>
            </w:r>
          </w:p>
        </w:tc>
        <w:tc>
          <w:tcPr>
            <w:tcW w:w="1773" w:type="dxa"/>
            <w:tcBorders>
              <w:top w:val="single" w:sz="8" w:space="0" w:color="000000"/>
              <w:left w:val="single" w:sz="8" w:space="0" w:color="000000"/>
              <w:bottom w:val="single" w:sz="8" w:space="0" w:color="000000"/>
              <w:right w:val="single" w:sz="8" w:space="0" w:color="000000"/>
            </w:tcBorders>
          </w:tcPr>
          <w:p w14:paraId="3B0C1621" w14:textId="77777777" w:rsidR="00685C36" w:rsidRDefault="00B83879">
            <w:pPr>
              <w:spacing w:after="0" w:line="259" w:lineRule="auto"/>
              <w:ind w:left="120" w:firstLine="0"/>
              <w:jc w:val="left"/>
            </w:pPr>
            <w:r>
              <w:t>“No City Served”</w:t>
            </w:r>
          </w:p>
        </w:tc>
      </w:tr>
    </w:tbl>
    <w:p w14:paraId="487AB070" w14:textId="77777777" w:rsidR="00685C36" w:rsidRDefault="00B83879">
      <w:pPr>
        <w:spacing w:after="48" w:line="259" w:lineRule="auto"/>
        <w:ind w:left="-5"/>
        <w:jc w:val="left"/>
      </w:pPr>
      <w:r>
        <w:t>Place Match</w:t>
      </w:r>
    </w:p>
    <w:p w14:paraId="25CF84D1" w14:textId="77777777" w:rsidR="00685C36" w:rsidRDefault="00B83879">
      <w:pPr>
        <w:spacing w:after="122"/>
        <w:ind w:left="-5"/>
      </w:pPr>
      <w:r>
        <w:t xml:space="preserve">Variable Name: </w:t>
      </w:r>
      <w:proofErr w:type="spellStart"/>
      <w:r>
        <w:rPr>
          <w:rFonts w:ascii="Courier New" w:eastAsia="Courier New" w:hAnsi="Courier New" w:cs="Courier New"/>
          <w:sz w:val="18"/>
        </w:rPr>
        <w:t>Place_Match</w:t>
      </w:r>
      <w:proofErr w:type="spellEnd"/>
    </w:p>
    <w:p w14:paraId="25270E62" w14:textId="77777777" w:rsidR="00685C36" w:rsidRDefault="00B83879">
      <w:pPr>
        <w:ind w:left="-5"/>
      </w:pPr>
      <w:r>
        <w:t xml:space="preserve">Reflects a classified </w:t>
      </w:r>
      <w:proofErr w:type="spellStart"/>
      <w:r>
        <w:t>Jaro</w:t>
      </w:r>
      <w:proofErr w:type="spellEnd"/>
      <w:r>
        <w:t>-Winkler string distance between the census place the census block is within and the ‘City Served’ of the public water system associated with the point being measured to.</w:t>
      </w:r>
    </w:p>
    <w:tbl>
      <w:tblPr>
        <w:tblStyle w:val="TableGrid"/>
        <w:tblW w:w="4013" w:type="dxa"/>
        <w:tblInd w:w="2313" w:type="dxa"/>
        <w:tblCellMar>
          <w:top w:w="68" w:type="dxa"/>
        </w:tblCellMar>
        <w:tblLook w:val="04A0" w:firstRow="1" w:lastRow="0" w:firstColumn="1" w:lastColumn="0" w:noHBand="0" w:noVBand="1"/>
      </w:tblPr>
      <w:tblGrid>
        <w:gridCol w:w="4051"/>
        <w:gridCol w:w="1188"/>
      </w:tblGrid>
      <w:tr w:rsidR="00685C36" w14:paraId="02254B64" w14:textId="77777777">
        <w:trPr>
          <w:trHeight w:val="385"/>
        </w:trPr>
        <w:tc>
          <w:tcPr>
            <w:tcW w:w="2240" w:type="dxa"/>
            <w:tcBorders>
              <w:top w:val="single" w:sz="8" w:space="0" w:color="000000"/>
              <w:left w:val="single" w:sz="8" w:space="0" w:color="000000"/>
              <w:bottom w:val="single" w:sz="8" w:space="0" w:color="000000"/>
              <w:right w:val="single" w:sz="8" w:space="0" w:color="000000"/>
            </w:tcBorders>
          </w:tcPr>
          <w:p w14:paraId="665F91E0" w14:textId="77777777" w:rsidR="00685C36" w:rsidRDefault="00B83879">
            <w:pPr>
              <w:spacing w:after="0" w:line="259" w:lineRule="auto"/>
              <w:ind w:left="120" w:firstLine="0"/>
              <w:jc w:val="left"/>
            </w:pPr>
            <w:proofErr w:type="spellStart"/>
            <w:r>
              <w:t>Jaro</w:t>
            </w:r>
            <w:proofErr w:type="spellEnd"/>
            <w:r>
              <w:t>-Winkler Distance</w:t>
            </w:r>
          </w:p>
        </w:tc>
        <w:tc>
          <w:tcPr>
            <w:tcW w:w="1773" w:type="dxa"/>
            <w:tcBorders>
              <w:top w:val="single" w:sz="8" w:space="0" w:color="000000"/>
              <w:left w:val="single" w:sz="8" w:space="0" w:color="000000"/>
              <w:bottom w:val="single" w:sz="8" w:space="0" w:color="000000"/>
              <w:right w:val="single" w:sz="8" w:space="0" w:color="000000"/>
            </w:tcBorders>
          </w:tcPr>
          <w:p w14:paraId="7B6C3B21" w14:textId="77777777" w:rsidR="00685C36" w:rsidRDefault="00B83879">
            <w:pPr>
              <w:spacing w:after="0" w:line="259" w:lineRule="auto"/>
              <w:ind w:left="0" w:firstLine="0"/>
              <w:jc w:val="center"/>
            </w:pPr>
            <w:r>
              <w:t>Classification</w:t>
            </w:r>
          </w:p>
        </w:tc>
      </w:tr>
      <w:tr w:rsidR="00685C36" w14:paraId="3C7A55A1" w14:textId="77777777">
        <w:trPr>
          <w:trHeight w:val="1154"/>
        </w:trPr>
        <w:tc>
          <w:tcPr>
            <w:tcW w:w="2240" w:type="dxa"/>
            <w:tcBorders>
              <w:top w:val="single" w:sz="8" w:space="0" w:color="000000"/>
              <w:left w:val="single" w:sz="8" w:space="0" w:color="000000"/>
              <w:bottom w:val="single" w:sz="8" w:space="0" w:color="000000"/>
              <w:right w:val="single" w:sz="8" w:space="0" w:color="000000"/>
            </w:tcBorders>
          </w:tcPr>
          <w:p w14:paraId="6BC9EC1B" w14:textId="77777777" w:rsidR="00685C36" w:rsidRDefault="00B83879">
            <w:pPr>
              <w:spacing w:after="0" w:line="259" w:lineRule="auto"/>
              <w:ind w:left="-10" w:right="-1783" w:firstLine="0"/>
              <w:jc w:val="left"/>
            </w:pPr>
            <w:r>
              <w:rPr>
                <w:noProof/>
              </w:rPr>
              <w:drawing>
                <wp:inline distT="0" distB="0" distL="0" distR="0" wp14:anchorId="73064366" wp14:editId="525499D0">
                  <wp:extent cx="2566416" cy="597408"/>
                  <wp:effectExtent l="0" t="0" r="0" b="0"/>
                  <wp:docPr id="41963" name="Picture 41963"/>
                  <wp:cNvGraphicFramePr/>
                  <a:graphic xmlns:a="http://schemas.openxmlformats.org/drawingml/2006/main">
                    <a:graphicData uri="http://schemas.openxmlformats.org/drawingml/2006/picture">
                      <pic:pic xmlns:pic="http://schemas.openxmlformats.org/drawingml/2006/picture">
                        <pic:nvPicPr>
                          <pic:cNvPr id="41963" name="Picture 41963"/>
                          <pic:cNvPicPr/>
                        </pic:nvPicPr>
                        <pic:blipFill>
                          <a:blip r:embed="rId16"/>
                          <a:stretch>
                            <a:fillRect/>
                          </a:stretch>
                        </pic:blipFill>
                        <pic:spPr>
                          <a:xfrm>
                            <a:off x="0" y="0"/>
                            <a:ext cx="2566416" cy="597408"/>
                          </a:xfrm>
                          <a:prstGeom prst="rect">
                            <a:avLst/>
                          </a:prstGeom>
                        </pic:spPr>
                      </pic:pic>
                    </a:graphicData>
                  </a:graphic>
                </wp:inline>
              </w:drawing>
            </w:r>
          </w:p>
        </w:tc>
        <w:tc>
          <w:tcPr>
            <w:tcW w:w="1773" w:type="dxa"/>
            <w:tcBorders>
              <w:top w:val="single" w:sz="8" w:space="0" w:color="000000"/>
              <w:left w:val="single" w:sz="8" w:space="0" w:color="000000"/>
              <w:bottom w:val="single" w:sz="8" w:space="0" w:color="000000"/>
              <w:right w:val="single" w:sz="8" w:space="0" w:color="000000"/>
            </w:tcBorders>
          </w:tcPr>
          <w:p w14:paraId="3C73AB2B" w14:textId="77777777" w:rsidR="00685C36" w:rsidRDefault="00685C36">
            <w:pPr>
              <w:spacing w:after="160" w:line="259" w:lineRule="auto"/>
              <w:ind w:left="0" w:firstLine="0"/>
              <w:jc w:val="left"/>
            </w:pPr>
          </w:p>
        </w:tc>
      </w:tr>
      <w:tr w:rsidR="00685C36" w14:paraId="5A206789" w14:textId="77777777">
        <w:trPr>
          <w:trHeight w:val="385"/>
        </w:trPr>
        <w:tc>
          <w:tcPr>
            <w:tcW w:w="2240" w:type="dxa"/>
            <w:tcBorders>
              <w:top w:val="single" w:sz="8" w:space="0" w:color="000000"/>
              <w:left w:val="single" w:sz="8" w:space="0" w:color="000000"/>
              <w:bottom w:val="single" w:sz="8" w:space="0" w:color="000000"/>
              <w:right w:val="single" w:sz="8" w:space="0" w:color="000000"/>
            </w:tcBorders>
          </w:tcPr>
          <w:p w14:paraId="3C33E67E" w14:textId="77777777" w:rsidR="00685C36" w:rsidRDefault="00B83879">
            <w:pPr>
              <w:spacing w:after="0" w:line="259" w:lineRule="auto"/>
              <w:ind w:left="0" w:firstLine="0"/>
              <w:jc w:val="center"/>
            </w:pPr>
            <w:r>
              <w:t>if no census place</w:t>
            </w:r>
          </w:p>
        </w:tc>
        <w:tc>
          <w:tcPr>
            <w:tcW w:w="1773" w:type="dxa"/>
            <w:tcBorders>
              <w:top w:val="single" w:sz="8" w:space="0" w:color="000000"/>
              <w:left w:val="single" w:sz="8" w:space="0" w:color="000000"/>
              <w:bottom w:val="single" w:sz="8" w:space="0" w:color="000000"/>
              <w:right w:val="single" w:sz="8" w:space="0" w:color="000000"/>
            </w:tcBorders>
          </w:tcPr>
          <w:p w14:paraId="2E1E43EB" w14:textId="77777777" w:rsidR="00685C36" w:rsidRDefault="00B83879">
            <w:pPr>
              <w:spacing w:after="0" w:line="259" w:lineRule="auto"/>
              <w:ind w:left="0" w:firstLine="0"/>
              <w:jc w:val="center"/>
            </w:pPr>
            <w:r>
              <w:t>“No Place”</w:t>
            </w:r>
          </w:p>
        </w:tc>
      </w:tr>
      <w:tr w:rsidR="00685C36" w14:paraId="390CA2D5" w14:textId="77777777">
        <w:trPr>
          <w:trHeight w:val="385"/>
        </w:trPr>
        <w:tc>
          <w:tcPr>
            <w:tcW w:w="2240" w:type="dxa"/>
            <w:tcBorders>
              <w:top w:val="single" w:sz="8" w:space="0" w:color="000000"/>
              <w:left w:val="single" w:sz="8" w:space="0" w:color="000000"/>
              <w:bottom w:val="single" w:sz="8" w:space="0" w:color="000000"/>
              <w:right w:val="single" w:sz="8" w:space="0" w:color="000000"/>
            </w:tcBorders>
          </w:tcPr>
          <w:p w14:paraId="2830D274" w14:textId="77777777" w:rsidR="00685C36" w:rsidRDefault="00B83879">
            <w:pPr>
              <w:spacing w:after="0" w:line="259" w:lineRule="auto"/>
              <w:ind w:left="0" w:firstLine="0"/>
              <w:jc w:val="center"/>
            </w:pPr>
            <w:r>
              <w:t>if no city served</w:t>
            </w:r>
          </w:p>
        </w:tc>
        <w:tc>
          <w:tcPr>
            <w:tcW w:w="1773" w:type="dxa"/>
            <w:tcBorders>
              <w:top w:val="single" w:sz="8" w:space="0" w:color="000000"/>
              <w:left w:val="single" w:sz="8" w:space="0" w:color="000000"/>
              <w:bottom w:val="single" w:sz="8" w:space="0" w:color="000000"/>
              <w:right w:val="single" w:sz="8" w:space="0" w:color="000000"/>
            </w:tcBorders>
          </w:tcPr>
          <w:p w14:paraId="74068441" w14:textId="77777777" w:rsidR="00685C36" w:rsidRDefault="00B83879">
            <w:pPr>
              <w:spacing w:after="0" w:line="259" w:lineRule="auto"/>
              <w:ind w:left="120" w:firstLine="0"/>
              <w:jc w:val="left"/>
            </w:pPr>
            <w:r>
              <w:t>“No City Served”</w:t>
            </w:r>
          </w:p>
        </w:tc>
      </w:tr>
    </w:tbl>
    <w:p w14:paraId="34CF8A8A" w14:textId="77777777" w:rsidR="00685C36" w:rsidRDefault="00B83879">
      <w:pPr>
        <w:spacing w:after="49" w:line="259" w:lineRule="auto"/>
        <w:ind w:left="-5"/>
        <w:jc w:val="left"/>
      </w:pPr>
      <w:r>
        <w:t>County Match</w:t>
      </w:r>
    </w:p>
    <w:p w14:paraId="19029CB6" w14:textId="77777777" w:rsidR="00685C36" w:rsidRDefault="00B83879">
      <w:pPr>
        <w:spacing w:after="122"/>
        <w:ind w:left="-5"/>
      </w:pPr>
      <w:r>
        <w:t xml:space="preserve">Variable Name: </w:t>
      </w:r>
      <w:proofErr w:type="spellStart"/>
      <w:r>
        <w:rPr>
          <w:rFonts w:ascii="Courier New" w:eastAsia="Courier New" w:hAnsi="Courier New" w:cs="Courier New"/>
          <w:sz w:val="18"/>
        </w:rPr>
        <w:t>County_Match</w:t>
      </w:r>
      <w:proofErr w:type="spellEnd"/>
    </w:p>
    <w:p w14:paraId="1442BE06" w14:textId="77777777" w:rsidR="00685C36" w:rsidRDefault="00B83879">
      <w:pPr>
        <w:spacing w:after="114"/>
        <w:ind w:left="-5"/>
      </w:pPr>
      <w:r>
        <w:t>A categorical value denoting whether the county that the census block is within matches a county reported to be served by the system being measured.</w:t>
      </w:r>
    </w:p>
    <w:p w14:paraId="5F809FBB" w14:textId="77777777" w:rsidR="00685C36" w:rsidRDefault="00B83879">
      <w:pPr>
        <w:spacing w:after="119" w:line="259" w:lineRule="auto"/>
        <w:ind w:left="-5"/>
        <w:jc w:val="left"/>
      </w:pPr>
      <w:r>
        <w:t>Possible Values:</w:t>
      </w:r>
    </w:p>
    <w:p w14:paraId="647CA192" w14:textId="77777777" w:rsidR="00685C36" w:rsidRDefault="00B83879">
      <w:pPr>
        <w:numPr>
          <w:ilvl w:val="0"/>
          <w:numId w:val="4"/>
        </w:numPr>
        <w:ind w:hanging="187"/>
      </w:pPr>
      <w:r>
        <w:t>‘Match’</w:t>
      </w:r>
    </w:p>
    <w:p w14:paraId="1C4F59AC" w14:textId="77777777" w:rsidR="00685C36" w:rsidRDefault="00B83879">
      <w:pPr>
        <w:numPr>
          <w:ilvl w:val="0"/>
          <w:numId w:val="4"/>
        </w:numPr>
        <w:ind w:hanging="187"/>
      </w:pPr>
      <w:r>
        <w:t>‘No Match’</w:t>
      </w:r>
    </w:p>
    <w:p w14:paraId="2B2FEA16" w14:textId="77777777" w:rsidR="00685C36" w:rsidRDefault="00B83879">
      <w:pPr>
        <w:numPr>
          <w:ilvl w:val="0"/>
          <w:numId w:val="4"/>
        </w:numPr>
        <w:spacing w:after="166"/>
        <w:ind w:hanging="187"/>
      </w:pPr>
      <w:r>
        <w:t>‘No County’</w:t>
      </w:r>
    </w:p>
    <w:p w14:paraId="68341639" w14:textId="77777777" w:rsidR="00685C36" w:rsidRDefault="00B83879">
      <w:pPr>
        <w:spacing w:after="49" w:line="259" w:lineRule="auto"/>
        <w:ind w:left="-5"/>
        <w:jc w:val="left"/>
      </w:pPr>
      <w:r>
        <w:t>Place Name Present in System Name</w:t>
      </w:r>
    </w:p>
    <w:p w14:paraId="31456672" w14:textId="77777777" w:rsidR="00685C36" w:rsidRDefault="00B83879">
      <w:pPr>
        <w:spacing w:after="122"/>
        <w:ind w:left="-5"/>
      </w:pPr>
      <w:r>
        <w:t xml:space="preserve">Variable Name: </w:t>
      </w:r>
      <w:proofErr w:type="spellStart"/>
      <w:r>
        <w:rPr>
          <w:rFonts w:ascii="Courier New" w:eastAsia="Courier New" w:hAnsi="Courier New" w:cs="Courier New"/>
          <w:sz w:val="18"/>
        </w:rPr>
        <w:t>Place_in_PWS</w:t>
      </w:r>
      <w:proofErr w:type="spellEnd"/>
    </w:p>
    <w:p w14:paraId="4E77DFCE" w14:textId="77777777" w:rsidR="00685C36" w:rsidRDefault="00B83879">
      <w:pPr>
        <w:spacing w:after="214"/>
        <w:ind w:left="-5"/>
      </w:pPr>
      <w:r>
        <w:t>A measure of how much of the system name also appears in the census place name that the census block is within. The longest common sub-string (LCS) is calculated between the census place and the system name and is then using the formula:</w:t>
      </w:r>
    </w:p>
    <w:p w14:paraId="67D1CB1C" w14:textId="77777777" w:rsidR="00685C36" w:rsidRDefault="00B83879">
      <w:pPr>
        <w:spacing w:after="109" w:line="259" w:lineRule="auto"/>
        <w:ind w:right="79"/>
        <w:jc w:val="center"/>
      </w:pPr>
      <w:r>
        <w:t>(𝑝𝑤𝑠𝑁𝑎𝑚𝑒</w:t>
      </w:r>
      <w:r>
        <w:rPr>
          <w:sz w:val="15"/>
        </w:rPr>
        <w:t xml:space="preserve">𝑙𝑒𝑛𝑔𝑡ℎ </w:t>
      </w:r>
      <w:r>
        <w:t>− 𝐿𝐶𝑆)/𝑃𝑙𝑎𝑐𝑒</w:t>
      </w:r>
      <w:r>
        <w:rPr>
          <w:sz w:val="15"/>
        </w:rPr>
        <w:t>𝑙𝑒𝑛𝑔𝑡ℎ</w:t>
      </w:r>
    </w:p>
    <w:p w14:paraId="7669D2E0" w14:textId="77777777" w:rsidR="00685C36" w:rsidRDefault="00B83879">
      <w:pPr>
        <w:spacing w:after="166"/>
        <w:ind w:left="-5"/>
      </w:pPr>
      <w:r>
        <w:lastRenderedPageBreak/>
        <w:t>where 𝑝𝑤𝑠𝑁𝑎𝑚𝑒</w:t>
      </w:r>
      <w:r>
        <w:rPr>
          <w:vertAlign w:val="subscript"/>
        </w:rPr>
        <w:t>𝑙𝑒𝑛𝑔𝑡ℎ</w:t>
      </w:r>
      <w:r>
        <w:t xml:space="preserve"> is the length of the place name string in characters, 𝑃𝑙𝑎𝑐𝑒</w:t>
      </w:r>
      <w:r>
        <w:rPr>
          <w:vertAlign w:val="subscript"/>
        </w:rPr>
        <w:t>𝑙𝑒𝑛𝑔𝑡ℎ</w:t>
      </w:r>
      <w:r>
        <w:t xml:space="preserve"> is the length of the public water system name in characters and 𝐿𝐶𝑆 is the length of the longest common sub-string between the two. An exact match would result in a value of 1. If either string is missing, a value of zero is assigned.</w:t>
      </w:r>
    </w:p>
    <w:p w14:paraId="54CBD62E" w14:textId="77777777" w:rsidR="00685C36" w:rsidRDefault="00B83879">
      <w:pPr>
        <w:spacing w:after="45" w:line="259" w:lineRule="auto"/>
        <w:ind w:left="-5"/>
        <w:jc w:val="left"/>
      </w:pPr>
      <w:r>
        <w:t>Sub-County Name Present in System Name</w:t>
      </w:r>
    </w:p>
    <w:p w14:paraId="2AE497D3" w14:textId="77777777" w:rsidR="00685C36" w:rsidRDefault="00B83879">
      <w:pPr>
        <w:spacing w:after="122"/>
        <w:ind w:left="-5"/>
      </w:pPr>
      <w:r>
        <w:t xml:space="preserve">Variable Name: </w:t>
      </w:r>
      <w:proofErr w:type="spellStart"/>
      <w:r>
        <w:rPr>
          <w:rFonts w:ascii="Courier New" w:eastAsia="Courier New" w:hAnsi="Courier New" w:cs="Courier New"/>
          <w:sz w:val="18"/>
        </w:rPr>
        <w:t>SC_in_PWS</w:t>
      </w:r>
      <w:proofErr w:type="spellEnd"/>
    </w:p>
    <w:p w14:paraId="1EA14FD2" w14:textId="77777777" w:rsidR="00685C36" w:rsidRDefault="00B83879">
      <w:pPr>
        <w:spacing w:after="207"/>
        <w:ind w:left="-5"/>
      </w:pPr>
      <w:r>
        <w:t xml:space="preserve">A measure of how much of the system name also appears in the </w:t>
      </w:r>
      <w:commentRangeStart w:id="89"/>
      <w:r>
        <w:t xml:space="preserve">census place </w:t>
      </w:r>
      <w:commentRangeEnd w:id="89"/>
      <w:r w:rsidR="00B5382D">
        <w:rPr>
          <w:rStyle w:val="CommentReference"/>
        </w:rPr>
        <w:commentReference w:id="89"/>
      </w:r>
      <w:r>
        <w:t xml:space="preserve">name that the census block is within. The longest common sub-string (LCS) is calculated between the </w:t>
      </w:r>
      <w:commentRangeStart w:id="90"/>
      <w:r>
        <w:t xml:space="preserve">census place </w:t>
      </w:r>
      <w:commentRangeEnd w:id="90"/>
      <w:r w:rsidR="00B5382D">
        <w:rPr>
          <w:rStyle w:val="CommentReference"/>
        </w:rPr>
        <w:commentReference w:id="90"/>
      </w:r>
      <w:r>
        <w:t>and the system name and is then using the formula:</w:t>
      </w:r>
    </w:p>
    <w:p w14:paraId="2D8000C9" w14:textId="77777777" w:rsidR="00685C36" w:rsidRDefault="00B83879">
      <w:pPr>
        <w:spacing w:after="269" w:line="259" w:lineRule="auto"/>
        <w:ind w:right="79"/>
        <w:jc w:val="center"/>
      </w:pPr>
      <w:r>
        <w:t>(𝑝𝑤𝑠𝑁𝑎𝑚𝑒</w:t>
      </w:r>
      <w:r>
        <w:rPr>
          <w:sz w:val="15"/>
        </w:rPr>
        <w:t xml:space="preserve">𝑙𝑒𝑛𝑔𝑡ℎ </w:t>
      </w:r>
      <w:r>
        <w:t>− 𝐿𝐶𝑆)/𝑆𝑢𝑏𝐶𝑜𝑢𝑛𝑡𝑦</w:t>
      </w:r>
      <w:r>
        <w:rPr>
          <w:sz w:val="15"/>
        </w:rPr>
        <w:t>𝑙𝑒𝑛𝑔𝑡ℎ</w:t>
      </w:r>
    </w:p>
    <w:p w14:paraId="22AADC2A" w14:textId="77777777" w:rsidR="00685C36" w:rsidRDefault="00B83879">
      <w:pPr>
        <w:spacing w:after="166"/>
        <w:ind w:left="-5"/>
      </w:pPr>
      <w:r>
        <w:t>where 𝑝𝑤𝑠𝑁𝑎𝑚𝑒</w:t>
      </w:r>
      <w:r>
        <w:rPr>
          <w:vertAlign w:val="subscript"/>
        </w:rPr>
        <w:t>𝑙𝑒𝑛𝑔𝑡ℎ</w:t>
      </w:r>
      <w:r>
        <w:t xml:space="preserve"> is the length of the </w:t>
      </w:r>
      <w:commentRangeStart w:id="91"/>
      <w:r>
        <w:t xml:space="preserve">place </w:t>
      </w:r>
      <w:commentRangeEnd w:id="91"/>
      <w:r w:rsidR="00B5382D">
        <w:rPr>
          <w:rStyle w:val="CommentReference"/>
        </w:rPr>
        <w:commentReference w:id="91"/>
      </w:r>
      <w:r>
        <w:t>name string in characters, 𝑆𝑢𝑏𝐶𝑜𝑢𝑛𝑡𝑦</w:t>
      </w:r>
      <w:r>
        <w:rPr>
          <w:vertAlign w:val="subscript"/>
        </w:rPr>
        <w:t>𝑙𝑒𝑛𝑔𝑡ℎ</w:t>
      </w:r>
      <w:r>
        <w:t xml:space="preserve"> is the length of the public water system name in characters and 𝐿𝐶𝑆 is the length of the longest common sub-string between the two. An exact match would result in a value of 1. If either string is missing, a value of zero is assigned.</w:t>
      </w:r>
    </w:p>
    <w:p w14:paraId="0FCCF321" w14:textId="77777777" w:rsidR="00685C36" w:rsidRDefault="00B83879">
      <w:pPr>
        <w:spacing w:after="20" w:line="259" w:lineRule="auto"/>
        <w:ind w:left="-5"/>
        <w:jc w:val="left"/>
      </w:pPr>
      <w:r>
        <w:t>Training &amp; Validation</w:t>
      </w:r>
    </w:p>
    <w:p w14:paraId="4497F17C" w14:textId="77777777" w:rsidR="00685C36" w:rsidRDefault="00B83879">
      <w:pPr>
        <w:spacing w:after="117"/>
        <w:ind w:left="-5"/>
      </w:pPr>
      <w:r>
        <w:t xml:space="preserve">The random forest is applied to </w:t>
      </w:r>
      <w:commentRangeStart w:id="92"/>
      <w:r>
        <w:t xml:space="preserve">every census block </w:t>
      </w:r>
      <w:commentRangeEnd w:id="92"/>
      <w:r w:rsidR="00B5382D">
        <w:rPr>
          <w:rStyle w:val="CommentReference"/>
        </w:rPr>
        <w:commentReference w:id="92"/>
      </w:r>
      <w:r>
        <w:t xml:space="preserve">and returns a probability for each facility location within 25 miles of each census block. That probability can be interpreted as the probability that the system PWSID associated with that facility is serving public water to that census block. A full comparison between the training and testing sets is shown </w:t>
      </w:r>
      <w:proofErr w:type="gramStart"/>
      <w:r>
        <w:t>in ?</w:t>
      </w:r>
      <w:proofErr w:type="gramEnd"/>
      <w:r>
        <w:t>@</w:t>
      </w:r>
      <w:proofErr w:type="spellStart"/>
      <w:r>
        <w:t>tbl</w:t>
      </w:r>
      <w:proofErr w:type="spellEnd"/>
      <w:r>
        <w:t>-train</w:t>
      </w:r>
    </w:p>
    <w:p w14:paraId="1417FA3E" w14:textId="77777777" w:rsidR="00685C36" w:rsidRDefault="00B83879">
      <w:pPr>
        <w:ind w:left="-5"/>
      </w:pPr>
      <w:r>
        <w:t xml:space="preserve">The data used to build the random forest model was split randomly across </w:t>
      </w:r>
      <w:commentRangeStart w:id="93"/>
      <w:r>
        <w:t xml:space="preserve">Arizona, Arkansas, California, Connecticut, New Jersey and Texas </w:t>
      </w:r>
      <w:commentRangeEnd w:id="93"/>
      <w:r w:rsidR="00B5382D">
        <w:rPr>
          <w:rStyle w:val="CommentReference"/>
        </w:rPr>
        <w:commentReference w:id="93"/>
      </w:r>
      <w:r>
        <w:t xml:space="preserve">into training and testing sets </w:t>
      </w:r>
      <w:proofErr w:type="gramStart"/>
      <w:r>
        <w:t>(?@</w:t>
      </w:r>
      <w:proofErr w:type="spellStart"/>
      <w:proofErr w:type="gramEnd"/>
      <w:r>
        <w:t>tbl</w:t>
      </w:r>
      <w:proofErr w:type="spellEnd"/>
      <w:r>
        <w:t>-train). This is done so the relationships constructed by the random forest model can be evaluated against data it has not been exposed to.</w:t>
      </w:r>
    </w:p>
    <w:tbl>
      <w:tblPr>
        <w:tblStyle w:val="TableGrid"/>
        <w:tblW w:w="5293" w:type="dxa"/>
        <w:tblInd w:w="0" w:type="dxa"/>
        <w:tblCellMar>
          <w:top w:w="68" w:type="dxa"/>
          <w:left w:w="120" w:type="dxa"/>
          <w:right w:w="115" w:type="dxa"/>
        </w:tblCellMar>
        <w:tblLook w:val="04A0" w:firstRow="1" w:lastRow="0" w:firstColumn="1" w:lastColumn="0" w:noHBand="0" w:noVBand="1"/>
      </w:tblPr>
      <w:tblGrid>
        <w:gridCol w:w="1692"/>
        <w:gridCol w:w="1828"/>
        <w:gridCol w:w="1773"/>
      </w:tblGrid>
      <w:tr w:rsidR="00685C36" w14:paraId="5251A5C6"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76E7C7FB" w14:textId="77777777" w:rsidR="00685C36" w:rsidRDefault="00685C36">
            <w:pPr>
              <w:spacing w:after="160" w:line="259" w:lineRule="auto"/>
              <w:ind w:left="0" w:firstLine="0"/>
              <w:jc w:val="left"/>
            </w:pPr>
          </w:p>
        </w:tc>
        <w:tc>
          <w:tcPr>
            <w:tcW w:w="1828" w:type="dxa"/>
            <w:tcBorders>
              <w:top w:val="single" w:sz="8" w:space="0" w:color="000000"/>
              <w:left w:val="single" w:sz="8" w:space="0" w:color="000000"/>
              <w:bottom w:val="single" w:sz="8" w:space="0" w:color="000000"/>
              <w:right w:val="single" w:sz="8" w:space="0" w:color="000000"/>
            </w:tcBorders>
          </w:tcPr>
          <w:p w14:paraId="34EFCF83" w14:textId="77777777" w:rsidR="00685C36" w:rsidRDefault="00B83879">
            <w:pPr>
              <w:spacing w:after="0" w:line="259" w:lineRule="auto"/>
              <w:ind w:left="0" w:right="5" w:firstLine="0"/>
              <w:jc w:val="center"/>
            </w:pPr>
            <w:r>
              <w:t>Training Set</w:t>
            </w:r>
          </w:p>
        </w:tc>
        <w:tc>
          <w:tcPr>
            <w:tcW w:w="1773" w:type="dxa"/>
            <w:tcBorders>
              <w:top w:val="single" w:sz="8" w:space="0" w:color="000000"/>
              <w:left w:val="single" w:sz="8" w:space="0" w:color="000000"/>
              <w:bottom w:val="single" w:sz="8" w:space="0" w:color="000000"/>
              <w:right w:val="single" w:sz="8" w:space="0" w:color="000000"/>
            </w:tcBorders>
          </w:tcPr>
          <w:p w14:paraId="6EF89AA5" w14:textId="77777777" w:rsidR="00685C36" w:rsidRDefault="00B83879">
            <w:pPr>
              <w:spacing w:after="0" w:line="259" w:lineRule="auto"/>
              <w:ind w:left="0" w:right="5" w:firstLine="0"/>
              <w:jc w:val="center"/>
            </w:pPr>
            <w:r>
              <w:t>Testing Set</w:t>
            </w:r>
          </w:p>
        </w:tc>
      </w:tr>
      <w:tr w:rsidR="00685C36" w14:paraId="1395D9F3"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21518442" w14:textId="77777777" w:rsidR="00685C36" w:rsidRDefault="00B83879">
            <w:pPr>
              <w:spacing w:after="0" w:line="259" w:lineRule="auto"/>
              <w:ind w:left="0" w:right="5" w:firstLine="0"/>
              <w:jc w:val="center"/>
            </w:pPr>
            <w:r>
              <w:t># Rows</w:t>
            </w:r>
          </w:p>
        </w:tc>
        <w:tc>
          <w:tcPr>
            <w:tcW w:w="1828" w:type="dxa"/>
            <w:tcBorders>
              <w:top w:val="single" w:sz="8" w:space="0" w:color="000000"/>
              <w:left w:val="single" w:sz="8" w:space="0" w:color="000000"/>
              <w:bottom w:val="single" w:sz="8" w:space="0" w:color="000000"/>
              <w:right w:val="single" w:sz="8" w:space="0" w:color="000000"/>
            </w:tcBorders>
          </w:tcPr>
          <w:p w14:paraId="4F4B9DF5" w14:textId="77777777" w:rsidR="00685C36" w:rsidRDefault="00B83879">
            <w:pPr>
              <w:spacing w:after="0" w:line="259" w:lineRule="auto"/>
              <w:ind w:left="0" w:right="5" w:firstLine="0"/>
              <w:jc w:val="center"/>
            </w:pPr>
            <w:r>
              <w:t xml:space="preserve">3.1 </w:t>
            </w:r>
            <w:proofErr w:type="gramStart"/>
            <w:r>
              <w:t>Million</w:t>
            </w:r>
            <w:proofErr w:type="gramEnd"/>
          </w:p>
        </w:tc>
        <w:tc>
          <w:tcPr>
            <w:tcW w:w="1773" w:type="dxa"/>
            <w:tcBorders>
              <w:top w:val="single" w:sz="8" w:space="0" w:color="000000"/>
              <w:left w:val="single" w:sz="8" w:space="0" w:color="000000"/>
              <w:bottom w:val="single" w:sz="8" w:space="0" w:color="000000"/>
              <w:right w:val="single" w:sz="8" w:space="0" w:color="000000"/>
            </w:tcBorders>
          </w:tcPr>
          <w:p w14:paraId="22F7B2DF" w14:textId="77777777" w:rsidR="00685C36" w:rsidRDefault="00B83879">
            <w:pPr>
              <w:spacing w:after="0" w:line="259" w:lineRule="auto"/>
              <w:ind w:left="0" w:right="5" w:firstLine="0"/>
              <w:jc w:val="center"/>
            </w:pPr>
            <w:r>
              <w:t xml:space="preserve">47 </w:t>
            </w:r>
            <w:proofErr w:type="gramStart"/>
            <w:r>
              <w:t>Million</w:t>
            </w:r>
            <w:proofErr w:type="gramEnd"/>
          </w:p>
        </w:tc>
      </w:tr>
      <w:tr w:rsidR="00685C36" w14:paraId="6FD10C77"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76D6F6F2" w14:textId="77777777" w:rsidR="00685C36" w:rsidRDefault="00B83879">
            <w:pPr>
              <w:spacing w:after="0" w:line="259" w:lineRule="auto"/>
              <w:ind w:left="0" w:firstLine="0"/>
              <w:jc w:val="left"/>
            </w:pPr>
            <w:r>
              <w:t># Census Blocks</w:t>
            </w:r>
          </w:p>
        </w:tc>
        <w:tc>
          <w:tcPr>
            <w:tcW w:w="1828" w:type="dxa"/>
            <w:tcBorders>
              <w:top w:val="single" w:sz="8" w:space="0" w:color="000000"/>
              <w:left w:val="single" w:sz="8" w:space="0" w:color="000000"/>
              <w:bottom w:val="single" w:sz="8" w:space="0" w:color="000000"/>
              <w:right w:val="single" w:sz="8" w:space="0" w:color="000000"/>
            </w:tcBorders>
          </w:tcPr>
          <w:p w14:paraId="2FCCA08B" w14:textId="77777777" w:rsidR="00685C36" w:rsidRDefault="00B83879">
            <w:pPr>
              <w:spacing w:after="0" w:line="259" w:lineRule="auto"/>
              <w:ind w:left="0" w:right="5" w:firstLine="0"/>
              <w:jc w:val="center"/>
            </w:pPr>
            <w:r>
              <w:t xml:space="preserve">760 </w:t>
            </w:r>
            <w:proofErr w:type="gramStart"/>
            <w:r>
              <w:t>Thousand</w:t>
            </w:r>
            <w:proofErr w:type="gramEnd"/>
          </w:p>
        </w:tc>
        <w:tc>
          <w:tcPr>
            <w:tcW w:w="1773" w:type="dxa"/>
            <w:tcBorders>
              <w:top w:val="single" w:sz="8" w:space="0" w:color="000000"/>
              <w:left w:val="single" w:sz="8" w:space="0" w:color="000000"/>
              <w:bottom w:val="single" w:sz="8" w:space="0" w:color="000000"/>
              <w:right w:val="single" w:sz="8" w:space="0" w:color="000000"/>
            </w:tcBorders>
          </w:tcPr>
          <w:p w14:paraId="5837CD6F" w14:textId="77777777" w:rsidR="00685C36" w:rsidRDefault="00B83879">
            <w:pPr>
              <w:spacing w:after="0" w:line="259" w:lineRule="auto"/>
              <w:ind w:left="0" w:right="5" w:firstLine="0"/>
              <w:jc w:val="center"/>
            </w:pPr>
            <w:r>
              <w:t xml:space="preserve">1.1 </w:t>
            </w:r>
            <w:proofErr w:type="gramStart"/>
            <w:r>
              <w:t>Million</w:t>
            </w:r>
            <w:proofErr w:type="gramEnd"/>
          </w:p>
        </w:tc>
      </w:tr>
      <w:tr w:rsidR="00685C36" w14:paraId="227C69A3"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41D815B6" w14:textId="77777777" w:rsidR="00685C36" w:rsidRDefault="00B83879">
            <w:pPr>
              <w:spacing w:after="0" w:line="259" w:lineRule="auto"/>
              <w:ind w:left="0" w:right="5" w:firstLine="0"/>
              <w:jc w:val="center"/>
            </w:pPr>
            <w:r>
              <w:t># Correct</w:t>
            </w:r>
          </w:p>
        </w:tc>
        <w:tc>
          <w:tcPr>
            <w:tcW w:w="1828" w:type="dxa"/>
            <w:tcBorders>
              <w:top w:val="single" w:sz="8" w:space="0" w:color="000000"/>
              <w:left w:val="single" w:sz="8" w:space="0" w:color="000000"/>
              <w:bottom w:val="single" w:sz="8" w:space="0" w:color="000000"/>
              <w:right w:val="single" w:sz="8" w:space="0" w:color="000000"/>
            </w:tcBorders>
          </w:tcPr>
          <w:p w14:paraId="19C5B0ED" w14:textId="77777777" w:rsidR="00685C36" w:rsidRDefault="00B83879">
            <w:pPr>
              <w:spacing w:after="0" w:line="259" w:lineRule="auto"/>
              <w:ind w:left="0" w:right="5" w:firstLine="0"/>
              <w:jc w:val="center"/>
            </w:pPr>
            <w:r>
              <w:t xml:space="preserve">350 </w:t>
            </w:r>
            <w:proofErr w:type="gramStart"/>
            <w:r>
              <w:t>Thousand</w:t>
            </w:r>
            <w:proofErr w:type="gramEnd"/>
          </w:p>
        </w:tc>
        <w:tc>
          <w:tcPr>
            <w:tcW w:w="1773" w:type="dxa"/>
            <w:tcBorders>
              <w:top w:val="single" w:sz="8" w:space="0" w:color="000000"/>
              <w:left w:val="single" w:sz="8" w:space="0" w:color="000000"/>
              <w:bottom w:val="single" w:sz="8" w:space="0" w:color="000000"/>
              <w:right w:val="single" w:sz="8" w:space="0" w:color="000000"/>
            </w:tcBorders>
          </w:tcPr>
          <w:p w14:paraId="5021245A" w14:textId="77777777" w:rsidR="00685C36" w:rsidRDefault="00B83879">
            <w:pPr>
              <w:spacing w:after="0" w:line="259" w:lineRule="auto"/>
              <w:ind w:left="0" w:right="5" w:firstLine="0"/>
              <w:jc w:val="center"/>
            </w:pPr>
            <w:r>
              <w:t>“No Match”</w:t>
            </w:r>
          </w:p>
        </w:tc>
      </w:tr>
      <w:tr w:rsidR="00685C36" w14:paraId="74DA4F1D"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19ED5CFF" w14:textId="77777777" w:rsidR="00685C36" w:rsidRDefault="00B83879">
            <w:pPr>
              <w:spacing w:after="0" w:line="259" w:lineRule="auto"/>
              <w:ind w:left="0" w:right="5" w:firstLine="0"/>
              <w:jc w:val="center"/>
            </w:pPr>
            <w:r>
              <w:t># Incorrect</w:t>
            </w:r>
          </w:p>
        </w:tc>
        <w:tc>
          <w:tcPr>
            <w:tcW w:w="1828" w:type="dxa"/>
            <w:tcBorders>
              <w:top w:val="single" w:sz="8" w:space="0" w:color="000000"/>
              <w:left w:val="single" w:sz="8" w:space="0" w:color="000000"/>
              <w:bottom w:val="single" w:sz="8" w:space="0" w:color="000000"/>
              <w:right w:val="single" w:sz="8" w:space="0" w:color="000000"/>
            </w:tcBorders>
          </w:tcPr>
          <w:p w14:paraId="421560C1" w14:textId="77777777" w:rsidR="00685C36" w:rsidRDefault="00B83879">
            <w:pPr>
              <w:spacing w:after="0" w:line="259" w:lineRule="auto"/>
              <w:ind w:left="0" w:firstLine="0"/>
              <w:jc w:val="left"/>
            </w:pPr>
            <w:r>
              <w:t>if no census place</w:t>
            </w:r>
          </w:p>
        </w:tc>
        <w:tc>
          <w:tcPr>
            <w:tcW w:w="1773" w:type="dxa"/>
            <w:tcBorders>
              <w:top w:val="single" w:sz="8" w:space="0" w:color="000000"/>
              <w:left w:val="single" w:sz="8" w:space="0" w:color="000000"/>
              <w:bottom w:val="single" w:sz="8" w:space="0" w:color="000000"/>
              <w:right w:val="single" w:sz="8" w:space="0" w:color="000000"/>
            </w:tcBorders>
          </w:tcPr>
          <w:p w14:paraId="492D95D8" w14:textId="77777777" w:rsidR="00685C36" w:rsidRDefault="00B83879">
            <w:pPr>
              <w:spacing w:after="0" w:line="259" w:lineRule="auto"/>
              <w:ind w:left="0" w:right="5" w:firstLine="0"/>
              <w:jc w:val="center"/>
            </w:pPr>
            <w:r>
              <w:t>“No Place”</w:t>
            </w:r>
          </w:p>
        </w:tc>
      </w:tr>
      <w:tr w:rsidR="00685C36" w14:paraId="71034AA9" w14:textId="77777777">
        <w:trPr>
          <w:trHeight w:val="385"/>
        </w:trPr>
        <w:tc>
          <w:tcPr>
            <w:tcW w:w="1692" w:type="dxa"/>
            <w:tcBorders>
              <w:top w:val="single" w:sz="8" w:space="0" w:color="000000"/>
              <w:left w:val="single" w:sz="8" w:space="0" w:color="000000"/>
              <w:bottom w:val="single" w:sz="8" w:space="0" w:color="000000"/>
              <w:right w:val="single" w:sz="8" w:space="0" w:color="000000"/>
            </w:tcBorders>
          </w:tcPr>
          <w:p w14:paraId="761A0EF5" w14:textId="77777777" w:rsidR="00685C36" w:rsidRDefault="00B83879">
            <w:pPr>
              <w:spacing w:after="0" w:line="259" w:lineRule="auto"/>
              <w:ind w:left="0" w:right="5" w:firstLine="0"/>
              <w:jc w:val="center"/>
            </w:pPr>
            <w:r>
              <w:t># Systems</w:t>
            </w:r>
          </w:p>
        </w:tc>
        <w:tc>
          <w:tcPr>
            <w:tcW w:w="1828" w:type="dxa"/>
            <w:tcBorders>
              <w:top w:val="single" w:sz="8" w:space="0" w:color="000000"/>
              <w:left w:val="single" w:sz="8" w:space="0" w:color="000000"/>
              <w:bottom w:val="single" w:sz="8" w:space="0" w:color="000000"/>
              <w:right w:val="single" w:sz="8" w:space="0" w:color="000000"/>
            </w:tcBorders>
          </w:tcPr>
          <w:p w14:paraId="60BCBDEB" w14:textId="77777777" w:rsidR="00685C36" w:rsidRDefault="00B83879">
            <w:pPr>
              <w:spacing w:after="0" w:line="259" w:lineRule="auto"/>
              <w:ind w:left="0" w:right="5" w:firstLine="0"/>
              <w:jc w:val="center"/>
            </w:pPr>
            <w:r>
              <w:t>if no city served</w:t>
            </w:r>
          </w:p>
        </w:tc>
        <w:tc>
          <w:tcPr>
            <w:tcW w:w="1773" w:type="dxa"/>
            <w:tcBorders>
              <w:top w:val="single" w:sz="8" w:space="0" w:color="000000"/>
              <w:left w:val="single" w:sz="8" w:space="0" w:color="000000"/>
              <w:bottom w:val="single" w:sz="8" w:space="0" w:color="000000"/>
              <w:right w:val="single" w:sz="8" w:space="0" w:color="000000"/>
            </w:tcBorders>
          </w:tcPr>
          <w:p w14:paraId="43CED662" w14:textId="77777777" w:rsidR="00685C36" w:rsidRDefault="00B83879">
            <w:pPr>
              <w:spacing w:after="0" w:line="259" w:lineRule="auto"/>
              <w:ind w:left="0" w:firstLine="0"/>
              <w:jc w:val="left"/>
            </w:pPr>
            <w:r>
              <w:t>“No City Served”</w:t>
            </w:r>
          </w:p>
        </w:tc>
      </w:tr>
    </w:tbl>
    <w:p w14:paraId="2654262A" w14:textId="77777777" w:rsidR="00685C36" w:rsidRDefault="00B83879">
      <w:pPr>
        <w:spacing w:after="305" w:line="259" w:lineRule="auto"/>
        <w:ind w:left="-5"/>
        <w:jc w:val="left"/>
      </w:pPr>
      <w:r>
        <w:t>Application</w:t>
      </w:r>
    </w:p>
    <w:p w14:paraId="0548DAF9" w14:textId="77777777" w:rsidR="00685C36" w:rsidRDefault="00B83879">
      <w:pPr>
        <w:pStyle w:val="Heading1"/>
        <w:spacing w:after="1" w:line="259" w:lineRule="auto"/>
        <w:ind w:left="-5"/>
      </w:pPr>
      <w:bookmarkStart w:id="94" w:name="_Toc42575"/>
      <w:r>
        <w:rPr>
          <w:sz w:val="31"/>
        </w:rPr>
        <w:t>Results</w:t>
      </w:r>
      <w:bookmarkEnd w:id="94"/>
    </w:p>
    <w:p w14:paraId="57054165" w14:textId="77777777" w:rsidR="00685C36" w:rsidRDefault="00B83879">
      <w:pPr>
        <w:spacing w:after="0" w:line="259" w:lineRule="auto"/>
        <w:ind w:left="0" w:firstLine="0"/>
        <w:jc w:val="left"/>
      </w:pPr>
      <w:r>
        <w:rPr>
          <w:noProof/>
        </w:rPr>
        <mc:AlternateContent>
          <mc:Choice Requires="wpg">
            <w:drawing>
              <wp:inline distT="0" distB="0" distL="0" distR="0" wp14:anchorId="129DA0D9" wp14:editId="443067F8">
                <wp:extent cx="5486413" cy="603222"/>
                <wp:effectExtent l="0" t="0" r="0" b="0"/>
                <wp:docPr id="39197" name="Group 39197"/>
                <wp:cNvGraphicFramePr/>
                <a:graphic xmlns:a="http://schemas.openxmlformats.org/drawingml/2006/main">
                  <a:graphicData uri="http://schemas.microsoft.com/office/word/2010/wordprocessingGroup">
                    <wpg:wgp>
                      <wpg:cNvGrpSpPr/>
                      <wpg:grpSpPr>
                        <a:xfrm>
                          <a:off x="0" y="0"/>
                          <a:ext cx="5486413" cy="603222"/>
                          <a:chOff x="0" y="0"/>
                          <a:chExt cx="5486413" cy="603222"/>
                        </a:xfrm>
                      </wpg:grpSpPr>
                      <wps:wsp>
                        <wps:cNvPr id="7060" name="Shape 7060"/>
                        <wps:cNvSpPr/>
                        <wps:spPr>
                          <a:xfrm>
                            <a:off x="0" y="0"/>
                            <a:ext cx="5486413" cy="603222"/>
                          </a:xfrm>
                          <a:custGeom>
                            <a:avLst/>
                            <a:gdLst/>
                            <a:ahLst/>
                            <a:cxnLst/>
                            <a:rect l="0" t="0" r="0" b="0"/>
                            <a:pathLst>
                              <a:path w="5486413" h="603222">
                                <a:moveTo>
                                  <a:pt x="25400" y="0"/>
                                </a:moveTo>
                                <a:lnTo>
                                  <a:pt x="5461013" y="0"/>
                                </a:lnTo>
                                <a:cubicBezTo>
                                  <a:pt x="5475040" y="0"/>
                                  <a:pt x="5486413" y="11372"/>
                                  <a:pt x="5486413" y="25400"/>
                                </a:cubicBezTo>
                                <a:lnTo>
                                  <a:pt x="5486413" y="577822"/>
                                </a:lnTo>
                                <a:cubicBezTo>
                                  <a:pt x="5486413" y="591850"/>
                                  <a:pt x="5475040" y="603222"/>
                                  <a:pt x="5461013" y="603222"/>
                                </a:cubicBezTo>
                                <a:lnTo>
                                  <a:pt x="25400" y="603222"/>
                                </a:lnTo>
                                <a:cubicBezTo>
                                  <a:pt x="11372" y="603222"/>
                                  <a:pt x="0" y="591850"/>
                                  <a:pt x="0" y="577822"/>
                                </a:cubicBezTo>
                                <a:lnTo>
                                  <a:pt x="0" y="25400"/>
                                </a:lnTo>
                                <a:cubicBezTo>
                                  <a:pt x="0" y="11372"/>
                                  <a:pt x="11372" y="0"/>
                                  <a:pt x="25400" y="0"/>
                                </a:cubicBezTo>
                                <a:close/>
                              </a:path>
                            </a:pathLst>
                          </a:custGeom>
                          <a:ln w="0" cap="flat">
                            <a:miter lim="127000"/>
                          </a:ln>
                        </wps:spPr>
                        <wps:style>
                          <a:lnRef idx="0">
                            <a:srgbClr val="000000">
                              <a:alpha val="0"/>
                            </a:srgbClr>
                          </a:lnRef>
                          <a:fillRef idx="1">
                            <a:srgbClr val="E6E6E7"/>
                          </a:fillRef>
                          <a:effectRef idx="0">
                            <a:scrgbClr r="0" g="0" b="0"/>
                          </a:effectRef>
                          <a:fontRef idx="none"/>
                        </wps:style>
                        <wps:bodyPr/>
                      </wps:wsp>
                      <wps:wsp>
                        <wps:cNvPr id="7061" name="Rectangle 7061"/>
                        <wps:cNvSpPr/>
                        <wps:spPr>
                          <a:xfrm>
                            <a:off x="101600" y="101600"/>
                            <a:ext cx="4384977" cy="147988"/>
                          </a:xfrm>
                          <a:prstGeom prst="rect">
                            <a:avLst/>
                          </a:prstGeom>
                          <a:ln>
                            <a:noFill/>
                          </a:ln>
                        </wps:spPr>
                        <wps:txbx>
                          <w:txbxContent>
                            <w:p w14:paraId="0E22F3BB" w14:textId="77777777" w:rsidR="00685C36" w:rsidRDefault="00B83879">
                              <w:pPr>
                                <w:spacing w:after="160" w:line="259" w:lineRule="auto"/>
                                <w:ind w:left="0" w:firstLine="0"/>
                                <w:jc w:val="left"/>
                              </w:pPr>
                              <w:r>
                                <w:rPr>
                                  <w:rFonts w:ascii="Courier New" w:eastAsia="Courier New" w:hAnsi="Courier New" w:cs="Courier New"/>
                                  <w:sz w:val="18"/>
                                </w:rPr>
                                <w:t>Reading layer `</w:t>
                              </w:r>
                              <w:proofErr w:type="spellStart"/>
                              <w:r>
                                <w:rPr>
                                  <w:rFonts w:ascii="Courier New" w:eastAsia="Courier New" w:hAnsi="Courier New" w:cs="Courier New"/>
                                  <w:sz w:val="18"/>
                                </w:rPr>
                                <w:t>Final_Boundaries</w:t>
                              </w:r>
                              <w:proofErr w:type="spellEnd"/>
                              <w:r>
                                <w:rPr>
                                  <w:rFonts w:ascii="Courier New" w:eastAsia="Courier New" w:hAnsi="Courier New" w:cs="Courier New"/>
                                  <w:sz w:val="18"/>
                                </w:rPr>
                                <w:t>' from data source</w:t>
                              </w:r>
                            </w:p>
                          </w:txbxContent>
                        </wps:txbx>
                        <wps:bodyPr horzOverflow="overflow" vert="horz" lIns="0" tIns="0" rIns="0" bIns="0" rtlCol="0">
                          <a:noAutofit/>
                        </wps:bodyPr>
                      </wps:wsp>
                      <wps:wsp>
                        <wps:cNvPr id="8435" name="Rectangle 8435"/>
                        <wps:cNvSpPr/>
                        <wps:spPr>
                          <a:xfrm>
                            <a:off x="101600" y="259156"/>
                            <a:ext cx="89489" cy="147988"/>
                          </a:xfrm>
                          <a:prstGeom prst="rect">
                            <a:avLst/>
                          </a:prstGeom>
                          <a:ln>
                            <a:noFill/>
                          </a:ln>
                        </wps:spPr>
                        <wps:txbx>
                          <w:txbxContent>
                            <w:p w14:paraId="37A5D449" w14:textId="77777777" w:rsidR="00685C36" w:rsidRDefault="00B83879">
                              <w:pPr>
                                <w:spacing w:after="160" w:line="259" w:lineRule="auto"/>
                                <w:ind w:lef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8436" name="Rectangle 8436"/>
                        <wps:cNvSpPr/>
                        <wps:spPr>
                          <a:xfrm>
                            <a:off x="2557510" y="259156"/>
                            <a:ext cx="89489" cy="147988"/>
                          </a:xfrm>
                          <a:prstGeom prst="rect">
                            <a:avLst/>
                          </a:prstGeom>
                          <a:ln>
                            <a:noFill/>
                          </a:ln>
                        </wps:spPr>
                        <wps:txbx>
                          <w:txbxContent>
                            <w:p w14:paraId="41C39B83" w14:textId="77777777" w:rsidR="00685C36" w:rsidRDefault="00B83879">
                              <w:pPr>
                                <w:spacing w:after="160" w:line="259" w:lineRule="auto"/>
                                <w:ind w:lef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8437" name="Rectangle 8437"/>
                        <wps:cNvSpPr/>
                        <wps:spPr>
                          <a:xfrm>
                            <a:off x="5013419" y="259156"/>
                            <a:ext cx="268468" cy="147988"/>
                          </a:xfrm>
                          <a:prstGeom prst="rect">
                            <a:avLst/>
                          </a:prstGeom>
                          <a:ln>
                            <a:noFill/>
                          </a:ln>
                        </wps:spPr>
                        <wps:txbx>
                          <w:txbxContent>
                            <w:p w14:paraId="7A7D20A1" w14:textId="77777777" w:rsidR="00685C36" w:rsidRDefault="00B83879">
                              <w:pPr>
                                <w:spacing w:after="160" w:line="259" w:lineRule="auto"/>
                                <w:ind w:left="0" w:firstLine="0"/>
                                <w:jc w:val="left"/>
                              </w:pPr>
                              <w:r>
                                <w:rPr>
                                  <w:rFonts w:ascii="Courier New" w:eastAsia="Courier New" w:hAnsi="Courier New" w:cs="Courier New"/>
                                  <w:sz w:val="18"/>
                                </w:rPr>
                                <w:t>`D:</w:t>
                              </w:r>
                            </w:p>
                          </w:txbxContent>
                        </wps:txbx>
                        <wps:bodyPr horzOverflow="overflow" vert="horz" lIns="0" tIns="0" rIns="0" bIns="0" rtlCol="0">
                          <a:noAutofit/>
                        </wps:bodyPr>
                      </wps:wsp>
                      <wps:wsp>
                        <wps:cNvPr id="7063" name="Rectangle 7063"/>
                        <wps:cNvSpPr/>
                        <wps:spPr>
                          <a:xfrm>
                            <a:off x="101600" y="416711"/>
                            <a:ext cx="6711698" cy="147987"/>
                          </a:xfrm>
                          <a:prstGeom prst="rect">
                            <a:avLst/>
                          </a:prstGeom>
                          <a:ln>
                            <a:noFill/>
                          </a:ln>
                        </wps:spPr>
                        <wps:txbx>
                          <w:txbxContent>
                            <w:p w14:paraId="648A7758" w14:textId="77777777" w:rsidR="00685C36" w:rsidRDefault="00B83879">
                              <w:pPr>
                                <w:spacing w:after="160" w:line="259" w:lineRule="auto"/>
                                <w:ind w:left="0" w:firstLine="0"/>
                                <w:jc w:val="left"/>
                              </w:pPr>
                              <w:r>
                                <w:rPr>
                                  <w:rFonts w:ascii="Courier New" w:eastAsia="Courier New" w:hAnsi="Courier New" w:cs="Courier New"/>
                                  <w:sz w:val="18"/>
                                </w:rPr>
                                <w:t>\Github\ORD_Water_Supply\Public_Water_Systems\outputs\Final_Boundaries.shp'</w:t>
                              </w:r>
                            </w:p>
                          </w:txbxContent>
                        </wps:txbx>
                        <wps:bodyPr horzOverflow="overflow" vert="horz" lIns="0" tIns="0" rIns="0" bIns="0" rtlCol="0">
                          <a:noAutofit/>
                        </wps:bodyPr>
                      </wps:wsp>
                    </wpg:wgp>
                  </a:graphicData>
                </a:graphic>
              </wp:inline>
            </w:drawing>
          </mc:Choice>
          <mc:Fallback>
            <w:pict>
              <v:group w14:anchorId="129DA0D9" id="Group 39197" o:spid="_x0000_s1026" style="width:6in;height:47.5pt;mso-position-horizontal-relative:char;mso-position-vertical-relative:line" coordsize="54864,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">
                <v:shape id="Shape 7060" o:spid="_x0000_s1027" style="position:absolute;width:54864;height:6032;visibility:visible;mso-wrap-style:square;v-text-anchor:top" coordsize="5486413,60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" path="m25400,l5461013,v14027,,25400,11372,25400,25400l5486413,577822v,14028,-11373,25400,-25400,25400l25400,603222c11372,603222,,591850,,577822l,25400c,11372,11372,,25400,xe" fillcolor="#e6e6e7" stroked="f" strokeweight="0">
                  <v:stroke miterlimit="83231f" joinstyle="miter"/>
                  <v:path arrowok="t" textboxrect="0,0,5486413,603222"/>
                </v:shape>
                <v:rect id="Rectangle 7061" o:spid="_x0000_s1028" style="position:absolute;left:1016;top:1016;width:43849;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14:paraId="0E22F3BB" w14:textId="77777777" w:rsidR="00685C36" w:rsidRDefault="00B83879">
                        <w:pPr>
                          <w:spacing w:after="160" w:line="259" w:lineRule="auto"/>
                          <w:ind w:left="0" w:firstLine="0"/>
                          <w:jc w:val="left"/>
                        </w:pPr>
                        <w:r>
                          <w:rPr>
                            <w:rFonts w:ascii="Courier New" w:eastAsia="Courier New" w:hAnsi="Courier New" w:cs="Courier New"/>
                            <w:sz w:val="18"/>
                          </w:rPr>
                          <w:t>Reading</w:t>
                        </w:r>
                        <w:r>
                          <w:rPr>
                            <w:rFonts w:ascii="Courier New" w:eastAsia="Courier New" w:hAnsi="Courier New" w:cs="Courier New"/>
                            <w:sz w:val="18"/>
                          </w:rPr>
                          <w:t xml:space="preserve"> </w:t>
                        </w:r>
                        <w:r>
                          <w:rPr>
                            <w:rFonts w:ascii="Courier New" w:eastAsia="Courier New" w:hAnsi="Courier New" w:cs="Courier New"/>
                            <w:sz w:val="18"/>
                          </w:rPr>
                          <w:t>layer</w:t>
                        </w:r>
                        <w:r>
                          <w:rPr>
                            <w:rFonts w:ascii="Courier New" w:eastAsia="Courier New" w:hAnsi="Courier New" w:cs="Courier New"/>
                            <w:sz w:val="18"/>
                          </w:rPr>
                          <w:t xml:space="preserve"> </w:t>
                        </w:r>
                        <w:r>
                          <w:rPr>
                            <w:rFonts w:ascii="Courier New" w:eastAsia="Courier New" w:hAnsi="Courier New" w:cs="Courier New"/>
                            <w:sz w:val="18"/>
                          </w:rPr>
                          <w:t>`Final_Boundaries'</w:t>
                        </w:r>
                        <w:r>
                          <w:rPr>
                            <w:rFonts w:ascii="Courier New" w:eastAsia="Courier New" w:hAnsi="Courier New" w:cs="Courier New"/>
                            <w:sz w:val="18"/>
                          </w:rPr>
                          <w:t xml:space="preserve"> </w:t>
                        </w:r>
                        <w:r>
                          <w:rPr>
                            <w:rFonts w:ascii="Courier New" w:eastAsia="Courier New" w:hAnsi="Courier New" w:cs="Courier New"/>
                            <w:sz w:val="18"/>
                          </w:rPr>
                          <w:t>from</w:t>
                        </w:r>
                        <w:r>
                          <w:rPr>
                            <w:rFonts w:ascii="Courier New" w:eastAsia="Courier New" w:hAnsi="Courier New" w:cs="Courier New"/>
                            <w:sz w:val="18"/>
                          </w:rPr>
                          <w:t xml:space="preserve"> </w:t>
                        </w:r>
                        <w:r>
                          <w:rPr>
                            <w:rFonts w:ascii="Courier New" w:eastAsia="Courier New" w:hAnsi="Courier New" w:cs="Courier New"/>
                            <w:sz w:val="18"/>
                          </w:rPr>
                          <w:t>data</w:t>
                        </w:r>
                        <w:r>
                          <w:rPr>
                            <w:rFonts w:ascii="Courier New" w:eastAsia="Courier New" w:hAnsi="Courier New" w:cs="Courier New"/>
                            <w:sz w:val="18"/>
                          </w:rPr>
                          <w:t xml:space="preserve"> </w:t>
                        </w:r>
                        <w:r>
                          <w:rPr>
                            <w:rFonts w:ascii="Courier New" w:eastAsia="Courier New" w:hAnsi="Courier New" w:cs="Courier New"/>
                            <w:sz w:val="18"/>
                          </w:rPr>
                          <w:t>source</w:t>
                        </w:r>
                      </w:p>
                    </w:txbxContent>
                  </v:textbox>
                </v:rect>
                <v:rect id="Rectangle 8435" o:spid="_x0000_s1029" style="position:absolute;left:1016;top:2591;width:89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" filled="f" stroked="f">
                  <v:textbox inset="0,0,0,0">
                    <w:txbxContent>
                      <w:p w14:paraId="37A5D449" w14:textId="77777777" w:rsidR="00685C36" w:rsidRDefault="00B83879">
                        <w:pPr>
                          <w:spacing w:after="160" w:line="259" w:lineRule="auto"/>
                          <w:ind w:left="0" w:firstLine="0"/>
                          <w:jc w:val="left"/>
                        </w:pPr>
                        <w:r>
                          <w:rPr>
                            <w:rFonts w:ascii="Courier New" w:eastAsia="Courier New" w:hAnsi="Courier New" w:cs="Courier New"/>
                            <w:sz w:val="18"/>
                          </w:rPr>
                          <w:t xml:space="preserve"> </w:t>
                        </w:r>
                      </w:p>
                    </w:txbxContent>
                  </v:textbox>
                </v:rect>
                <v:rect id="Rectangle 8436" o:spid="_x0000_s1030" style="position:absolute;left:25575;top:2591;width:89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" filled="f" stroked="f">
                  <v:textbox inset="0,0,0,0">
                    <w:txbxContent>
                      <w:p w14:paraId="41C39B83" w14:textId="77777777" w:rsidR="00685C36" w:rsidRDefault="00B83879">
                        <w:pPr>
                          <w:spacing w:after="160" w:line="259" w:lineRule="auto"/>
                          <w:ind w:left="0" w:firstLine="0"/>
                          <w:jc w:val="left"/>
                        </w:pPr>
                        <w:r>
                          <w:rPr>
                            <w:rFonts w:ascii="Courier New" w:eastAsia="Courier New" w:hAnsi="Courier New" w:cs="Courier New"/>
                            <w:sz w:val="18"/>
                          </w:rPr>
                          <w:t xml:space="preserve"> </w:t>
                        </w:r>
                      </w:p>
                    </w:txbxContent>
                  </v:textbox>
                </v:rect>
                <v:rect id="Rectangle 8437" o:spid="_x0000_s1031" style="position:absolute;left:50134;top:2591;width:268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YvxwAAAN0AAAAPAAAAZHJzL2Rvd25yZXYueG1sRI9Pa8JA&#10;FMTvBb/D8gRvdaOW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Jy2Ji/HAAAA3QAA&#10;AA8AAAAAAAAAAAAAAAAABwIAAGRycy9kb3ducmV2LnhtbFBLBQYAAAAAAwADALcAAAD7AgAAAAA=&#10;" filled="f" stroked="f">
                  <v:textbox inset="0,0,0,0">
                    <w:txbxContent>
                      <w:p w14:paraId="7A7D20A1" w14:textId="77777777" w:rsidR="00685C36" w:rsidRDefault="00B83879">
                        <w:pPr>
                          <w:spacing w:after="160" w:line="259" w:lineRule="auto"/>
                          <w:ind w:left="0" w:firstLine="0"/>
                          <w:jc w:val="left"/>
                        </w:pPr>
                        <w:r>
                          <w:rPr>
                            <w:rFonts w:ascii="Courier New" w:eastAsia="Courier New" w:hAnsi="Courier New" w:cs="Courier New"/>
                            <w:sz w:val="18"/>
                          </w:rPr>
                          <w:t>`D:</w:t>
                        </w:r>
                      </w:p>
                    </w:txbxContent>
                  </v:textbox>
                </v:rect>
                <v:rect id="Rectangle 7063" o:spid="_x0000_s1032" style="position:absolute;left:1016;top:4167;width:67116;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t8xwAAAN0AAAAPAAAAZHJzL2Rvd25yZXYueG1sRI9Ba8JA&#10;FITvgv9heYXedNMK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HZyK3zHAAAA3QAA&#10;AA8AAAAAAAAAAAAAAAAABwIAAGRycy9kb3ducmV2LnhtbFBLBQYAAAAAAwADALcAAAD7AgAAAAA=&#10;" filled="f" stroked="f">
                  <v:textbox inset="0,0,0,0">
                    <w:txbxContent>
                      <w:p w14:paraId="648A7758" w14:textId="77777777" w:rsidR="00685C36" w:rsidRDefault="00B83879">
                        <w:pPr>
                          <w:spacing w:after="160" w:line="259" w:lineRule="auto"/>
                          <w:ind w:left="0" w:firstLine="0"/>
                          <w:jc w:val="left"/>
                        </w:pPr>
                        <w:r>
                          <w:rPr>
                            <w:rFonts w:ascii="Courier New" w:eastAsia="Courier New" w:hAnsi="Courier New" w:cs="Courier New"/>
                            <w:sz w:val="18"/>
                          </w:rPr>
                          <w:t>\Github\ORD_Water_Supply\Public_Water_Systems\outputs\Final_Boundaries.shp'</w:t>
                        </w:r>
                      </w:p>
                    </w:txbxContent>
                  </v:textbox>
                </v:rect>
                <w10:anchorlock/>
              </v:group>
            </w:pict>
          </mc:Fallback>
        </mc:AlternateContent>
      </w:r>
    </w:p>
    <w:p w14:paraId="7FAAAFB5" w14:textId="77777777" w:rsidR="00685C36" w:rsidRDefault="00B83879">
      <w:pPr>
        <w:spacing w:after="428" w:line="259" w:lineRule="auto"/>
        <w:ind w:left="-6" w:firstLine="0"/>
        <w:jc w:val="left"/>
      </w:pPr>
      <w:commentRangeStart w:id="95"/>
      <w:commentRangeStart w:id="96"/>
      <w:r>
        <w:rPr>
          <w:noProof/>
        </w:rPr>
        <w:lastRenderedPageBreak/>
        <w:drawing>
          <wp:inline distT="0" distB="0" distL="0" distR="0" wp14:anchorId="10116558" wp14:editId="0669A90E">
            <wp:extent cx="5492497" cy="5937504"/>
            <wp:effectExtent l="0" t="0" r="0" b="0"/>
            <wp:docPr id="41964" name="Picture 41964"/>
            <wp:cNvGraphicFramePr/>
            <a:graphic xmlns:a="http://schemas.openxmlformats.org/drawingml/2006/main">
              <a:graphicData uri="http://schemas.openxmlformats.org/drawingml/2006/picture">
                <pic:pic xmlns:pic="http://schemas.openxmlformats.org/drawingml/2006/picture">
                  <pic:nvPicPr>
                    <pic:cNvPr id="41964" name="Picture 41964"/>
                    <pic:cNvPicPr/>
                  </pic:nvPicPr>
                  <pic:blipFill>
                    <a:blip r:embed="rId17"/>
                    <a:stretch>
                      <a:fillRect/>
                    </a:stretch>
                  </pic:blipFill>
                  <pic:spPr>
                    <a:xfrm>
                      <a:off x="0" y="0"/>
                      <a:ext cx="5492497" cy="5937504"/>
                    </a:xfrm>
                    <a:prstGeom prst="rect">
                      <a:avLst/>
                    </a:prstGeom>
                  </pic:spPr>
                </pic:pic>
              </a:graphicData>
            </a:graphic>
          </wp:inline>
        </w:drawing>
      </w:r>
      <w:commentRangeEnd w:id="95"/>
      <w:commentRangeEnd w:id="96"/>
      <w:r w:rsidR="00B5382D">
        <w:rPr>
          <w:rStyle w:val="CommentReference"/>
        </w:rPr>
        <w:commentReference w:id="96"/>
      </w:r>
      <w:r w:rsidR="00B5382D">
        <w:rPr>
          <w:rStyle w:val="CommentReference"/>
        </w:rPr>
        <w:commentReference w:id="95"/>
      </w:r>
    </w:p>
    <w:p w14:paraId="5223A1CC" w14:textId="77777777" w:rsidR="00685C36" w:rsidRDefault="00B83879">
      <w:pPr>
        <w:pStyle w:val="Heading1"/>
        <w:spacing w:after="81" w:line="259" w:lineRule="auto"/>
        <w:ind w:left="-5"/>
      </w:pPr>
      <w:bookmarkStart w:id="97" w:name="_Toc42576"/>
      <w:commentRangeStart w:id="98"/>
      <w:r>
        <w:rPr>
          <w:sz w:val="31"/>
        </w:rPr>
        <w:t>State Boundary Data</w:t>
      </w:r>
      <w:bookmarkEnd w:id="97"/>
      <w:commentRangeEnd w:id="98"/>
      <w:r w:rsidR="002B6B2D">
        <w:rPr>
          <w:rStyle w:val="CommentReference"/>
        </w:rPr>
        <w:commentReference w:id="98"/>
      </w:r>
    </w:p>
    <w:p w14:paraId="3C02F071" w14:textId="77777777" w:rsidR="00685C36" w:rsidRDefault="00B83879">
      <w:pPr>
        <w:pStyle w:val="Heading1"/>
        <w:ind w:left="-5"/>
      </w:pPr>
      <w:bookmarkStart w:id="99" w:name="_Toc42577"/>
      <w:r>
        <w:t>Arizona</w:t>
      </w:r>
      <w:bookmarkEnd w:id="99"/>
    </w:p>
    <w:p w14:paraId="57CEF704" w14:textId="77777777" w:rsidR="00685C36" w:rsidRDefault="00B83879">
      <w:pPr>
        <w:spacing w:after="119" w:line="259" w:lineRule="auto"/>
        <w:ind w:left="-5"/>
        <w:jc w:val="left"/>
      </w:pPr>
      <w:r>
        <w:t>CWS Service Area (Arizona Department of Water Resources)</w:t>
      </w:r>
    </w:p>
    <w:p w14:paraId="39E737BC" w14:textId="77777777" w:rsidR="00685C36" w:rsidRDefault="00B83879">
      <w:pPr>
        <w:spacing w:after="117"/>
        <w:ind w:left="-5"/>
      </w:pPr>
      <w:r>
        <w:t>Link: https://gisdata2016-11-18t150447874z-azwater.opendata.arcgis.com/datasets/cws-servicearea-1/about</w:t>
      </w:r>
    </w:p>
    <w:p w14:paraId="7651F49F" w14:textId="77777777" w:rsidR="00685C36" w:rsidRDefault="00B83879">
      <w:pPr>
        <w:ind w:left="-5"/>
      </w:pPr>
      <w:r>
        <w:t>Last Updated: March 24, 2022</w:t>
      </w:r>
    </w:p>
    <w:p w14:paraId="412262FC" w14:textId="77777777" w:rsidR="00685C36" w:rsidRDefault="00B83879">
      <w:pPr>
        <w:spacing w:after="20" w:line="259" w:lineRule="auto"/>
        <w:ind w:left="-5"/>
        <w:jc w:val="left"/>
      </w:pPr>
      <w:r>
        <w:t>Description</w:t>
      </w:r>
    </w:p>
    <w:p w14:paraId="5F3C34B0" w14:textId="77777777" w:rsidR="00685C36" w:rsidRDefault="00B83879">
      <w:pPr>
        <w:spacing w:after="167"/>
        <w:ind w:left="-5"/>
      </w:pPr>
      <w:r>
        <w:lastRenderedPageBreak/>
        <w:t>“The purpose of this feature class is to provide service area boundaries for community water systems regulated by the Arizona Department of Water Resources. This feature class contains service area polygons for each Community Water System (CWS). To determine the service area, ADWR utilized primary data provided directly from the water system (</w:t>
      </w:r>
      <w:proofErr w:type="gramStart"/>
      <w:r>
        <w:t>i.e.</w:t>
      </w:r>
      <w:proofErr w:type="gramEnd"/>
      <w:r>
        <w:t xml:space="preserve"> PDF, shapefile, verbal definition). If primary data is unavailable, secondary data was utilized to determine service area boundaries (</w:t>
      </w:r>
      <w:proofErr w:type="gramStart"/>
      <w:r>
        <w:t>i.e.</w:t>
      </w:r>
      <w:proofErr w:type="gramEnd"/>
      <w:r>
        <w:t xml:space="preserve"> Certificate of Convenience and Necessity (CCN), Census Designated Place shapefile from U.S Census Bureau.) New water systems are added, and contact information is updated for existing water systems on an annual basis. Service area maps are updated every 5 years. ADWR cannot verify the spatial accuracy of the information contained on this map.” Arizona also supplies a mapper (https://azwatermaps.azwater.gov/cws) with this layer and others (active/inactive well locations, groundwater basins) as a tool to allow the public to identify water providers in their area. It is also used by water systems to view the contact information and service area boundary that ADWR has on file for them. (They can submit corrections separately if anything is not right). The mapper will link to all annual reports and other files/correspondence for the CWS available to the public on the ADWR website. There is also a Community Water Systems Data Dashboard that includes visualizations from annual report data. There are visuals of population served, deliveries, demand, emergency water supply, etc.</w:t>
      </w:r>
    </w:p>
    <w:p w14:paraId="23BE274B" w14:textId="77777777" w:rsidR="00685C36" w:rsidRDefault="00B83879">
      <w:pPr>
        <w:spacing w:after="20" w:line="259" w:lineRule="auto"/>
        <w:ind w:left="-5"/>
        <w:jc w:val="left"/>
      </w:pPr>
      <w:r>
        <w:t>Method</w:t>
      </w:r>
    </w:p>
    <w:p w14:paraId="50F63C8A" w14:textId="77777777" w:rsidR="00685C36" w:rsidRDefault="00B83879">
      <w:pPr>
        <w:spacing w:after="167"/>
        <w:ind w:left="-5"/>
      </w:pPr>
      <w:r>
        <w:t>“ADWR utilized primary data provided directly from the water system (i.e., PDF, shapefile, verbal definition). If primary data is unavailable, secondary data was utilized to determine service area boundaries (i.e., Certificate of Convenience and Necessity (CCN), Census Designated Place shapefile from U.S Census Bureau.)” New systems are added annually by the AZ Department of Water Resources (ADWR). The service area maps are updated every 5 years. ADWR does not verify the shapes presented are accurate.</w:t>
      </w:r>
    </w:p>
    <w:p w14:paraId="117D613D" w14:textId="77777777" w:rsidR="00685C36" w:rsidRDefault="00B83879">
      <w:pPr>
        <w:spacing w:after="0" w:line="259" w:lineRule="auto"/>
        <w:ind w:left="-5"/>
        <w:jc w:val="left"/>
      </w:pPr>
      <w:r>
        <w:t>Coverage</w:t>
      </w:r>
    </w:p>
    <w:p w14:paraId="1208123E" w14:textId="77777777" w:rsidR="00685C36" w:rsidRDefault="00B83879">
      <w:pPr>
        <w:numPr>
          <w:ilvl w:val="0"/>
          <w:numId w:val="5"/>
        </w:numPr>
        <w:ind w:hanging="187"/>
      </w:pPr>
      <w:r>
        <w:t>886 PWSs in the file (887 records – one PWS is listed twice)</w:t>
      </w:r>
    </w:p>
    <w:p w14:paraId="5AB08706" w14:textId="77777777" w:rsidR="00685C36" w:rsidRDefault="00B83879">
      <w:pPr>
        <w:numPr>
          <w:ilvl w:val="0"/>
          <w:numId w:val="5"/>
        </w:numPr>
        <w:ind w:hanging="187"/>
      </w:pPr>
      <w:r>
        <w:t>Includes 717 of the 746 active CWS in SDWIS (96%)</w:t>
      </w:r>
    </w:p>
    <w:p w14:paraId="4138DB5A" w14:textId="77777777" w:rsidR="00685C36" w:rsidRDefault="00B83879">
      <w:pPr>
        <w:numPr>
          <w:ilvl w:val="0"/>
          <w:numId w:val="5"/>
        </w:numPr>
        <w:spacing w:after="195"/>
        <w:ind w:hanging="187"/>
      </w:pPr>
      <w:r>
        <w:t>Missing 29 active CWS from SDWIS</w:t>
      </w:r>
    </w:p>
    <w:p w14:paraId="3D43F44C" w14:textId="77777777" w:rsidR="00685C36" w:rsidRDefault="00B83879">
      <w:pPr>
        <w:pStyle w:val="Heading1"/>
        <w:ind w:left="-5"/>
      </w:pPr>
      <w:bookmarkStart w:id="100" w:name="_Toc42578"/>
      <w:r>
        <w:t>Arkansas</w:t>
      </w:r>
      <w:bookmarkEnd w:id="100"/>
    </w:p>
    <w:p w14:paraId="72FFD0F6" w14:textId="77777777" w:rsidR="00685C36" w:rsidRDefault="00B83879">
      <w:pPr>
        <w:spacing w:after="116"/>
        <w:ind w:left="-5"/>
      </w:pPr>
      <w:r>
        <w:t>Link: https://gis.arkansas.gov/product/public-water-systems-polygon/</w:t>
      </w:r>
    </w:p>
    <w:p w14:paraId="5B0066E6" w14:textId="77777777" w:rsidR="00685C36" w:rsidRDefault="00B83879">
      <w:pPr>
        <w:spacing w:after="166"/>
        <w:ind w:left="-5"/>
      </w:pPr>
      <w:r>
        <w:t>Last Updated: August 7, 2023</w:t>
      </w:r>
    </w:p>
    <w:p w14:paraId="3978775F" w14:textId="77777777" w:rsidR="00685C36" w:rsidRDefault="00B83879">
      <w:pPr>
        <w:spacing w:after="20" w:line="259" w:lineRule="auto"/>
        <w:ind w:left="-5"/>
        <w:jc w:val="left"/>
      </w:pPr>
      <w:r>
        <w:t>Description</w:t>
      </w:r>
    </w:p>
    <w:p w14:paraId="5D884DFA" w14:textId="77777777" w:rsidR="00685C36" w:rsidRDefault="00B83879">
      <w:pPr>
        <w:ind w:left="-5"/>
      </w:pPr>
      <w:r>
        <w:t>“This dataset contains polygons which represent public water system boundaries in the State of</w:t>
      </w:r>
    </w:p>
    <w:p w14:paraId="51246130" w14:textId="77777777" w:rsidR="00685C36" w:rsidRDefault="00B83879">
      <w:pPr>
        <w:ind w:left="-5"/>
      </w:pPr>
      <w:r>
        <w:t>Arkansas. The compilation of this data is an effort of the Engineering Division of the Arkansas Department of Health (ADH) to build a comprehensive geographic database of water utilities and services in the public water system. A visual aid of water system boundaries overlaid on current digital aerial photography, associated road names, and landmarks, were verified by representatives of ADH to confirm the accuracy of the boundaries.”</w:t>
      </w:r>
    </w:p>
    <w:p w14:paraId="7BB14174" w14:textId="77777777" w:rsidR="00685C36" w:rsidRDefault="00B83879">
      <w:pPr>
        <w:spacing w:after="20" w:line="259" w:lineRule="auto"/>
        <w:ind w:left="-5"/>
        <w:jc w:val="left"/>
      </w:pPr>
      <w:r>
        <w:t>Method</w:t>
      </w:r>
    </w:p>
    <w:p w14:paraId="5A29093B" w14:textId="77777777" w:rsidR="00685C36" w:rsidRDefault="00B83879">
      <w:pPr>
        <w:spacing w:after="167"/>
        <w:ind w:left="-5"/>
      </w:pPr>
      <w:r>
        <w:lastRenderedPageBreak/>
        <w:t>“A visual aid of water system boundaries overlaid on current digital aerial photography, associated road names, and landmarks, were verified by representatives of ADH to confirm the accuracy of the boundaries.” The data are compiled by the Engineering Division of the Arkansas Department of Health. Number of shapes (and likely coverage of shapes) appears to be being updated over time.</w:t>
      </w:r>
    </w:p>
    <w:p w14:paraId="735413A4" w14:textId="77777777" w:rsidR="00685C36" w:rsidRDefault="00B83879">
      <w:pPr>
        <w:spacing w:after="0" w:line="259" w:lineRule="auto"/>
        <w:ind w:left="-5"/>
        <w:jc w:val="left"/>
      </w:pPr>
      <w:r>
        <w:t>Coverage</w:t>
      </w:r>
    </w:p>
    <w:p w14:paraId="7B827A67" w14:textId="77777777" w:rsidR="00685C36" w:rsidRDefault="00B83879">
      <w:pPr>
        <w:numPr>
          <w:ilvl w:val="0"/>
          <w:numId w:val="6"/>
        </w:numPr>
        <w:ind w:hanging="187"/>
      </w:pPr>
      <w:r>
        <w:t>787 PWSs in the file (788 shapes – one PWS is listed twice)</w:t>
      </w:r>
    </w:p>
    <w:p w14:paraId="579EBD20" w14:textId="77777777" w:rsidR="00685C36" w:rsidRDefault="00B83879">
      <w:pPr>
        <w:numPr>
          <w:ilvl w:val="0"/>
          <w:numId w:val="6"/>
        </w:numPr>
        <w:ind w:hanging="187"/>
      </w:pPr>
      <w:r>
        <w:t>Includes 657 of the 672 active CWS in SDWIS (98%)</w:t>
      </w:r>
    </w:p>
    <w:p w14:paraId="7FCA4A44" w14:textId="77777777" w:rsidR="00685C36" w:rsidRDefault="00B83879">
      <w:pPr>
        <w:numPr>
          <w:ilvl w:val="0"/>
          <w:numId w:val="6"/>
        </w:numPr>
        <w:spacing w:after="167"/>
        <w:ind w:hanging="187"/>
      </w:pPr>
      <w:r>
        <w:t xml:space="preserve">Missing 15 active CWS from SDWIS, although with fuzzy name </w:t>
      </w:r>
      <w:proofErr w:type="gramStart"/>
      <w:r>
        <w:t>matching</w:t>
      </w:r>
      <w:proofErr w:type="gramEnd"/>
      <w:r>
        <w:t xml:space="preserve"> they are likely in the file</w:t>
      </w:r>
    </w:p>
    <w:p w14:paraId="0E900426" w14:textId="77777777" w:rsidR="00685C36" w:rsidRDefault="00B83879">
      <w:pPr>
        <w:spacing w:after="0" w:line="259" w:lineRule="auto"/>
        <w:ind w:left="-5"/>
        <w:jc w:val="left"/>
      </w:pPr>
      <w:r>
        <w:t>Notes</w:t>
      </w:r>
    </w:p>
    <w:p w14:paraId="45FBD995" w14:textId="77777777" w:rsidR="00685C36" w:rsidRDefault="00B83879">
      <w:pPr>
        <w:numPr>
          <w:ilvl w:val="0"/>
          <w:numId w:val="6"/>
        </w:numPr>
        <w:ind w:hanging="187"/>
      </w:pPr>
      <w:r>
        <w:t>Does not overlap with Census Place, county, Zip Code, data.</w:t>
      </w:r>
    </w:p>
    <w:p w14:paraId="69D6F04F" w14:textId="77777777" w:rsidR="00685C36" w:rsidRDefault="00B83879">
      <w:pPr>
        <w:numPr>
          <w:ilvl w:val="0"/>
          <w:numId w:val="6"/>
        </w:numPr>
        <w:ind w:hanging="187"/>
      </w:pPr>
      <w:r>
        <w:t>One PWS is included twice/has two separate shapes</w:t>
      </w:r>
    </w:p>
    <w:p w14:paraId="75CDF5F7" w14:textId="77777777" w:rsidR="00685C36" w:rsidRDefault="00B83879">
      <w:pPr>
        <w:numPr>
          <w:ilvl w:val="0"/>
          <w:numId w:val="6"/>
        </w:numPr>
        <w:ind w:hanging="187"/>
      </w:pPr>
      <w:r>
        <w:t>Some shapes seem to follow roads/pipes</w:t>
      </w:r>
    </w:p>
    <w:p w14:paraId="7961FAD0" w14:textId="77777777" w:rsidR="00685C36" w:rsidRDefault="00B83879">
      <w:pPr>
        <w:numPr>
          <w:ilvl w:val="0"/>
          <w:numId w:val="6"/>
        </w:numPr>
        <w:ind w:hanging="187"/>
      </w:pPr>
      <w:r>
        <w:t>Some shapes overlap with each other</w:t>
      </w:r>
    </w:p>
    <w:p w14:paraId="3EE007F5" w14:textId="77777777" w:rsidR="00685C36" w:rsidRDefault="00B83879">
      <w:pPr>
        <w:numPr>
          <w:ilvl w:val="0"/>
          <w:numId w:val="6"/>
        </w:numPr>
        <w:ind w:hanging="187"/>
      </w:pPr>
      <w:r>
        <w:t>Does not include active/inactive indication</w:t>
      </w:r>
    </w:p>
    <w:p w14:paraId="339E085D" w14:textId="77777777" w:rsidR="00685C36" w:rsidRDefault="00B83879">
      <w:pPr>
        <w:numPr>
          <w:ilvl w:val="0"/>
          <w:numId w:val="6"/>
        </w:numPr>
        <w:ind w:hanging="187"/>
      </w:pPr>
      <w:r>
        <w:t>No data fields include indication of method/quality</w:t>
      </w:r>
    </w:p>
    <w:p w14:paraId="50B3A0C4" w14:textId="77777777" w:rsidR="00685C36" w:rsidRDefault="00B83879">
      <w:pPr>
        <w:numPr>
          <w:ilvl w:val="0"/>
          <w:numId w:val="6"/>
        </w:numPr>
        <w:spacing w:after="195"/>
        <w:ind w:hanging="187"/>
      </w:pPr>
      <w:r>
        <w:t>Includes PWSID (objected = numeric portion of SWDIS PWSID)</w:t>
      </w:r>
    </w:p>
    <w:p w14:paraId="162B55E6" w14:textId="77777777" w:rsidR="00685C36" w:rsidRDefault="00B83879">
      <w:pPr>
        <w:pStyle w:val="Heading1"/>
        <w:ind w:left="-5"/>
      </w:pPr>
      <w:bookmarkStart w:id="101" w:name="_Toc42579"/>
      <w:r>
        <w:t>California</w:t>
      </w:r>
      <w:bookmarkEnd w:id="101"/>
    </w:p>
    <w:p w14:paraId="178B121A" w14:textId="77777777" w:rsidR="00685C36" w:rsidRDefault="00B83879">
      <w:pPr>
        <w:spacing w:after="116"/>
        <w:ind w:left="-5"/>
      </w:pPr>
      <w:r>
        <w:t>Link: https://gis.data.ca.gov/datasets/fbba842bf134497c9d611ad506ec48cc/explore</w:t>
      </w:r>
    </w:p>
    <w:p w14:paraId="4D42361A" w14:textId="77777777" w:rsidR="00685C36" w:rsidRDefault="00B83879">
      <w:pPr>
        <w:spacing w:after="166"/>
        <w:ind w:left="-5"/>
      </w:pPr>
      <w:r>
        <w:t>Last Updated: November 13, 2023</w:t>
      </w:r>
    </w:p>
    <w:p w14:paraId="0022684E" w14:textId="77777777" w:rsidR="00685C36" w:rsidRDefault="00B83879">
      <w:pPr>
        <w:spacing w:after="20" w:line="259" w:lineRule="auto"/>
        <w:ind w:left="-5"/>
        <w:jc w:val="left"/>
      </w:pPr>
      <w:r>
        <w:t>Description</w:t>
      </w:r>
    </w:p>
    <w:p w14:paraId="4308182E" w14:textId="77777777" w:rsidR="00685C36" w:rsidRDefault="00B83879">
      <w:pPr>
        <w:spacing w:after="167"/>
        <w:ind w:left="-5"/>
      </w:pPr>
      <w:r>
        <w:t xml:space="preserve">“Service area boundaries of drinking water service providers, as verified by the Division of Drinking Water, State Water Resources Control Board. </w:t>
      </w:r>
      <w:proofErr w:type="gramStart"/>
      <w:r>
        <w:t>In order to</w:t>
      </w:r>
      <w:proofErr w:type="gramEnd"/>
      <w:r>
        <w:t xml:space="preserve"> provide an accurate data set of service area boundaries for California drinking water systems, the Division of Drinking Water of the California Water Resources Control Board (SWRCB DDW) has undertaken a project to vet and verify the data collected by the Tracking California’s Water Boundary Tool (WBT). SWRCB DDW downloaded a copy of the current water system service areas loaded in the WBT as of June 27, 2019. Additional attribute fields indicating verification status, verification staff and system type were appended to the data set. SWRCB DDW staff are reviewing and validating the displayed boundaries of each service area as well as contacting the service providers regarding necessary corrections. The verification status of any </w:t>
      </w:r>
      <w:proofErr w:type="gramStart"/>
      <w:r>
        <w:t>particular service</w:t>
      </w:r>
      <w:proofErr w:type="gramEnd"/>
      <w:r>
        <w:t xml:space="preserve"> area may be found in the Verification Status field.”</w:t>
      </w:r>
    </w:p>
    <w:p w14:paraId="28947E1F" w14:textId="77777777" w:rsidR="00685C36" w:rsidRDefault="00B83879">
      <w:pPr>
        <w:spacing w:after="20" w:line="259" w:lineRule="auto"/>
        <w:ind w:left="-5"/>
        <w:jc w:val="left"/>
      </w:pPr>
      <w:r>
        <w:t>Method</w:t>
      </w:r>
    </w:p>
    <w:p w14:paraId="63B73238" w14:textId="77777777" w:rsidR="00685C36" w:rsidRDefault="00B83879">
      <w:pPr>
        <w:ind w:left="-5"/>
      </w:pPr>
      <w:r>
        <w:t xml:space="preserve">Water systems and other qualified users used California’s Water Boundary Tool (WBT) to input or edit water system service area boundaries. </w:t>
      </w:r>
      <w:proofErr w:type="gramStart"/>
      <w:r>
        <w:t>The majority of</w:t>
      </w:r>
      <w:proofErr w:type="gramEnd"/>
      <w:r>
        <w:t xml:space="preserve"> these service area boundaries were adapted from paper maps or individual waster providers digitized service area boundaries.</w:t>
      </w:r>
    </w:p>
    <w:p w14:paraId="060E68B6" w14:textId="77777777" w:rsidR="00685C36" w:rsidRDefault="00B83879">
      <w:pPr>
        <w:spacing w:after="0" w:line="259" w:lineRule="auto"/>
        <w:ind w:left="-5"/>
        <w:jc w:val="left"/>
      </w:pPr>
      <w:r>
        <w:t>Coverage</w:t>
      </w:r>
    </w:p>
    <w:p w14:paraId="71D3C3D7" w14:textId="77777777" w:rsidR="00685C36" w:rsidRDefault="00B83879">
      <w:pPr>
        <w:numPr>
          <w:ilvl w:val="0"/>
          <w:numId w:val="7"/>
        </w:numPr>
        <w:ind w:hanging="187"/>
      </w:pPr>
      <w:r>
        <w:t>4,782 PWSs in the file (20 duplicate records)</w:t>
      </w:r>
    </w:p>
    <w:p w14:paraId="640CF202" w14:textId="77777777" w:rsidR="00685C36" w:rsidRDefault="00B83879">
      <w:pPr>
        <w:numPr>
          <w:ilvl w:val="0"/>
          <w:numId w:val="7"/>
        </w:numPr>
        <w:spacing w:after="166"/>
        <w:ind w:hanging="187"/>
      </w:pPr>
      <w:r>
        <w:t>Includes 2,788 of the 2,842 active CWS in SDWIS (98%)</w:t>
      </w:r>
    </w:p>
    <w:p w14:paraId="5FAD2DF0" w14:textId="77777777" w:rsidR="00685C36" w:rsidRDefault="00B83879">
      <w:pPr>
        <w:spacing w:after="0" w:line="259" w:lineRule="auto"/>
        <w:ind w:left="-5"/>
        <w:jc w:val="left"/>
      </w:pPr>
      <w:r>
        <w:lastRenderedPageBreak/>
        <w:t>Notes</w:t>
      </w:r>
    </w:p>
    <w:p w14:paraId="11C829A8" w14:textId="77777777" w:rsidR="00685C36" w:rsidRDefault="00B83879">
      <w:pPr>
        <w:numPr>
          <w:ilvl w:val="0"/>
          <w:numId w:val="7"/>
        </w:numPr>
        <w:ind w:hanging="187"/>
      </w:pPr>
      <w:r>
        <w:t>Shapes have overlap with each other</w:t>
      </w:r>
    </w:p>
    <w:p w14:paraId="46F2C0DD" w14:textId="77777777" w:rsidR="00685C36" w:rsidRDefault="00B83879">
      <w:pPr>
        <w:numPr>
          <w:ilvl w:val="0"/>
          <w:numId w:val="7"/>
        </w:numPr>
        <w:ind w:hanging="187"/>
      </w:pPr>
      <w:r>
        <w:t>Does include active/inactive field</w:t>
      </w:r>
    </w:p>
    <w:p w14:paraId="69DDA5EA" w14:textId="77777777" w:rsidR="00685C36" w:rsidRDefault="00B83879">
      <w:pPr>
        <w:numPr>
          <w:ilvl w:val="0"/>
          <w:numId w:val="7"/>
        </w:numPr>
        <w:ind w:hanging="187"/>
      </w:pPr>
      <w:r>
        <w:t>Includes verification status and date for each shape</w:t>
      </w:r>
    </w:p>
    <w:p w14:paraId="7732F4B8" w14:textId="77777777" w:rsidR="00685C36" w:rsidRDefault="00B83879">
      <w:pPr>
        <w:numPr>
          <w:ilvl w:val="0"/>
          <w:numId w:val="7"/>
        </w:numPr>
        <w:ind w:hanging="187"/>
      </w:pPr>
      <w:r>
        <w:t>Data are maintained and updated continuously</w:t>
      </w:r>
    </w:p>
    <w:p w14:paraId="78E33A91" w14:textId="77777777" w:rsidR="00685C36" w:rsidRDefault="00B83879">
      <w:pPr>
        <w:numPr>
          <w:ilvl w:val="0"/>
          <w:numId w:val="7"/>
        </w:numPr>
        <w:ind w:hanging="187"/>
      </w:pPr>
      <w:r>
        <w:t>Incudes the type of boundary (served area or jurisdictional) and the original source of the data</w:t>
      </w:r>
    </w:p>
    <w:p w14:paraId="404AB31A" w14:textId="77777777" w:rsidR="00685C36" w:rsidRDefault="00B83879">
      <w:pPr>
        <w:numPr>
          <w:ilvl w:val="0"/>
          <w:numId w:val="7"/>
        </w:numPr>
        <w:spacing w:after="195"/>
        <w:ind w:hanging="187"/>
      </w:pPr>
      <w:r>
        <w:t>Methods and details for the WBT are well documented</w:t>
      </w:r>
    </w:p>
    <w:p w14:paraId="0CC5D1FA" w14:textId="77777777" w:rsidR="00685C36" w:rsidRDefault="00B83879">
      <w:pPr>
        <w:pStyle w:val="Heading1"/>
        <w:ind w:left="-5"/>
      </w:pPr>
      <w:bookmarkStart w:id="102" w:name="_Toc42580"/>
      <w:r>
        <w:t>Colorado</w:t>
      </w:r>
      <w:bookmarkEnd w:id="102"/>
    </w:p>
    <w:p w14:paraId="1C151C05" w14:textId="77777777" w:rsidR="00685C36" w:rsidRDefault="00B83879">
      <w:pPr>
        <w:spacing w:after="117"/>
        <w:ind w:left="-5"/>
      </w:pPr>
      <w:r>
        <w:t xml:space="preserve">Link: </w:t>
      </w:r>
      <w:r>
        <w:tab/>
        <w:t>https://data.openwaterfoundation.org/state/co/owf/municipal-water-providerboundaries/</w:t>
      </w:r>
    </w:p>
    <w:p w14:paraId="70E0A822" w14:textId="77777777" w:rsidR="00685C36" w:rsidRDefault="00B83879">
      <w:pPr>
        <w:spacing w:after="166"/>
        <w:ind w:left="-5"/>
      </w:pPr>
      <w:r>
        <w:t>Last Updated: Nov 14, 2023</w:t>
      </w:r>
    </w:p>
    <w:p w14:paraId="759F02A8" w14:textId="77777777" w:rsidR="00685C36" w:rsidRDefault="00B83879">
      <w:pPr>
        <w:spacing w:after="20" w:line="259" w:lineRule="auto"/>
        <w:ind w:left="-5"/>
        <w:jc w:val="left"/>
      </w:pPr>
      <w:r>
        <w:t>Description</w:t>
      </w:r>
    </w:p>
    <w:p w14:paraId="7035CCDB" w14:textId="77777777" w:rsidR="00685C36" w:rsidRDefault="00B83879">
      <w:pPr>
        <w:spacing w:after="167"/>
        <w:ind w:left="-5"/>
      </w:pPr>
      <w:r>
        <w:t>“Boundaries and district names aggregated for this dataset represent a first version of effort toward an authoritative Statewide Special Districts Dataset. Each was aggregated from thousands of local jurisdictions by the Colorado Department of Local Affairs Demography office. Many of the district boundaries were created from scanned drawings or digitized PDFs, and therefore no guarantee of accuracy can be made for the data.”</w:t>
      </w:r>
    </w:p>
    <w:p w14:paraId="5B00E811" w14:textId="77777777" w:rsidR="00685C36" w:rsidRDefault="00B83879">
      <w:pPr>
        <w:spacing w:after="0" w:line="259" w:lineRule="auto"/>
        <w:ind w:left="-5"/>
        <w:jc w:val="left"/>
      </w:pPr>
      <w:r>
        <w:t>Method</w:t>
      </w:r>
    </w:p>
    <w:p w14:paraId="4CD3AD6A" w14:textId="77777777" w:rsidR="00685C36" w:rsidRDefault="00B83879">
      <w:pPr>
        <w:numPr>
          <w:ilvl w:val="0"/>
          <w:numId w:val="8"/>
        </w:numPr>
        <w:ind w:hanging="187"/>
      </w:pPr>
      <w:r>
        <w:t>PWSID not included in the file, however, it is possible to link the LGID to PWSID using the data provided in a related spreadsheet (https://github.com/OpenWaterFoundation/owf-data-comunicipal-water-providers/blob/main/data/co-municipal-water-providers.xlsx)</w:t>
      </w:r>
    </w:p>
    <w:p w14:paraId="6FB0A228" w14:textId="77777777" w:rsidR="00685C36" w:rsidRDefault="00B83879">
      <w:pPr>
        <w:numPr>
          <w:ilvl w:val="0"/>
          <w:numId w:val="8"/>
        </w:numPr>
        <w:spacing w:after="167"/>
        <w:ind w:hanging="187"/>
      </w:pPr>
      <w:r>
        <w:t xml:space="preserve">There are 254 systems in the </w:t>
      </w:r>
      <w:proofErr w:type="gramStart"/>
      <w:r>
        <w:t>Districts</w:t>
      </w:r>
      <w:proofErr w:type="gramEnd"/>
      <w:r>
        <w:t xml:space="preserve"> map, and 531 in the spreadsheet (949 active CWSs in SDWIS).</w:t>
      </w:r>
    </w:p>
    <w:p w14:paraId="6649D2E3" w14:textId="77777777" w:rsidR="00685C36" w:rsidRDefault="00B83879">
      <w:pPr>
        <w:spacing w:after="0" w:line="259" w:lineRule="auto"/>
        <w:ind w:left="-5"/>
        <w:jc w:val="left"/>
      </w:pPr>
      <w:r>
        <w:t>Notes</w:t>
      </w:r>
    </w:p>
    <w:p w14:paraId="392C4022" w14:textId="77777777" w:rsidR="00685C36" w:rsidRDefault="00B83879">
      <w:pPr>
        <w:numPr>
          <w:ilvl w:val="0"/>
          <w:numId w:val="8"/>
        </w:numPr>
        <w:ind w:hanging="187"/>
      </w:pPr>
      <w:r>
        <w:t>Shapes do overlap with each other</w:t>
      </w:r>
    </w:p>
    <w:p w14:paraId="71A520E1" w14:textId="77777777" w:rsidR="00685C36" w:rsidRDefault="00B83879">
      <w:pPr>
        <w:numPr>
          <w:ilvl w:val="0"/>
          <w:numId w:val="8"/>
        </w:numPr>
        <w:ind w:hanging="187"/>
      </w:pPr>
      <w:r>
        <w:t>Metadata and method information is sparse.</w:t>
      </w:r>
    </w:p>
    <w:p w14:paraId="66EB5158" w14:textId="77777777" w:rsidR="00685C36" w:rsidRDefault="00B83879">
      <w:pPr>
        <w:numPr>
          <w:ilvl w:val="0"/>
          <w:numId w:val="8"/>
        </w:numPr>
        <w:ind w:hanging="187"/>
      </w:pPr>
      <w:r>
        <w:t>The “source” field does provide detailed information about where the data come from.</w:t>
      </w:r>
    </w:p>
    <w:p w14:paraId="6C9C95AD" w14:textId="77777777" w:rsidR="00685C36" w:rsidRDefault="00B83879">
      <w:pPr>
        <w:numPr>
          <w:ilvl w:val="0"/>
          <w:numId w:val="8"/>
        </w:numPr>
        <w:spacing w:after="195"/>
        <w:ind w:hanging="187"/>
      </w:pPr>
      <w:r>
        <w:t>Would need to link multiple sources to get all the data available, and coverage is still low (25% to 50% of active CWSs)</w:t>
      </w:r>
    </w:p>
    <w:p w14:paraId="4E26FF97" w14:textId="77777777" w:rsidR="00685C36" w:rsidRDefault="00B83879">
      <w:pPr>
        <w:pStyle w:val="Heading1"/>
        <w:ind w:left="-5"/>
      </w:pPr>
      <w:bookmarkStart w:id="103" w:name="_Toc42581"/>
      <w:r>
        <w:t>Connecticut</w:t>
      </w:r>
      <w:bookmarkEnd w:id="103"/>
    </w:p>
    <w:p w14:paraId="49281381" w14:textId="77777777" w:rsidR="00685C36" w:rsidRDefault="00B83879">
      <w:pPr>
        <w:spacing w:after="116"/>
        <w:ind w:left="-5"/>
      </w:pPr>
      <w:r>
        <w:t>Link: https://maps.ct.gov/portal/home/item.html?id=684908bf05a2430f8a60d58a96d640d6</w:t>
      </w:r>
    </w:p>
    <w:p w14:paraId="218118ED" w14:textId="77777777" w:rsidR="00685C36" w:rsidRDefault="00B83879">
      <w:pPr>
        <w:spacing w:after="166"/>
        <w:ind w:left="-5"/>
      </w:pPr>
      <w:r>
        <w:t>Last Updated: March 2, 2020</w:t>
      </w:r>
    </w:p>
    <w:p w14:paraId="70A60680" w14:textId="77777777" w:rsidR="00685C36" w:rsidRDefault="00B83879">
      <w:pPr>
        <w:spacing w:after="20" w:line="259" w:lineRule="auto"/>
        <w:ind w:left="-5"/>
        <w:jc w:val="left"/>
      </w:pPr>
      <w:r>
        <w:t>Description</w:t>
      </w:r>
    </w:p>
    <w:p w14:paraId="2C544481" w14:textId="77777777" w:rsidR="00685C36" w:rsidRDefault="00B83879">
      <w:pPr>
        <w:ind w:left="-5"/>
      </w:pPr>
      <w:r>
        <w:t>An approximation of public water system service areas in Connecticut</w:t>
      </w:r>
    </w:p>
    <w:p w14:paraId="37D4C0D6" w14:textId="77777777" w:rsidR="00685C36" w:rsidRDefault="00B83879">
      <w:pPr>
        <w:spacing w:after="20" w:line="259" w:lineRule="auto"/>
        <w:ind w:left="-5"/>
        <w:jc w:val="left"/>
      </w:pPr>
      <w:r>
        <w:t>Method</w:t>
      </w:r>
    </w:p>
    <w:p w14:paraId="77F69F84" w14:textId="77777777" w:rsidR="00685C36" w:rsidRDefault="00B83879">
      <w:pPr>
        <w:spacing w:after="166"/>
        <w:ind w:left="-5"/>
      </w:pPr>
      <w:r>
        <w:t>Shapes are a buffered approximation based on service lines.</w:t>
      </w:r>
    </w:p>
    <w:p w14:paraId="4B52799F" w14:textId="77777777" w:rsidR="00685C36" w:rsidRDefault="00B83879">
      <w:pPr>
        <w:spacing w:after="0" w:line="259" w:lineRule="auto"/>
        <w:ind w:left="-5"/>
        <w:jc w:val="left"/>
      </w:pPr>
      <w:r>
        <w:t>Coverage</w:t>
      </w:r>
    </w:p>
    <w:p w14:paraId="3610AD8B" w14:textId="77777777" w:rsidR="00685C36" w:rsidRDefault="00B83879">
      <w:pPr>
        <w:numPr>
          <w:ilvl w:val="0"/>
          <w:numId w:val="9"/>
        </w:numPr>
        <w:ind w:hanging="187"/>
      </w:pPr>
      <w:r>
        <w:t>531 PWSIDs in the file</w:t>
      </w:r>
    </w:p>
    <w:p w14:paraId="38DE6CBD" w14:textId="77777777" w:rsidR="00685C36" w:rsidRDefault="00B83879">
      <w:pPr>
        <w:numPr>
          <w:ilvl w:val="0"/>
          <w:numId w:val="9"/>
        </w:numPr>
        <w:spacing w:after="166"/>
        <w:ind w:hanging="187"/>
      </w:pPr>
      <w:r>
        <w:lastRenderedPageBreak/>
        <w:t>Includes 448 of the 477 active CWS in SDWIS (94%)</w:t>
      </w:r>
    </w:p>
    <w:p w14:paraId="47FE4DD3" w14:textId="77777777" w:rsidR="00685C36" w:rsidRDefault="00B83879">
      <w:pPr>
        <w:spacing w:after="0" w:line="259" w:lineRule="auto"/>
        <w:ind w:left="-5"/>
        <w:jc w:val="left"/>
      </w:pPr>
      <w:r>
        <w:t>Notes</w:t>
      </w:r>
    </w:p>
    <w:p w14:paraId="01FC7637" w14:textId="77777777" w:rsidR="00685C36" w:rsidRDefault="00B83879">
      <w:pPr>
        <w:numPr>
          <w:ilvl w:val="0"/>
          <w:numId w:val="9"/>
        </w:numPr>
        <w:ind w:hanging="187"/>
      </w:pPr>
      <w:r>
        <w:t>Shapes have some overlap with each other</w:t>
      </w:r>
    </w:p>
    <w:p w14:paraId="4D4FD84C" w14:textId="77777777" w:rsidR="00685C36" w:rsidRDefault="00B83879">
      <w:pPr>
        <w:numPr>
          <w:ilvl w:val="0"/>
          <w:numId w:val="9"/>
        </w:numPr>
        <w:ind w:hanging="187"/>
      </w:pPr>
      <w:r>
        <w:t>Metadata is minimal</w:t>
      </w:r>
    </w:p>
    <w:p w14:paraId="0B29BDEC" w14:textId="77777777" w:rsidR="00685C36" w:rsidRDefault="00B83879">
      <w:pPr>
        <w:numPr>
          <w:ilvl w:val="0"/>
          <w:numId w:val="9"/>
        </w:numPr>
        <w:ind w:hanging="187"/>
      </w:pPr>
      <w:r>
        <w:t>Does not include active/inactive field</w:t>
      </w:r>
    </w:p>
    <w:p w14:paraId="5B67B6D6" w14:textId="77777777" w:rsidR="00685C36" w:rsidRDefault="00B83879">
      <w:pPr>
        <w:numPr>
          <w:ilvl w:val="0"/>
          <w:numId w:val="9"/>
        </w:numPr>
        <w:ind w:hanging="187"/>
      </w:pPr>
      <w:r>
        <w:t>No overlap with Census Places</w:t>
      </w:r>
    </w:p>
    <w:p w14:paraId="34DE211C" w14:textId="77777777" w:rsidR="00685C36" w:rsidRDefault="00B83879">
      <w:pPr>
        <w:numPr>
          <w:ilvl w:val="0"/>
          <w:numId w:val="9"/>
        </w:numPr>
        <w:spacing w:after="195"/>
        <w:ind w:hanging="187"/>
      </w:pPr>
      <w:r>
        <w:t>Includes PWSID to link to SDWIS</w:t>
      </w:r>
    </w:p>
    <w:p w14:paraId="48A90231" w14:textId="77777777" w:rsidR="00685C36" w:rsidRDefault="00B83879">
      <w:pPr>
        <w:pStyle w:val="Heading1"/>
        <w:spacing w:after="107"/>
        <w:ind w:left="-5" w:right="7299"/>
      </w:pPr>
      <w:bookmarkStart w:id="104" w:name="_Toc42582"/>
      <w:commentRangeStart w:id="105"/>
      <w:r>
        <w:t>Florida</w:t>
      </w:r>
      <w:bookmarkEnd w:id="104"/>
      <w:commentRangeEnd w:id="105"/>
      <w:r w:rsidR="002B6B2D">
        <w:rPr>
          <w:rStyle w:val="CommentReference"/>
        </w:rPr>
        <w:commentReference w:id="105"/>
      </w:r>
    </w:p>
    <w:p w14:paraId="16C5F588" w14:textId="77777777" w:rsidR="00685C36" w:rsidRDefault="00B83879">
      <w:pPr>
        <w:spacing w:after="107" w:line="267" w:lineRule="auto"/>
        <w:ind w:left="-5" w:right="7299"/>
        <w:jc w:val="left"/>
      </w:pPr>
      <w:r>
        <w:t>Link:</w:t>
      </w:r>
    </w:p>
    <w:p w14:paraId="4369332E" w14:textId="77777777" w:rsidR="00685C36" w:rsidRDefault="00B83879">
      <w:pPr>
        <w:spacing w:after="169" w:line="259" w:lineRule="auto"/>
        <w:ind w:left="-5"/>
        <w:jc w:val="left"/>
      </w:pPr>
      <w:r>
        <w:t>Last Updated</w:t>
      </w:r>
    </w:p>
    <w:p w14:paraId="35DD3E35" w14:textId="77777777" w:rsidR="00685C36" w:rsidRDefault="00B83879">
      <w:pPr>
        <w:spacing w:after="169" w:line="259" w:lineRule="auto"/>
        <w:ind w:left="-5"/>
        <w:jc w:val="left"/>
      </w:pPr>
      <w:r>
        <w:t>Description</w:t>
      </w:r>
    </w:p>
    <w:p w14:paraId="03A85093" w14:textId="77777777" w:rsidR="00685C36" w:rsidRDefault="00B83879">
      <w:pPr>
        <w:spacing w:after="169" w:line="259" w:lineRule="auto"/>
        <w:ind w:left="-5"/>
        <w:jc w:val="left"/>
      </w:pPr>
      <w:r>
        <w:t>Method</w:t>
      </w:r>
    </w:p>
    <w:p w14:paraId="6B27B84B" w14:textId="77777777" w:rsidR="00685C36" w:rsidRDefault="00B83879">
      <w:pPr>
        <w:spacing w:after="197" w:line="259" w:lineRule="auto"/>
        <w:ind w:left="-5"/>
        <w:jc w:val="left"/>
      </w:pPr>
      <w:r>
        <w:t>Coverage</w:t>
      </w:r>
    </w:p>
    <w:p w14:paraId="6DD60B7B" w14:textId="77777777" w:rsidR="00685C36" w:rsidRDefault="00B83879">
      <w:pPr>
        <w:pStyle w:val="Heading1"/>
        <w:ind w:left="-5"/>
      </w:pPr>
      <w:bookmarkStart w:id="106" w:name="_Toc42583"/>
      <w:r>
        <w:t>Kansas</w:t>
      </w:r>
      <w:bookmarkEnd w:id="106"/>
    </w:p>
    <w:p w14:paraId="47835FCD" w14:textId="77777777" w:rsidR="00685C36" w:rsidRDefault="00B83879">
      <w:pPr>
        <w:spacing w:after="116" w:line="259" w:lineRule="auto"/>
        <w:ind w:left="-5"/>
        <w:jc w:val="left"/>
      </w:pPr>
      <w:r>
        <w:t>Link:</w:t>
      </w:r>
    </w:p>
    <w:p w14:paraId="15FF0787" w14:textId="77777777" w:rsidR="00685C36" w:rsidRDefault="00B83879">
      <w:pPr>
        <w:spacing w:after="169" w:line="259" w:lineRule="auto"/>
        <w:ind w:left="-5"/>
        <w:jc w:val="left"/>
      </w:pPr>
      <w:r>
        <w:t>Last Updated</w:t>
      </w:r>
    </w:p>
    <w:p w14:paraId="73D08787" w14:textId="77777777" w:rsidR="00685C36" w:rsidRDefault="00B83879">
      <w:pPr>
        <w:spacing w:after="169" w:line="259" w:lineRule="auto"/>
        <w:ind w:left="-5"/>
        <w:jc w:val="left"/>
      </w:pPr>
      <w:r>
        <w:t>Description</w:t>
      </w:r>
    </w:p>
    <w:p w14:paraId="21EC3CCE" w14:textId="77777777" w:rsidR="00685C36" w:rsidRDefault="00B83879">
      <w:pPr>
        <w:spacing w:after="169" w:line="259" w:lineRule="auto"/>
        <w:ind w:left="-5"/>
        <w:jc w:val="left"/>
      </w:pPr>
      <w:r>
        <w:t>Method</w:t>
      </w:r>
    </w:p>
    <w:p w14:paraId="7EE580ED" w14:textId="77777777" w:rsidR="00685C36" w:rsidRDefault="00B83879">
      <w:pPr>
        <w:spacing w:after="197" w:line="259" w:lineRule="auto"/>
        <w:ind w:left="-5"/>
        <w:jc w:val="left"/>
      </w:pPr>
      <w:r>
        <w:t>Coverage</w:t>
      </w:r>
    </w:p>
    <w:p w14:paraId="458FF8FC" w14:textId="77777777" w:rsidR="00685C36" w:rsidRDefault="00B83879">
      <w:pPr>
        <w:pStyle w:val="Heading1"/>
        <w:spacing w:after="107"/>
        <w:ind w:left="-5" w:right="6822"/>
      </w:pPr>
      <w:bookmarkStart w:id="107" w:name="_Toc42584"/>
      <w:r>
        <w:t>Mississippi</w:t>
      </w:r>
      <w:bookmarkEnd w:id="107"/>
    </w:p>
    <w:p w14:paraId="3F4FC32C" w14:textId="77777777" w:rsidR="00685C36" w:rsidRDefault="00B83879">
      <w:pPr>
        <w:spacing w:after="107" w:line="267" w:lineRule="auto"/>
        <w:ind w:left="-5" w:right="6822"/>
        <w:jc w:val="left"/>
      </w:pPr>
      <w:r>
        <w:t>Link:</w:t>
      </w:r>
    </w:p>
    <w:p w14:paraId="71FF50D7" w14:textId="77777777" w:rsidR="00685C36" w:rsidRDefault="00B83879">
      <w:pPr>
        <w:spacing w:after="169" w:line="259" w:lineRule="auto"/>
        <w:ind w:left="-5"/>
        <w:jc w:val="left"/>
      </w:pPr>
      <w:r>
        <w:t>Last Updated</w:t>
      </w:r>
    </w:p>
    <w:p w14:paraId="6ACD2A7C" w14:textId="77777777" w:rsidR="00685C36" w:rsidRDefault="00B83879">
      <w:pPr>
        <w:spacing w:after="169" w:line="259" w:lineRule="auto"/>
        <w:ind w:left="-5"/>
        <w:jc w:val="left"/>
      </w:pPr>
      <w:r>
        <w:t>Description</w:t>
      </w:r>
    </w:p>
    <w:p w14:paraId="5BE3C3EB" w14:textId="77777777" w:rsidR="00685C36" w:rsidRDefault="00B83879">
      <w:pPr>
        <w:spacing w:after="169" w:line="259" w:lineRule="auto"/>
        <w:ind w:left="-5"/>
        <w:jc w:val="left"/>
      </w:pPr>
      <w:r>
        <w:t>Method</w:t>
      </w:r>
    </w:p>
    <w:p w14:paraId="4BDFE55D" w14:textId="77777777" w:rsidR="00685C36" w:rsidRDefault="00B83879">
      <w:pPr>
        <w:spacing w:after="197" w:line="259" w:lineRule="auto"/>
        <w:ind w:left="-5"/>
        <w:jc w:val="left"/>
      </w:pPr>
      <w:r>
        <w:t>Coverage</w:t>
      </w:r>
    </w:p>
    <w:p w14:paraId="676EF634" w14:textId="77777777" w:rsidR="00685C36" w:rsidRDefault="00B83879">
      <w:pPr>
        <w:pStyle w:val="Heading1"/>
        <w:ind w:left="-5"/>
      </w:pPr>
      <w:bookmarkStart w:id="108" w:name="_Toc42585"/>
      <w:r>
        <w:t>New Hampshire</w:t>
      </w:r>
      <w:bookmarkEnd w:id="108"/>
    </w:p>
    <w:p w14:paraId="26E8056E" w14:textId="77777777" w:rsidR="00685C36" w:rsidRDefault="00B83879">
      <w:pPr>
        <w:spacing w:after="169" w:line="259" w:lineRule="auto"/>
        <w:ind w:left="-5"/>
        <w:jc w:val="left"/>
      </w:pPr>
      <w:r>
        <w:t>Link:</w:t>
      </w:r>
    </w:p>
    <w:p w14:paraId="2E250CF3" w14:textId="77777777" w:rsidR="00685C36" w:rsidRDefault="00B83879">
      <w:pPr>
        <w:spacing w:after="169" w:line="259" w:lineRule="auto"/>
        <w:ind w:left="-5"/>
        <w:jc w:val="left"/>
      </w:pPr>
      <w:r>
        <w:t>Last Updated</w:t>
      </w:r>
    </w:p>
    <w:p w14:paraId="5E6EA4C3" w14:textId="77777777" w:rsidR="00685C36" w:rsidRDefault="00B83879">
      <w:pPr>
        <w:spacing w:after="169" w:line="259" w:lineRule="auto"/>
        <w:ind w:left="-5"/>
        <w:jc w:val="left"/>
      </w:pPr>
      <w:r>
        <w:t>Description</w:t>
      </w:r>
    </w:p>
    <w:p w14:paraId="55B3A88D" w14:textId="77777777" w:rsidR="00685C36" w:rsidRDefault="00B83879">
      <w:pPr>
        <w:spacing w:after="169" w:line="259" w:lineRule="auto"/>
        <w:ind w:left="-5"/>
        <w:jc w:val="left"/>
      </w:pPr>
      <w:r>
        <w:t>Method</w:t>
      </w:r>
    </w:p>
    <w:p w14:paraId="68560FA6" w14:textId="77777777" w:rsidR="00685C36" w:rsidRDefault="00B83879">
      <w:pPr>
        <w:spacing w:after="197" w:line="259" w:lineRule="auto"/>
        <w:ind w:left="-5"/>
        <w:jc w:val="left"/>
      </w:pPr>
      <w:r>
        <w:lastRenderedPageBreak/>
        <w:t>Coverage</w:t>
      </w:r>
    </w:p>
    <w:p w14:paraId="48A338C2" w14:textId="77777777" w:rsidR="00685C36" w:rsidRDefault="00B83879">
      <w:pPr>
        <w:pStyle w:val="Heading1"/>
        <w:ind w:left="-5"/>
      </w:pPr>
      <w:bookmarkStart w:id="109" w:name="_Toc42586"/>
      <w:r>
        <w:t>New Jersey</w:t>
      </w:r>
      <w:bookmarkEnd w:id="109"/>
    </w:p>
    <w:p w14:paraId="38C54212" w14:textId="77777777" w:rsidR="00685C36" w:rsidRDefault="00B83879">
      <w:pPr>
        <w:spacing w:after="116" w:line="259" w:lineRule="auto"/>
        <w:ind w:left="-5"/>
        <w:jc w:val="left"/>
      </w:pPr>
      <w:r>
        <w:t>Link:</w:t>
      </w:r>
    </w:p>
    <w:p w14:paraId="02846CFB" w14:textId="77777777" w:rsidR="00685C36" w:rsidRDefault="00B83879">
      <w:pPr>
        <w:spacing w:after="169" w:line="259" w:lineRule="auto"/>
        <w:ind w:left="-5"/>
        <w:jc w:val="left"/>
      </w:pPr>
      <w:r>
        <w:t>Last Updated</w:t>
      </w:r>
    </w:p>
    <w:p w14:paraId="2D5594C1" w14:textId="77777777" w:rsidR="00685C36" w:rsidRDefault="00B83879">
      <w:pPr>
        <w:spacing w:after="169" w:line="259" w:lineRule="auto"/>
        <w:ind w:left="-5"/>
        <w:jc w:val="left"/>
      </w:pPr>
      <w:r>
        <w:t>Description</w:t>
      </w:r>
    </w:p>
    <w:p w14:paraId="4738731A" w14:textId="77777777" w:rsidR="00685C36" w:rsidRDefault="00B83879">
      <w:pPr>
        <w:spacing w:after="169" w:line="259" w:lineRule="auto"/>
        <w:ind w:left="-5"/>
        <w:jc w:val="left"/>
      </w:pPr>
      <w:r>
        <w:t>Method</w:t>
      </w:r>
    </w:p>
    <w:p w14:paraId="5BA485C2" w14:textId="77777777" w:rsidR="00685C36" w:rsidRDefault="00B83879">
      <w:pPr>
        <w:spacing w:after="197" w:line="259" w:lineRule="auto"/>
        <w:ind w:left="-5"/>
        <w:jc w:val="left"/>
      </w:pPr>
      <w:r>
        <w:t>Coverage</w:t>
      </w:r>
    </w:p>
    <w:p w14:paraId="51AC5119" w14:textId="77777777" w:rsidR="00685C36" w:rsidRDefault="00B83879">
      <w:pPr>
        <w:pStyle w:val="Heading1"/>
        <w:ind w:left="-5"/>
      </w:pPr>
      <w:bookmarkStart w:id="110" w:name="_Toc42587"/>
      <w:r>
        <w:t>New Mexico</w:t>
      </w:r>
      <w:bookmarkEnd w:id="110"/>
    </w:p>
    <w:p w14:paraId="5AAFFBF4" w14:textId="77777777" w:rsidR="00685C36" w:rsidRDefault="00B83879">
      <w:pPr>
        <w:spacing w:after="116" w:line="259" w:lineRule="auto"/>
        <w:ind w:left="-5"/>
        <w:jc w:val="left"/>
      </w:pPr>
      <w:r>
        <w:t>Link:</w:t>
      </w:r>
    </w:p>
    <w:p w14:paraId="2C61B19C" w14:textId="77777777" w:rsidR="00685C36" w:rsidRDefault="00B83879">
      <w:pPr>
        <w:spacing w:after="169" w:line="259" w:lineRule="auto"/>
        <w:ind w:left="-5"/>
        <w:jc w:val="left"/>
      </w:pPr>
      <w:r>
        <w:t>Last Updated</w:t>
      </w:r>
    </w:p>
    <w:p w14:paraId="3AE76BB7" w14:textId="77777777" w:rsidR="00685C36" w:rsidRDefault="00B83879">
      <w:pPr>
        <w:spacing w:after="169" w:line="259" w:lineRule="auto"/>
        <w:ind w:left="-5"/>
        <w:jc w:val="left"/>
      </w:pPr>
      <w:r>
        <w:t>Description</w:t>
      </w:r>
    </w:p>
    <w:p w14:paraId="5B1C0E3E" w14:textId="77777777" w:rsidR="00685C36" w:rsidRDefault="00B83879">
      <w:pPr>
        <w:spacing w:after="169" w:line="259" w:lineRule="auto"/>
        <w:ind w:left="-5"/>
        <w:jc w:val="left"/>
      </w:pPr>
      <w:r>
        <w:t>Method</w:t>
      </w:r>
    </w:p>
    <w:p w14:paraId="5E5B344B" w14:textId="77777777" w:rsidR="00685C36" w:rsidRDefault="00B83879">
      <w:pPr>
        <w:spacing w:after="197" w:line="259" w:lineRule="auto"/>
        <w:ind w:left="-5"/>
        <w:jc w:val="left"/>
      </w:pPr>
      <w:r>
        <w:t>Coverage</w:t>
      </w:r>
    </w:p>
    <w:p w14:paraId="6BF1FDEE" w14:textId="77777777" w:rsidR="00685C36" w:rsidRDefault="00B83879">
      <w:pPr>
        <w:pStyle w:val="Heading1"/>
        <w:ind w:left="-5"/>
      </w:pPr>
      <w:bookmarkStart w:id="111" w:name="_Toc42588"/>
      <w:r>
        <w:t>New York</w:t>
      </w:r>
      <w:bookmarkEnd w:id="111"/>
    </w:p>
    <w:p w14:paraId="3DA787C0" w14:textId="77777777" w:rsidR="00685C36" w:rsidRDefault="00B83879">
      <w:pPr>
        <w:spacing w:after="116" w:line="259" w:lineRule="auto"/>
        <w:ind w:left="-5"/>
        <w:jc w:val="left"/>
      </w:pPr>
      <w:r>
        <w:t>Link:</w:t>
      </w:r>
    </w:p>
    <w:p w14:paraId="5F0FA6FE" w14:textId="77777777" w:rsidR="00685C36" w:rsidRDefault="00B83879">
      <w:pPr>
        <w:spacing w:after="169" w:line="259" w:lineRule="auto"/>
        <w:ind w:left="-5"/>
        <w:jc w:val="left"/>
      </w:pPr>
      <w:r>
        <w:t>Last Updated</w:t>
      </w:r>
    </w:p>
    <w:p w14:paraId="76863ABB" w14:textId="77777777" w:rsidR="00685C36" w:rsidRDefault="00B83879">
      <w:pPr>
        <w:spacing w:after="169" w:line="259" w:lineRule="auto"/>
        <w:ind w:left="-5"/>
        <w:jc w:val="left"/>
      </w:pPr>
      <w:r>
        <w:t>Description</w:t>
      </w:r>
    </w:p>
    <w:p w14:paraId="16881DAF" w14:textId="77777777" w:rsidR="00685C36" w:rsidRDefault="00B83879">
      <w:pPr>
        <w:spacing w:after="169" w:line="259" w:lineRule="auto"/>
        <w:ind w:left="-5"/>
        <w:jc w:val="left"/>
      </w:pPr>
      <w:r>
        <w:t>Method</w:t>
      </w:r>
    </w:p>
    <w:p w14:paraId="7EE77EE3" w14:textId="77777777" w:rsidR="00685C36" w:rsidRDefault="00B83879">
      <w:pPr>
        <w:spacing w:after="197" w:line="259" w:lineRule="auto"/>
        <w:ind w:left="-5"/>
        <w:jc w:val="left"/>
      </w:pPr>
      <w:r>
        <w:t>Coverage</w:t>
      </w:r>
    </w:p>
    <w:p w14:paraId="11FBD323" w14:textId="77777777" w:rsidR="00685C36" w:rsidRDefault="00B83879">
      <w:pPr>
        <w:pStyle w:val="Heading1"/>
        <w:spacing w:after="107"/>
        <w:ind w:left="-5" w:right="6336"/>
      </w:pPr>
      <w:bookmarkStart w:id="112" w:name="_Toc42589"/>
      <w:r>
        <w:t>North Carolina</w:t>
      </w:r>
      <w:bookmarkEnd w:id="112"/>
    </w:p>
    <w:p w14:paraId="04DFA52F" w14:textId="77777777" w:rsidR="00685C36" w:rsidRDefault="00B83879">
      <w:pPr>
        <w:spacing w:after="107" w:line="267" w:lineRule="auto"/>
        <w:ind w:left="-5" w:right="6336"/>
        <w:jc w:val="left"/>
      </w:pPr>
      <w:r>
        <w:t>Link:</w:t>
      </w:r>
    </w:p>
    <w:p w14:paraId="12D0A9C9" w14:textId="77777777" w:rsidR="00685C36" w:rsidRDefault="00B83879">
      <w:pPr>
        <w:spacing w:after="169" w:line="259" w:lineRule="auto"/>
        <w:ind w:left="-5"/>
        <w:jc w:val="left"/>
      </w:pPr>
      <w:r>
        <w:t>Last Updated</w:t>
      </w:r>
    </w:p>
    <w:p w14:paraId="6A0E2FDA" w14:textId="77777777" w:rsidR="00685C36" w:rsidRDefault="00B83879">
      <w:pPr>
        <w:spacing w:after="169" w:line="259" w:lineRule="auto"/>
        <w:ind w:left="-5"/>
        <w:jc w:val="left"/>
      </w:pPr>
      <w:r>
        <w:t>Description</w:t>
      </w:r>
    </w:p>
    <w:p w14:paraId="3D4EA200" w14:textId="77777777" w:rsidR="00685C36" w:rsidRDefault="00B83879">
      <w:pPr>
        <w:spacing w:after="169" w:line="259" w:lineRule="auto"/>
        <w:ind w:left="-5"/>
        <w:jc w:val="left"/>
      </w:pPr>
      <w:r>
        <w:t>Method</w:t>
      </w:r>
    </w:p>
    <w:p w14:paraId="0CA9B1BF" w14:textId="77777777" w:rsidR="00685C36" w:rsidRDefault="00B83879">
      <w:pPr>
        <w:spacing w:after="169" w:line="259" w:lineRule="auto"/>
        <w:ind w:left="-5"/>
        <w:jc w:val="left"/>
      </w:pPr>
      <w:r>
        <w:t>Coverage</w:t>
      </w:r>
    </w:p>
    <w:p w14:paraId="65149466" w14:textId="77777777" w:rsidR="00685C36" w:rsidRDefault="00B83879">
      <w:pPr>
        <w:pStyle w:val="Heading1"/>
        <w:ind w:left="-5"/>
      </w:pPr>
      <w:bookmarkStart w:id="113" w:name="_Toc42590"/>
      <w:r>
        <w:t>Pennsylvania</w:t>
      </w:r>
      <w:bookmarkEnd w:id="113"/>
    </w:p>
    <w:p w14:paraId="618DE6BE" w14:textId="77777777" w:rsidR="00685C36" w:rsidRDefault="00B83879">
      <w:pPr>
        <w:spacing w:after="116" w:line="259" w:lineRule="auto"/>
        <w:ind w:left="-5"/>
        <w:jc w:val="left"/>
      </w:pPr>
      <w:r>
        <w:t>Link:</w:t>
      </w:r>
    </w:p>
    <w:p w14:paraId="1BD9F120" w14:textId="77777777" w:rsidR="00685C36" w:rsidRDefault="00B83879">
      <w:pPr>
        <w:spacing w:after="169" w:line="259" w:lineRule="auto"/>
        <w:ind w:left="-5"/>
        <w:jc w:val="left"/>
      </w:pPr>
      <w:r>
        <w:t>Last Updated</w:t>
      </w:r>
    </w:p>
    <w:p w14:paraId="130413E5" w14:textId="77777777" w:rsidR="00685C36" w:rsidRDefault="00B83879">
      <w:pPr>
        <w:spacing w:after="169" w:line="259" w:lineRule="auto"/>
        <w:ind w:left="-5"/>
        <w:jc w:val="left"/>
      </w:pPr>
      <w:r>
        <w:t>Description</w:t>
      </w:r>
    </w:p>
    <w:p w14:paraId="1E7C05AB" w14:textId="77777777" w:rsidR="00685C36" w:rsidRDefault="00B83879">
      <w:pPr>
        <w:spacing w:after="169" w:line="259" w:lineRule="auto"/>
        <w:ind w:left="-5"/>
        <w:jc w:val="left"/>
      </w:pPr>
      <w:r>
        <w:lastRenderedPageBreak/>
        <w:t>Method</w:t>
      </w:r>
    </w:p>
    <w:p w14:paraId="16F243EB" w14:textId="77777777" w:rsidR="00685C36" w:rsidRDefault="00B83879">
      <w:pPr>
        <w:spacing w:after="197" w:line="259" w:lineRule="auto"/>
        <w:ind w:left="-5"/>
        <w:jc w:val="left"/>
      </w:pPr>
      <w:r>
        <w:t>Coverage</w:t>
      </w:r>
    </w:p>
    <w:p w14:paraId="67245D32" w14:textId="77777777" w:rsidR="00685C36" w:rsidRDefault="00B83879">
      <w:pPr>
        <w:pStyle w:val="Heading1"/>
        <w:ind w:left="-5"/>
      </w:pPr>
      <w:bookmarkStart w:id="114" w:name="_Toc42591"/>
      <w:r>
        <w:t>Washington</w:t>
      </w:r>
      <w:bookmarkEnd w:id="114"/>
    </w:p>
    <w:p w14:paraId="7918244C" w14:textId="77777777" w:rsidR="00685C36" w:rsidRDefault="00B83879">
      <w:pPr>
        <w:spacing w:after="116" w:line="259" w:lineRule="auto"/>
        <w:ind w:left="-5"/>
        <w:jc w:val="left"/>
      </w:pPr>
      <w:r>
        <w:t>Link:</w:t>
      </w:r>
    </w:p>
    <w:p w14:paraId="2E356F59" w14:textId="77777777" w:rsidR="00685C36" w:rsidRDefault="00B83879">
      <w:pPr>
        <w:spacing w:after="169" w:line="259" w:lineRule="auto"/>
        <w:ind w:left="-5"/>
        <w:jc w:val="left"/>
      </w:pPr>
      <w:r>
        <w:t>Last Updated</w:t>
      </w:r>
    </w:p>
    <w:p w14:paraId="52FD66FF" w14:textId="77777777" w:rsidR="00685C36" w:rsidRDefault="00B83879">
      <w:pPr>
        <w:spacing w:after="169" w:line="259" w:lineRule="auto"/>
        <w:ind w:left="-5"/>
        <w:jc w:val="left"/>
      </w:pPr>
      <w:r>
        <w:t>Description</w:t>
      </w:r>
    </w:p>
    <w:p w14:paraId="5E653148" w14:textId="77777777" w:rsidR="00685C36" w:rsidRDefault="00B83879">
      <w:pPr>
        <w:spacing w:after="169" w:line="259" w:lineRule="auto"/>
        <w:ind w:left="-5"/>
        <w:jc w:val="left"/>
      </w:pPr>
      <w:r>
        <w:t>Method</w:t>
      </w:r>
    </w:p>
    <w:p w14:paraId="6B207F87" w14:textId="77777777" w:rsidR="00685C36" w:rsidRDefault="00B83879">
      <w:pPr>
        <w:spacing w:after="197" w:line="259" w:lineRule="auto"/>
        <w:ind w:left="-5"/>
        <w:jc w:val="left"/>
      </w:pPr>
      <w:r>
        <w:t>Coverage</w:t>
      </w:r>
    </w:p>
    <w:p w14:paraId="58C95F38" w14:textId="77777777" w:rsidR="00685C36" w:rsidRDefault="00B83879">
      <w:pPr>
        <w:pStyle w:val="Heading1"/>
        <w:spacing w:after="107"/>
        <w:ind w:left="-5" w:right="6518"/>
      </w:pPr>
      <w:bookmarkStart w:id="115" w:name="_Toc42592"/>
      <w:r>
        <w:t>West Virginia</w:t>
      </w:r>
      <w:bookmarkEnd w:id="115"/>
    </w:p>
    <w:p w14:paraId="4056C6E1" w14:textId="77777777" w:rsidR="00685C36" w:rsidRDefault="00B83879">
      <w:pPr>
        <w:spacing w:after="107" w:line="267" w:lineRule="auto"/>
        <w:ind w:left="-5" w:right="6518"/>
        <w:jc w:val="left"/>
      </w:pPr>
      <w:r>
        <w:t>Link:</w:t>
      </w:r>
    </w:p>
    <w:p w14:paraId="5C186FEA" w14:textId="77777777" w:rsidR="00685C36" w:rsidRDefault="00B83879">
      <w:pPr>
        <w:spacing w:after="169" w:line="259" w:lineRule="auto"/>
        <w:ind w:left="-5"/>
        <w:jc w:val="left"/>
      </w:pPr>
      <w:r>
        <w:t>Last Updated</w:t>
      </w:r>
    </w:p>
    <w:p w14:paraId="308A5D78" w14:textId="77777777" w:rsidR="00685C36" w:rsidRDefault="00B83879">
      <w:pPr>
        <w:spacing w:after="169" w:line="259" w:lineRule="auto"/>
        <w:ind w:left="-5"/>
        <w:jc w:val="left"/>
      </w:pPr>
      <w:r>
        <w:t>Description</w:t>
      </w:r>
    </w:p>
    <w:p w14:paraId="473088EE" w14:textId="77777777" w:rsidR="00685C36" w:rsidRDefault="00B83879">
      <w:pPr>
        <w:spacing w:after="169" w:line="259" w:lineRule="auto"/>
        <w:ind w:left="-5"/>
        <w:jc w:val="left"/>
      </w:pPr>
      <w:r>
        <w:t>Method</w:t>
      </w:r>
    </w:p>
    <w:p w14:paraId="2C01DF1D" w14:textId="77777777" w:rsidR="00685C36" w:rsidRDefault="00B83879">
      <w:pPr>
        <w:spacing w:after="305" w:line="259" w:lineRule="auto"/>
        <w:ind w:left="-5"/>
        <w:jc w:val="left"/>
      </w:pPr>
      <w:r>
        <w:t>Coverage</w:t>
      </w:r>
    </w:p>
    <w:p w14:paraId="5ED92E67" w14:textId="77777777" w:rsidR="00685C36" w:rsidRDefault="00B83879">
      <w:pPr>
        <w:pStyle w:val="Heading1"/>
        <w:spacing w:after="1" w:line="259" w:lineRule="auto"/>
        <w:ind w:left="-5"/>
      </w:pPr>
      <w:bookmarkStart w:id="116" w:name="_Toc42593"/>
      <w:commentRangeStart w:id="117"/>
      <w:r>
        <w:rPr>
          <w:sz w:val="31"/>
        </w:rPr>
        <w:t>Bibliography</w:t>
      </w:r>
      <w:bookmarkEnd w:id="116"/>
      <w:commentRangeEnd w:id="117"/>
      <w:r w:rsidR="006770F8">
        <w:rPr>
          <w:rStyle w:val="CommentReference"/>
        </w:rPr>
        <w:commentReference w:id="117"/>
      </w:r>
    </w:p>
    <w:p w14:paraId="4CD62193" w14:textId="77777777" w:rsidR="00685C36" w:rsidRDefault="00B83879">
      <w:pPr>
        <w:ind w:left="387" w:hanging="402"/>
      </w:pPr>
      <w:r>
        <w:t>[1] S. D. W. Act, “Safe drinking water act”, in Enacted by the 93rd United States Congress. Effective, 1974.</w:t>
      </w:r>
    </w:p>
    <w:sectPr w:rsidR="00685C36">
      <w:footerReference w:type="even" r:id="rId18"/>
      <w:footerReference w:type="default" r:id="rId19"/>
      <w:footerReference w:type="first" r:id="rId20"/>
      <w:pgSz w:w="12240" w:h="15840"/>
      <w:pgMar w:top="1723" w:right="1759" w:bottom="1170" w:left="1800" w:header="720" w:footer="106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lawitter, Chandler" w:date="2024-03-27T14:27:00Z" w:initials="KC">
    <w:p w14:paraId="77586FA9" w14:textId="77777777" w:rsidR="00093A68" w:rsidRDefault="00093A68" w:rsidP="00B836D6">
      <w:pPr>
        <w:pStyle w:val="CommentText"/>
        <w:ind w:left="0" w:firstLine="0"/>
        <w:jc w:val="left"/>
      </w:pPr>
      <w:r>
        <w:rPr>
          <w:rStyle w:val="CommentReference"/>
        </w:rPr>
        <w:annotationRef/>
      </w:r>
      <w:r>
        <w:t>What is "source" referring to here? Data source? Method source?</w:t>
      </w:r>
    </w:p>
  </w:comment>
  <w:comment w:id="3" w:author="Klawitter, Chandler" w:date="2024-03-27T15:26:00Z" w:initials="KC">
    <w:p w14:paraId="4F5D4BE5" w14:textId="77777777" w:rsidR="00034447" w:rsidRDefault="00034447" w:rsidP="00EE055A">
      <w:pPr>
        <w:pStyle w:val="CommentText"/>
        <w:ind w:left="0" w:firstLine="0"/>
        <w:jc w:val="left"/>
      </w:pPr>
      <w:r>
        <w:rPr>
          <w:rStyle w:val="CommentReference"/>
        </w:rPr>
        <w:annotationRef/>
      </w:r>
      <w:r>
        <w:t>Define "wholesale water", what is a wholesale water system?</w:t>
      </w:r>
    </w:p>
  </w:comment>
  <w:comment w:id="8" w:author="Klawitter, Chandler" w:date="2024-03-27T15:10:00Z" w:initials="KC">
    <w:p w14:paraId="06E82398" w14:textId="18728DC9" w:rsidR="00DF2E71" w:rsidRDefault="00DF2E71" w:rsidP="004208F6">
      <w:pPr>
        <w:pStyle w:val="CommentText"/>
        <w:ind w:left="0" w:firstLine="0"/>
        <w:jc w:val="left"/>
      </w:pPr>
      <w:r>
        <w:rPr>
          <w:rStyle w:val="CommentReference"/>
        </w:rPr>
        <w:annotationRef/>
      </w:r>
      <w:r>
        <w:t>This is not correct.</w:t>
      </w:r>
    </w:p>
  </w:comment>
  <w:comment w:id="28" w:author="Klawitter, Chandler" w:date="2024-03-27T15:20:00Z" w:initials="KC">
    <w:p w14:paraId="6FBD200E" w14:textId="77777777" w:rsidR="00034447" w:rsidRDefault="00034447" w:rsidP="00AF65BA">
      <w:pPr>
        <w:pStyle w:val="CommentText"/>
        <w:ind w:left="0" w:firstLine="0"/>
        <w:jc w:val="left"/>
      </w:pPr>
      <w:r>
        <w:rPr>
          <w:rStyle w:val="CommentReference"/>
        </w:rPr>
        <w:annotationRef/>
      </w:r>
      <w:r>
        <w:t>Need to state that Version 1 of this dataset does not include territories.</w:t>
      </w:r>
    </w:p>
  </w:comment>
  <w:comment w:id="30" w:author="Klawitter, Chandler" w:date="2024-03-27T15:21:00Z" w:initials="KC">
    <w:p w14:paraId="243AE22C" w14:textId="77777777" w:rsidR="00034447" w:rsidRDefault="00034447" w:rsidP="00D21873">
      <w:pPr>
        <w:pStyle w:val="CommentText"/>
        <w:ind w:left="0" w:firstLine="0"/>
        <w:jc w:val="left"/>
      </w:pPr>
      <w:r>
        <w:rPr>
          <w:rStyle w:val="CommentReference"/>
        </w:rPr>
        <w:annotationRef/>
      </w:r>
      <w:r>
        <w:t>What is up with this color ramp? Need to fix</w:t>
      </w:r>
    </w:p>
  </w:comment>
  <w:comment w:id="32" w:author="Klawitter, Chandler" w:date="2024-03-27T15:22:00Z" w:initials="KC">
    <w:p w14:paraId="74A06FB2" w14:textId="77777777" w:rsidR="00034447" w:rsidRDefault="00034447" w:rsidP="00BC0BF1">
      <w:pPr>
        <w:pStyle w:val="CommentText"/>
        <w:ind w:left="0" w:firstLine="0"/>
        <w:jc w:val="left"/>
      </w:pPr>
      <w:r>
        <w:rPr>
          <w:rStyle w:val="CommentReference"/>
        </w:rPr>
        <w:annotationRef/>
      </w:r>
      <w:r>
        <w:t>Fix color ramp, dark blue should not be ~ 200M</w:t>
      </w:r>
    </w:p>
  </w:comment>
  <w:comment w:id="34" w:author="Klawitter, Chandler" w:date="2024-03-27T15:29:00Z" w:initials="KC">
    <w:p w14:paraId="373202AF" w14:textId="77777777" w:rsidR="00397DDB" w:rsidRDefault="00397DDB">
      <w:pPr>
        <w:pStyle w:val="CommentText"/>
        <w:ind w:left="0" w:firstLine="0"/>
        <w:jc w:val="left"/>
      </w:pPr>
      <w:r>
        <w:rPr>
          <w:rStyle w:val="CommentReference"/>
        </w:rPr>
        <w:annotationRef/>
      </w:r>
      <w:r>
        <w:t xml:space="preserve">Elaborate on "detailed" </w:t>
      </w:r>
    </w:p>
    <w:p w14:paraId="06CEA259" w14:textId="77777777" w:rsidR="00397DDB" w:rsidRDefault="00397DDB" w:rsidP="003E4199">
      <w:pPr>
        <w:pStyle w:val="CommentText"/>
        <w:ind w:left="0" w:firstLine="0"/>
        <w:jc w:val="left"/>
      </w:pPr>
      <w:r>
        <w:t>What information do boundaries need to be considered detailed?</w:t>
      </w:r>
    </w:p>
  </w:comment>
  <w:comment w:id="40" w:author="Klawitter, Chandler" w:date="2024-03-27T15:32:00Z" w:initials="KC">
    <w:p w14:paraId="4020A660" w14:textId="77777777" w:rsidR="00397DDB" w:rsidRDefault="00397DDB" w:rsidP="00945A71">
      <w:pPr>
        <w:pStyle w:val="CommentText"/>
        <w:ind w:left="0" w:firstLine="0"/>
        <w:jc w:val="left"/>
      </w:pPr>
      <w:r>
        <w:rPr>
          <w:rStyle w:val="CommentReference"/>
        </w:rPr>
        <w:annotationRef/>
      </w:r>
      <w:r>
        <w:t xml:space="preserve">I would consider saying something like "authoritative and are used instead of modeled boundaries." </w:t>
      </w:r>
    </w:p>
  </w:comment>
  <w:comment w:id="46" w:author="Klawitter, Chandler" w:date="2024-03-27T13:53:00Z" w:initials="KC">
    <w:p w14:paraId="06FF658E" w14:textId="77777777" w:rsidR="004454A9" w:rsidRDefault="002B6B2D" w:rsidP="007D3647">
      <w:pPr>
        <w:pStyle w:val="CommentText"/>
        <w:ind w:left="0" w:firstLine="0"/>
        <w:jc w:val="left"/>
      </w:pPr>
      <w:r>
        <w:rPr>
          <w:rStyle w:val="CommentReference"/>
        </w:rPr>
        <w:annotationRef/>
      </w:r>
      <w:r w:rsidR="004454A9">
        <w:t>Can you be more specific in this section on what qualities seperated the state boundaries you ended up using from the state boundaries you decided not to use?</w:t>
      </w:r>
    </w:p>
  </w:comment>
  <w:comment w:id="47" w:author="Klawitter, Chandler" w:date="2024-03-27T15:48:00Z" w:initials="KC">
    <w:p w14:paraId="41C1DC38" w14:textId="77777777" w:rsidR="004454A9" w:rsidRDefault="004454A9" w:rsidP="00283158">
      <w:pPr>
        <w:pStyle w:val="CommentText"/>
        <w:ind w:left="0" w:firstLine="0"/>
        <w:jc w:val="left"/>
      </w:pPr>
      <w:r>
        <w:rPr>
          <w:rStyle w:val="CommentReference"/>
        </w:rPr>
        <w:annotationRef/>
      </w:r>
      <w:r>
        <w:t>I think it would be good to add a table to an appendix with all states, modeled vs not-modeled.</w:t>
      </w:r>
    </w:p>
  </w:comment>
  <w:comment w:id="50" w:author="Klawitter, Chandler" w:date="2024-03-27T18:16:00Z" w:initials="KC">
    <w:p w14:paraId="10EDC23B" w14:textId="77777777" w:rsidR="002A4B4D" w:rsidRDefault="002A4B4D">
      <w:pPr>
        <w:pStyle w:val="CommentText"/>
        <w:ind w:left="0" w:firstLine="0"/>
        <w:jc w:val="left"/>
      </w:pPr>
      <w:r>
        <w:rPr>
          <w:rStyle w:val="CommentReference"/>
        </w:rPr>
        <w:annotationRef/>
      </w:r>
      <w:r>
        <w:t>How did you find the CWSs that were mobile homes? By service area type? PWS Name? Specify.</w:t>
      </w:r>
    </w:p>
    <w:p w14:paraId="0C410A02" w14:textId="77777777" w:rsidR="002A4B4D" w:rsidRDefault="002A4B4D">
      <w:pPr>
        <w:pStyle w:val="CommentText"/>
        <w:ind w:left="0" w:firstLine="0"/>
        <w:jc w:val="left"/>
      </w:pPr>
    </w:p>
    <w:p w14:paraId="1EBFDC6B" w14:textId="77777777" w:rsidR="002A4B4D" w:rsidRDefault="002A4B4D" w:rsidP="008F00AB">
      <w:pPr>
        <w:pStyle w:val="CommentText"/>
        <w:ind w:left="0" w:firstLine="0"/>
        <w:jc w:val="left"/>
      </w:pPr>
      <w:r>
        <w:t>What about systems that were not listed as service area type = mobile home, but in-fact were mobile home parks?</w:t>
      </w:r>
    </w:p>
  </w:comment>
  <w:comment w:id="51" w:author="Klawitter, Chandler" w:date="2024-03-27T17:57:00Z" w:initials="KC">
    <w:p w14:paraId="2BC5BBF2" w14:textId="770C8D61" w:rsidR="006770F8" w:rsidRDefault="006770F8" w:rsidP="008F0A95">
      <w:pPr>
        <w:pStyle w:val="CommentText"/>
        <w:ind w:left="0" w:firstLine="0"/>
        <w:jc w:val="left"/>
      </w:pPr>
      <w:r>
        <w:rPr>
          <w:rStyle w:val="CommentReference"/>
        </w:rPr>
        <w:annotationRef/>
      </w:r>
      <w:r>
        <w:t xml:space="preserve">Recommend 1 or 2 lines explaining why mobile home parks were treated differently. </w:t>
      </w:r>
    </w:p>
  </w:comment>
  <w:comment w:id="52" w:author="Klawitter, Chandler" w:date="2024-03-27T17:51:00Z" w:initials="KC">
    <w:p w14:paraId="7297EA4D" w14:textId="27BAE241" w:rsidR="00B01936" w:rsidRDefault="00B01936">
      <w:pPr>
        <w:pStyle w:val="CommentText"/>
        <w:ind w:left="0" w:firstLine="0"/>
        <w:jc w:val="left"/>
      </w:pPr>
      <w:r>
        <w:rPr>
          <w:rStyle w:val="CommentReference"/>
        </w:rPr>
        <w:annotationRef/>
      </w:r>
      <w:r>
        <w:t xml:space="preserve">This kind of comes out of no where in the sentence. </w:t>
      </w:r>
    </w:p>
    <w:p w14:paraId="490486DB" w14:textId="77777777" w:rsidR="00B01936" w:rsidRDefault="00B01936">
      <w:pPr>
        <w:pStyle w:val="CommentText"/>
        <w:ind w:left="0" w:firstLine="0"/>
        <w:jc w:val="left"/>
      </w:pPr>
    </w:p>
    <w:p w14:paraId="566923A8" w14:textId="77777777" w:rsidR="00B01936" w:rsidRDefault="00B01936" w:rsidP="00240D98">
      <w:pPr>
        <w:pStyle w:val="CommentText"/>
        <w:ind w:left="0" w:firstLine="0"/>
        <w:jc w:val="left"/>
      </w:pPr>
      <w:r>
        <w:t>Re-phrase: The point locations of mobile home parks were gathered from Homeland … HIFLD and were spatially intersected with areas (</w:t>
      </w:r>
      <w:r>
        <w:rPr>
          <w:i/>
          <w:iCs/>
        </w:rPr>
        <w:t xml:space="preserve">parcels?) </w:t>
      </w:r>
      <w:r>
        <w:t>tagged as...</w:t>
      </w:r>
    </w:p>
  </w:comment>
  <w:comment w:id="56" w:author="Klawitter, Chandler" w:date="2024-03-27T17:58:00Z" w:initials="KC">
    <w:p w14:paraId="1A74CC5E" w14:textId="77777777" w:rsidR="006770F8" w:rsidRDefault="006770F8" w:rsidP="0023433B">
      <w:pPr>
        <w:pStyle w:val="CommentText"/>
        <w:ind w:left="0" w:firstLine="0"/>
        <w:jc w:val="left"/>
      </w:pPr>
      <w:r>
        <w:rPr>
          <w:rStyle w:val="CommentReference"/>
        </w:rPr>
        <w:annotationRef/>
      </w:r>
      <w:r>
        <w:t>What parcel dataset?</w:t>
      </w:r>
    </w:p>
  </w:comment>
  <w:comment w:id="63" w:author="Klawitter, Chandler" w:date="2024-03-27T18:08:00Z" w:initials="KC">
    <w:p w14:paraId="6036A087" w14:textId="77777777" w:rsidR="00B22B2B" w:rsidRDefault="00B22B2B" w:rsidP="00920EEA">
      <w:pPr>
        <w:pStyle w:val="CommentText"/>
        <w:ind w:left="0" w:firstLine="0"/>
        <w:jc w:val="left"/>
      </w:pPr>
      <w:r>
        <w:rPr>
          <w:rStyle w:val="CommentReference"/>
        </w:rPr>
        <w:annotationRef/>
      </w:r>
      <w:r>
        <w:t>Link</w:t>
      </w:r>
    </w:p>
  </w:comment>
  <w:comment w:id="72" w:author="Klawitter, Chandler" w:date="2024-03-27T18:21:00Z" w:initials="KC">
    <w:p w14:paraId="5610CB1C" w14:textId="77777777" w:rsidR="002A4B4D" w:rsidRDefault="002A4B4D" w:rsidP="004F1EBE">
      <w:pPr>
        <w:pStyle w:val="CommentText"/>
        <w:ind w:left="0" w:firstLine="0"/>
        <w:jc w:val="left"/>
      </w:pPr>
      <w:r>
        <w:rPr>
          <w:rStyle w:val="CommentReference"/>
        </w:rPr>
        <w:annotationRef/>
      </w:r>
      <w:r>
        <w:t>Type of community? What are the options?</w:t>
      </w:r>
    </w:p>
  </w:comment>
  <w:comment w:id="81" w:author="Klawitter, Chandler" w:date="2024-03-27T18:51:00Z" w:initials="KC">
    <w:p w14:paraId="1C6636A0" w14:textId="77777777" w:rsidR="00640CB5" w:rsidRDefault="00640CB5" w:rsidP="000916A1">
      <w:pPr>
        <w:pStyle w:val="CommentText"/>
        <w:ind w:left="0" w:firstLine="0"/>
        <w:jc w:val="left"/>
      </w:pPr>
      <w:r>
        <w:rPr>
          <w:rStyle w:val="CommentReference"/>
        </w:rPr>
        <w:annotationRef/>
      </w:r>
      <w:r>
        <w:t>Facility point location?</w:t>
      </w:r>
    </w:p>
  </w:comment>
  <w:comment w:id="82" w:author="Klawitter, Chandler" w:date="2024-03-27T19:10:00Z" w:initials="KC">
    <w:p w14:paraId="272BE5D7" w14:textId="77777777" w:rsidR="00F003E2" w:rsidRDefault="00F003E2" w:rsidP="00B06262">
      <w:pPr>
        <w:pStyle w:val="CommentText"/>
        <w:ind w:left="0" w:firstLine="0"/>
        <w:jc w:val="left"/>
      </w:pPr>
      <w:r>
        <w:rPr>
          <w:rStyle w:val="CommentReference"/>
        </w:rPr>
        <w:annotationRef/>
      </w:r>
      <w:r>
        <w:t>Want to double check that this is intended to say "classifier" not "classified"</w:t>
      </w:r>
    </w:p>
  </w:comment>
  <w:comment w:id="83" w:author="Klawitter, Chandler" w:date="2024-03-27T19:10:00Z" w:initials="KC">
    <w:p w14:paraId="1C8B0E75" w14:textId="77777777" w:rsidR="00F003E2" w:rsidRDefault="00F003E2" w:rsidP="00D92A68">
      <w:pPr>
        <w:pStyle w:val="CommentText"/>
        <w:ind w:left="0" w:firstLine="0"/>
        <w:jc w:val="left"/>
      </w:pPr>
      <w:r>
        <w:rPr>
          <w:rStyle w:val="CommentReference"/>
        </w:rPr>
        <w:annotationRef/>
      </w:r>
      <w:r>
        <w:t>Fix formatting</w:t>
      </w:r>
    </w:p>
  </w:comment>
  <w:comment w:id="89" w:author="Klawitter, Chandler" w:date="2024-03-27T19:23:00Z" w:initials="KC">
    <w:p w14:paraId="4C29C664" w14:textId="77777777" w:rsidR="00B5382D" w:rsidRDefault="00B5382D" w:rsidP="00C875B2">
      <w:pPr>
        <w:pStyle w:val="CommentText"/>
        <w:ind w:left="0" w:firstLine="0"/>
        <w:jc w:val="left"/>
      </w:pPr>
      <w:r>
        <w:rPr>
          <w:rStyle w:val="CommentReference"/>
        </w:rPr>
        <w:annotationRef/>
      </w:r>
      <w:r>
        <w:t>Should this be sub county name?</w:t>
      </w:r>
    </w:p>
  </w:comment>
  <w:comment w:id="90" w:author="Klawitter, Chandler" w:date="2024-03-27T19:23:00Z" w:initials="KC">
    <w:p w14:paraId="48189603" w14:textId="77777777" w:rsidR="00B5382D" w:rsidRDefault="00B5382D" w:rsidP="00901179">
      <w:pPr>
        <w:pStyle w:val="CommentText"/>
        <w:ind w:left="0" w:firstLine="0"/>
        <w:jc w:val="left"/>
      </w:pPr>
      <w:r>
        <w:rPr>
          <w:rStyle w:val="CommentReference"/>
        </w:rPr>
        <w:annotationRef/>
      </w:r>
      <w:r>
        <w:t>Again, should this be sub county name?</w:t>
      </w:r>
    </w:p>
  </w:comment>
  <w:comment w:id="91" w:author="Klawitter, Chandler" w:date="2024-03-27T19:24:00Z" w:initials="KC">
    <w:p w14:paraId="29C53798" w14:textId="77777777" w:rsidR="00B5382D" w:rsidRDefault="00B5382D" w:rsidP="00532D8E">
      <w:pPr>
        <w:pStyle w:val="CommentText"/>
        <w:ind w:left="0" w:firstLine="0"/>
        <w:jc w:val="left"/>
      </w:pPr>
      <w:r>
        <w:rPr>
          <w:rStyle w:val="CommentReference"/>
        </w:rPr>
        <w:annotationRef/>
      </w:r>
      <w:r>
        <w:t>Sub county?</w:t>
      </w:r>
    </w:p>
  </w:comment>
  <w:comment w:id="92" w:author="Klawitter, Chandler" w:date="2024-03-27T19:24:00Z" w:initials="KC">
    <w:p w14:paraId="4E4EFCBC" w14:textId="77777777" w:rsidR="00B5382D" w:rsidRDefault="00B5382D" w:rsidP="001E6831">
      <w:pPr>
        <w:pStyle w:val="CommentText"/>
        <w:ind w:left="0" w:firstLine="0"/>
        <w:jc w:val="left"/>
      </w:pPr>
      <w:r>
        <w:rPr>
          <w:rStyle w:val="CommentReference"/>
        </w:rPr>
        <w:annotationRef/>
      </w:r>
      <w:r>
        <w:t>Is this regardless of whether or not it had a state boundary or a 1:1 match?</w:t>
      </w:r>
    </w:p>
  </w:comment>
  <w:comment w:id="93" w:author="Klawitter, Chandler" w:date="2024-03-27T19:25:00Z" w:initials="KC">
    <w:p w14:paraId="20BF6E3B" w14:textId="77777777" w:rsidR="00B5382D" w:rsidRDefault="00B5382D" w:rsidP="00795C3A">
      <w:pPr>
        <w:pStyle w:val="CommentText"/>
        <w:ind w:left="0" w:firstLine="0"/>
        <w:jc w:val="left"/>
      </w:pPr>
      <w:r>
        <w:rPr>
          <w:rStyle w:val="CommentReference"/>
        </w:rPr>
        <w:annotationRef/>
      </w:r>
      <w:r>
        <w:t>Why were these states chosen?</w:t>
      </w:r>
    </w:p>
  </w:comment>
  <w:comment w:id="96" w:author="Klawitter, Chandler" w:date="2024-03-27T19:28:00Z" w:initials="KC">
    <w:p w14:paraId="47B4C4CC" w14:textId="77777777" w:rsidR="00B5382D" w:rsidRDefault="00B5382D" w:rsidP="00FC6387">
      <w:pPr>
        <w:pStyle w:val="CommentText"/>
        <w:ind w:left="0" w:firstLine="0"/>
        <w:jc w:val="left"/>
      </w:pPr>
      <w:r>
        <w:rPr>
          <w:rStyle w:val="CommentReference"/>
        </w:rPr>
        <w:annotationRef/>
      </w:r>
      <w:r>
        <w:t>What does percent missing mean on the x axis of your graph? I didn’t see this explained anywhere</w:t>
      </w:r>
    </w:p>
  </w:comment>
  <w:comment w:id="95" w:author="Klawitter, Chandler" w:date="2024-03-27T19:27:00Z" w:initials="KC">
    <w:p w14:paraId="083FEEE4" w14:textId="27052613" w:rsidR="00B5382D" w:rsidRDefault="00B5382D" w:rsidP="006409F5">
      <w:pPr>
        <w:pStyle w:val="CommentText"/>
        <w:ind w:left="0" w:firstLine="0"/>
        <w:jc w:val="left"/>
      </w:pPr>
      <w:r>
        <w:rPr>
          <w:rStyle w:val="CommentReference"/>
        </w:rPr>
        <w:annotationRef/>
      </w:r>
      <w:r>
        <w:t>Update the graph image with one that easier to read.</w:t>
      </w:r>
    </w:p>
  </w:comment>
  <w:comment w:id="98" w:author="Klawitter, Chandler" w:date="2024-03-27T13:45:00Z" w:initials="KC">
    <w:p w14:paraId="26A3B148" w14:textId="770BEBE2" w:rsidR="002B6B2D" w:rsidRDefault="002B6B2D" w:rsidP="004F6058">
      <w:pPr>
        <w:pStyle w:val="CommentText"/>
        <w:ind w:left="0" w:firstLine="0"/>
        <w:jc w:val="left"/>
      </w:pPr>
      <w:r>
        <w:rPr>
          <w:rStyle w:val="CommentReference"/>
        </w:rPr>
        <w:annotationRef/>
      </w:r>
      <w:r>
        <w:t>We will be posting this document publicly. Best to be consistent, add citation/document # and a webpage link once public.</w:t>
      </w:r>
    </w:p>
  </w:comment>
  <w:comment w:id="105" w:author="Klawitter, Chandler" w:date="2024-03-27T13:48:00Z" w:initials="KC">
    <w:p w14:paraId="1958A47F" w14:textId="77777777" w:rsidR="002B6B2D" w:rsidRDefault="002B6B2D" w:rsidP="00B749F1">
      <w:pPr>
        <w:pStyle w:val="CommentText"/>
        <w:ind w:left="0" w:firstLine="0"/>
        <w:jc w:val="left"/>
      </w:pPr>
      <w:r>
        <w:rPr>
          <w:rStyle w:val="CommentReference"/>
        </w:rPr>
        <w:annotationRef/>
      </w:r>
      <w:r>
        <w:t>Incomplete</w:t>
      </w:r>
    </w:p>
  </w:comment>
  <w:comment w:id="117" w:author="Klawitter, Chandler" w:date="2024-03-27T17:59:00Z" w:initials="KC">
    <w:p w14:paraId="7A9B1810" w14:textId="77777777" w:rsidR="006770F8" w:rsidRDefault="006770F8" w:rsidP="00D349C0">
      <w:pPr>
        <w:pStyle w:val="CommentText"/>
        <w:ind w:left="0" w:firstLine="0"/>
        <w:jc w:val="left"/>
      </w:pPr>
      <w:r>
        <w:rPr>
          <w:rStyle w:val="CommentReference"/>
        </w:rPr>
        <w:annotationRef/>
      </w:r>
      <w:r>
        <w:t>Cite data sources 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586FA9" w15:done="0"/>
  <w15:commentEx w15:paraId="4F5D4BE5" w15:done="0"/>
  <w15:commentEx w15:paraId="06E82398" w15:done="0"/>
  <w15:commentEx w15:paraId="6FBD200E" w15:done="0"/>
  <w15:commentEx w15:paraId="243AE22C" w15:done="0"/>
  <w15:commentEx w15:paraId="74A06FB2" w15:done="0"/>
  <w15:commentEx w15:paraId="06CEA259" w15:done="0"/>
  <w15:commentEx w15:paraId="4020A660" w15:done="0"/>
  <w15:commentEx w15:paraId="06FF658E" w15:done="0"/>
  <w15:commentEx w15:paraId="41C1DC38" w15:done="0"/>
  <w15:commentEx w15:paraId="1EBFDC6B" w15:done="0"/>
  <w15:commentEx w15:paraId="2BC5BBF2" w15:done="0"/>
  <w15:commentEx w15:paraId="566923A8" w15:done="0"/>
  <w15:commentEx w15:paraId="1A74CC5E" w15:done="0"/>
  <w15:commentEx w15:paraId="6036A087" w15:done="0"/>
  <w15:commentEx w15:paraId="5610CB1C" w15:done="0"/>
  <w15:commentEx w15:paraId="1C6636A0" w15:done="0"/>
  <w15:commentEx w15:paraId="272BE5D7" w15:done="0"/>
  <w15:commentEx w15:paraId="1C8B0E75" w15:done="0"/>
  <w15:commentEx w15:paraId="4C29C664" w15:done="0"/>
  <w15:commentEx w15:paraId="48189603" w15:done="0"/>
  <w15:commentEx w15:paraId="29C53798" w15:done="0"/>
  <w15:commentEx w15:paraId="4E4EFCBC" w15:done="0"/>
  <w15:commentEx w15:paraId="20BF6E3B" w15:done="0"/>
  <w15:commentEx w15:paraId="47B4C4CC" w15:done="0"/>
  <w15:commentEx w15:paraId="083FEEE4" w15:done="0"/>
  <w15:commentEx w15:paraId="26A3B148" w15:done="0"/>
  <w15:commentEx w15:paraId="1958A47F" w15:done="0"/>
  <w15:commentEx w15:paraId="7A9B18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EAB3E" w16cex:dateUtc="2024-03-27T18:27:00Z"/>
  <w16cex:commentExtensible w16cex:durableId="29AEB908" w16cex:dateUtc="2024-03-27T19:26:00Z"/>
  <w16cex:commentExtensible w16cex:durableId="29AEB56A" w16cex:dateUtc="2024-03-27T19:10:00Z"/>
  <w16cex:commentExtensible w16cex:durableId="29AEB7D5" w16cex:dateUtc="2024-03-27T19:20:00Z"/>
  <w16cex:commentExtensible w16cex:durableId="29AEB814" w16cex:dateUtc="2024-03-27T19:21:00Z"/>
  <w16cex:commentExtensible w16cex:durableId="29AEB84F" w16cex:dateUtc="2024-03-27T19:22:00Z"/>
  <w16cex:commentExtensible w16cex:durableId="29AEB9F1" w16cex:dateUtc="2024-03-27T19:29:00Z"/>
  <w16cex:commentExtensible w16cex:durableId="29AEBA7D" w16cex:dateUtc="2024-03-27T19:32:00Z"/>
  <w16cex:commentExtensible w16cex:durableId="29AEA34B" w16cex:dateUtc="2024-03-27T17:53:00Z"/>
  <w16cex:commentExtensible w16cex:durableId="29AEBE45" w16cex:dateUtc="2024-03-27T19:48:00Z"/>
  <w16cex:commentExtensible w16cex:durableId="29AEE11B" w16cex:dateUtc="2024-03-27T22:16:00Z"/>
  <w16cex:commentExtensible w16cex:durableId="29AEDC8E" w16cex:dateUtc="2024-03-27T21:57:00Z"/>
  <w16cex:commentExtensible w16cex:durableId="29AEDB1D" w16cex:dateUtc="2024-03-27T21:51:00Z"/>
  <w16cex:commentExtensible w16cex:durableId="29AEDCB6" w16cex:dateUtc="2024-03-27T21:58:00Z"/>
  <w16cex:commentExtensible w16cex:durableId="29AEDF16" w16cex:dateUtc="2024-03-27T22:08:00Z"/>
  <w16cex:commentExtensible w16cex:durableId="29AEE242" w16cex:dateUtc="2024-03-27T22:21:00Z"/>
  <w16cex:commentExtensible w16cex:durableId="29AEE940" w16cex:dateUtc="2024-03-27T22:51:00Z"/>
  <w16cex:commentExtensible w16cex:durableId="29AEED99" w16cex:dateUtc="2024-03-27T23:10:00Z"/>
  <w16cex:commentExtensible w16cex:durableId="29AEEDBC" w16cex:dateUtc="2024-03-27T23:10:00Z"/>
  <w16cex:commentExtensible w16cex:durableId="29AEF0A3" w16cex:dateUtc="2024-03-27T23:23:00Z"/>
  <w16cex:commentExtensible w16cex:durableId="29AEF0B5" w16cex:dateUtc="2024-03-27T23:23:00Z"/>
  <w16cex:commentExtensible w16cex:durableId="29AEF0D5" w16cex:dateUtc="2024-03-27T23:24:00Z"/>
  <w16cex:commentExtensible w16cex:durableId="29AEF103" w16cex:dateUtc="2024-03-27T23:24:00Z"/>
  <w16cex:commentExtensible w16cex:durableId="29AEF147" w16cex:dateUtc="2024-03-27T23:25:00Z"/>
  <w16cex:commentExtensible w16cex:durableId="29AEF1C3" w16cex:dateUtc="2024-03-27T23:28:00Z"/>
  <w16cex:commentExtensible w16cex:durableId="29AEF199" w16cex:dateUtc="2024-03-27T23:27:00Z"/>
  <w16cex:commentExtensible w16cex:durableId="29AEA192" w16cex:dateUtc="2024-03-27T17:45:00Z"/>
  <w16cex:commentExtensible w16cex:durableId="29AEA242" w16cex:dateUtc="2024-03-27T17:48:00Z"/>
  <w16cex:commentExtensible w16cex:durableId="29AEDCE6" w16cex:dateUtc="2024-03-27T2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586FA9" w16cid:durableId="29AEAB3E"/>
  <w16cid:commentId w16cid:paraId="4F5D4BE5" w16cid:durableId="29AEB908"/>
  <w16cid:commentId w16cid:paraId="06E82398" w16cid:durableId="29AEB56A"/>
  <w16cid:commentId w16cid:paraId="6FBD200E" w16cid:durableId="29AEB7D5"/>
  <w16cid:commentId w16cid:paraId="243AE22C" w16cid:durableId="29AEB814"/>
  <w16cid:commentId w16cid:paraId="74A06FB2" w16cid:durableId="29AEB84F"/>
  <w16cid:commentId w16cid:paraId="06CEA259" w16cid:durableId="29AEB9F1"/>
  <w16cid:commentId w16cid:paraId="4020A660" w16cid:durableId="29AEBA7D"/>
  <w16cid:commentId w16cid:paraId="06FF658E" w16cid:durableId="29AEA34B"/>
  <w16cid:commentId w16cid:paraId="41C1DC38" w16cid:durableId="29AEBE45"/>
  <w16cid:commentId w16cid:paraId="1EBFDC6B" w16cid:durableId="29AEE11B"/>
  <w16cid:commentId w16cid:paraId="2BC5BBF2" w16cid:durableId="29AEDC8E"/>
  <w16cid:commentId w16cid:paraId="566923A8" w16cid:durableId="29AEDB1D"/>
  <w16cid:commentId w16cid:paraId="1A74CC5E" w16cid:durableId="29AEDCB6"/>
  <w16cid:commentId w16cid:paraId="6036A087" w16cid:durableId="29AEDF16"/>
  <w16cid:commentId w16cid:paraId="5610CB1C" w16cid:durableId="29AEE242"/>
  <w16cid:commentId w16cid:paraId="1C6636A0" w16cid:durableId="29AEE940"/>
  <w16cid:commentId w16cid:paraId="272BE5D7" w16cid:durableId="29AEED99"/>
  <w16cid:commentId w16cid:paraId="1C8B0E75" w16cid:durableId="29AEEDBC"/>
  <w16cid:commentId w16cid:paraId="4C29C664" w16cid:durableId="29AEF0A3"/>
  <w16cid:commentId w16cid:paraId="48189603" w16cid:durableId="29AEF0B5"/>
  <w16cid:commentId w16cid:paraId="29C53798" w16cid:durableId="29AEF0D5"/>
  <w16cid:commentId w16cid:paraId="4E4EFCBC" w16cid:durableId="29AEF103"/>
  <w16cid:commentId w16cid:paraId="20BF6E3B" w16cid:durableId="29AEF147"/>
  <w16cid:commentId w16cid:paraId="47B4C4CC" w16cid:durableId="29AEF1C3"/>
  <w16cid:commentId w16cid:paraId="083FEEE4" w16cid:durableId="29AEF199"/>
  <w16cid:commentId w16cid:paraId="26A3B148" w16cid:durableId="29AEA192"/>
  <w16cid:commentId w16cid:paraId="1958A47F" w16cid:durableId="29AEA242"/>
  <w16cid:commentId w16cid:paraId="7A9B1810" w16cid:durableId="29AEDC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3F9D0" w14:textId="77777777" w:rsidR="00091576" w:rsidRDefault="00B83879">
      <w:pPr>
        <w:spacing w:after="0" w:line="240" w:lineRule="auto"/>
      </w:pPr>
      <w:r>
        <w:separator/>
      </w:r>
    </w:p>
  </w:endnote>
  <w:endnote w:type="continuationSeparator" w:id="0">
    <w:p w14:paraId="12422A8F" w14:textId="77777777" w:rsidR="00091576" w:rsidRDefault="00B83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E12D" w14:textId="77777777" w:rsidR="00685C36" w:rsidRDefault="00B83879">
    <w:pPr>
      <w:spacing w:after="0" w:line="259" w:lineRule="auto"/>
      <w:ind w:left="0" w:right="41"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8D25A" w14:textId="77777777" w:rsidR="00685C36" w:rsidRDefault="00B83879">
    <w:pPr>
      <w:spacing w:after="0" w:line="259" w:lineRule="auto"/>
      <w:ind w:left="0" w:right="41"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0BABB" w14:textId="77777777" w:rsidR="00685C36" w:rsidRDefault="00B83879">
    <w:pPr>
      <w:spacing w:after="0" w:line="259" w:lineRule="auto"/>
      <w:ind w:left="0" w:right="41"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72786" w14:textId="77777777" w:rsidR="00091576" w:rsidRDefault="00B83879">
      <w:pPr>
        <w:spacing w:after="0" w:line="240" w:lineRule="auto"/>
      </w:pPr>
      <w:r>
        <w:separator/>
      </w:r>
    </w:p>
  </w:footnote>
  <w:footnote w:type="continuationSeparator" w:id="0">
    <w:p w14:paraId="2F265997" w14:textId="77777777" w:rsidR="00091576" w:rsidRDefault="00B838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84A7C"/>
    <w:multiLevelType w:val="hybridMultilevel"/>
    <w:tmpl w:val="607046A8"/>
    <w:lvl w:ilvl="0" w:tplc="0130EEA8">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42BCA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264B7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76BFD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CAA39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7A125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FC9B0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2A5C8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22CD5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86553A"/>
    <w:multiLevelType w:val="hybridMultilevel"/>
    <w:tmpl w:val="AB0ED460"/>
    <w:lvl w:ilvl="0" w:tplc="DF9A977C">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0620E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5CD68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8A5C4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D85BE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BE542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04281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9E0EC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5A9DE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24A7BBE"/>
    <w:multiLevelType w:val="hybridMultilevel"/>
    <w:tmpl w:val="0EEE26F8"/>
    <w:lvl w:ilvl="0" w:tplc="6B6EB4FC">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BC6E1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005E5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6A3CC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30FC7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000B7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FA354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8A784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0CD80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A41E05"/>
    <w:multiLevelType w:val="hybridMultilevel"/>
    <w:tmpl w:val="D0ECA5FA"/>
    <w:lvl w:ilvl="0" w:tplc="FD8EE998">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4A529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A8B4E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4A316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AABA6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76C34E">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6A871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54282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A863B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D13267"/>
    <w:multiLevelType w:val="hybridMultilevel"/>
    <w:tmpl w:val="A4EEEDFE"/>
    <w:lvl w:ilvl="0" w:tplc="B2DACBB6">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AC56E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E42C6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B69DE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9AF17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6CA6B3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580DE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7A0DD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720A7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BAE6D1A"/>
    <w:multiLevelType w:val="hybridMultilevel"/>
    <w:tmpl w:val="8B00EE20"/>
    <w:lvl w:ilvl="0" w:tplc="EA44B53C">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72C12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28045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C3437B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3EC70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985DD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D0E7B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FCA08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608B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0B6504D"/>
    <w:multiLevelType w:val="hybridMultilevel"/>
    <w:tmpl w:val="9CF2771C"/>
    <w:lvl w:ilvl="0" w:tplc="EA8A7092">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7ED44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C38E91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E2B4A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90351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A25DC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14C7D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CA29E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F8E16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6EA3E4C"/>
    <w:multiLevelType w:val="hybridMultilevel"/>
    <w:tmpl w:val="368C10F6"/>
    <w:lvl w:ilvl="0" w:tplc="24009CC6">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5A6C6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E611C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AFF4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00EACD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966F9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BA754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A4055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1E02E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9FD443A"/>
    <w:multiLevelType w:val="hybridMultilevel"/>
    <w:tmpl w:val="34E0CC92"/>
    <w:lvl w:ilvl="0" w:tplc="99C6CC66">
      <w:start w:val="1"/>
      <w:numFmt w:val="bullet"/>
      <w:lvlText w:val="•"/>
      <w:lvlJc w:val="left"/>
      <w:pPr>
        <w:ind w:left="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72BBB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C4231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88F5B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5ED67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A4525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B4D31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6C775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FC212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549804548">
    <w:abstractNumId w:val="3"/>
  </w:num>
  <w:num w:numId="2" w16cid:durableId="1381592040">
    <w:abstractNumId w:val="6"/>
  </w:num>
  <w:num w:numId="3" w16cid:durableId="1916429198">
    <w:abstractNumId w:val="1"/>
  </w:num>
  <w:num w:numId="4" w16cid:durableId="972061018">
    <w:abstractNumId w:val="4"/>
  </w:num>
  <w:num w:numId="5" w16cid:durableId="1681663743">
    <w:abstractNumId w:val="0"/>
  </w:num>
  <w:num w:numId="6" w16cid:durableId="985014121">
    <w:abstractNumId w:val="5"/>
  </w:num>
  <w:num w:numId="7" w16cid:durableId="318534829">
    <w:abstractNumId w:val="8"/>
  </w:num>
  <w:num w:numId="8" w16cid:durableId="2028941078">
    <w:abstractNumId w:val="7"/>
  </w:num>
  <w:num w:numId="9" w16cid:durableId="61009118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lawitter, Chandler">
    <w15:presenceInfo w15:providerId="AD" w15:userId="S::Klawitter.Chandler@epa.gov::aed13b16-8340-4246-aa11-540464b87e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C36"/>
    <w:rsid w:val="00034447"/>
    <w:rsid w:val="00091576"/>
    <w:rsid w:val="00093A68"/>
    <w:rsid w:val="002A4B4D"/>
    <w:rsid w:val="002B6B2D"/>
    <w:rsid w:val="0035349A"/>
    <w:rsid w:val="00397DDB"/>
    <w:rsid w:val="004454A9"/>
    <w:rsid w:val="005E2D42"/>
    <w:rsid w:val="00640CB5"/>
    <w:rsid w:val="006770F8"/>
    <w:rsid w:val="00685C36"/>
    <w:rsid w:val="007576C9"/>
    <w:rsid w:val="00B01936"/>
    <w:rsid w:val="00B22B2B"/>
    <w:rsid w:val="00B5382D"/>
    <w:rsid w:val="00B83879"/>
    <w:rsid w:val="00CA2861"/>
    <w:rsid w:val="00DF2E71"/>
    <w:rsid w:val="00F00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8ECE1"/>
  <w15:docId w15:val="{DE1FEFFE-C387-4D1B-AEE0-FB2E01DFD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2"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67" w:lineRule="auto"/>
      <w:ind w:left="10" w:hanging="10"/>
      <w:outlineLvl w:val="0"/>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6"/>
    </w:rPr>
  </w:style>
  <w:style w:type="paragraph" w:styleId="TOC1">
    <w:name w:val="toc 1"/>
    <w:hidden/>
    <w:pPr>
      <w:spacing w:after="3" w:line="262" w:lineRule="auto"/>
      <w:ind w:left="25"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2B6B2D"/>
    <w:rPr>
      <w:sz w:val="16"/>
      <w:szCs w:val="16"/>
    </w:rPr>
  </w:style>
  <w:style w:type="paragraph" w:styleId="CommentText">
    <w:name w:val="annotation text"/>
    <w:basedOn w:val="Normal"/>
    <w:link w:val="CommentTextChar"/>
    <w:uiPriority w:val="99"/>
    <w:unhideWhenUsed/>
    <w:rsid w:val="002B6B2D"/>
    <w:pPr>
      <w:spacing w:line="240" w:lineRule="auto"/>
    </w:pPr>
    <w:rPr>
      <w:sz w:val="20"/>
      <w:szCs w:val="20"/>
    </w:rPr>
  </w:style>
  <w:style w:type="character" w:customStyle="1" w:styleId="CommentTextChar">
    <w:name w:val="Comment Text Char"/>
    <w:basedOn w:val="DefaultParagraphFont"/>
    <w:link w:val="CommentText"/>
    <w:uiPriority w:val="99"/>
    <w:rsid w:val="002B6B2D"/>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2B6B2D"/>
    <w:rPr>
      <w:b/>
      <w:bCs/>
    </w:rPr>
  </w:style>
  <w:style w:type="character" w:customStyle="1" w:styleId="CommentSubjectChar">
    <w:name w:val="Comment Subject Char"/>
    <w:basedOn w:val="CommentTextChar"/>
    <w:link w:val="CommentSubject"/>
    <w:uiPriority w:val="99"/>
    <w:semiHidden/>
    <w:rsid w:val="002B6B2D"/>
    <w:rPr>
      <w:rFonts w:ascii="Calibri" w:eastAsia="Calibri" w:hAnsi="Calibri" w:cs="Calibri"/>
      <w:b/>
      <w:bCs/>
      <w:color w:val="000000"/>
      <w:sz w:val="20"/>
      <w:szCs w:val="20"/>
    </w:rPr>
  </w:style>
  <w:style w:type="paragraph" w:styleId="Revision">
    <w:name w:val="Revision"/>
    <w:hidden/>
    <w:uiPriority w:val="99"/>
    <w:semiHidden/>
    <w:rsid w:val="00DF2E71"/>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0.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20</Pages>
  <Words>3983</Words>
  <Characters>22707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Murray, AndrewR</dc:creator>
  <cp:keywords/>
  <cp:lastModifiedBy>Klawitter, Chandler</cp:lastModifiedBy>
  <cp:revision>4</cp:revision>
  <dcterms:created xsi:type="dcterms:W3CDTF">2024-03-27T19:55:00Z</dcterms:created>
  <dcterms:modified xsi:type="dcterms:W3CDTF">2024-03-27T23:35:00Z</dcterms:modified>
</cp:coreProperties>
</file>