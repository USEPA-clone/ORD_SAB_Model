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5ABD7" w14:textId="77777777" w:rsidR="00041B53" w:rsidRDefault="00041B53">
      <w:pPr>
        <w:pStyle w:val="BodyText"/>
        <w:spacing w:before="9"/>
        <w:rPr>
          <w:rFonts w:ascii="Times New Roman"/>
          <w:sz w:val="17"/>
        </w:rPr>
      </w:pPr>
    </w:p>
    <w:p w14:paraId="2A75ABD8" w14:textId="77777777" w:rsidR="00041B53" w:rsidRDefault="00104982">
      <w:pPr>
        <w:pStyle w:val="Title"/>
        <w:spacing w:line="206" w:lineRule="auto"/>
      </w:pPr>
      <w:r>
        <w:rPr>
          <w:w w:val="85"/>
        </w:rPr>
        <w:t xml:space="preserve">ORD Service Area Boundary Model </w:t>
      </w:r>
      <w:r>
        <w:rPr>
          <w:spacing w:val="-2"/>
          <w:w w:val="90"/>
        </w:rPr>
        <w:t>Documentation</w:t>
      </w:r>
    </w:p>
    <w:p w14:paraId="2A75ABD9" w14:textId="77777777" w:rsidR="00041B53" w:rsidRDefault="00041B53">
      <w:pPr>
        <w:pStyle w:val="BodyText"/>
        <w:rPr>
          <w:rFonts w:ascii="Arial Black"/>
          <w:sz w:val="58"/>
        </w:rPr>
      </w:pPr>
    </w:p>
    <w:p w14:paraId="2A75ABDA" w14:textId="77777777" w:rsidR="00041B53" w:rsidRDefault="00041B53">
      <w:pPr>
        <w:pStyle w:val="BodyText"/>
        <w:spacing w:before="7"/>
        <w:rPr>
          <w:rFonts w:ascii="Arial Black"/>
          <w:sz w:val="59"/>
        </w:rPr>
      </w:pPr>
    </w:p>
    <w:p w14:paraId="2A75ABDB" w14:textId="77777777" w:rsidR="00041B53" w:rsidRDefault="00104982">
      <w:pPr>
        <w:ind w:left="140"/>
        <w:rPr>
          <w:rFonts w:ascii="Arial Black"/>
          <w:sz w:val="28"/>
        </w:rPr>
      </w:pPr>
      <w:r>
        <w:rPr>
          <w:rFonts w:ascii="Arial Black"/>
          <w:spacing w:val="-2"/>
          <w:w w:val="90"/>
          <w:sz w:val="28"/>
        </w:rPr>
        <w:t>Table</w:t>
      </w:r>
      <w:r>
        <w:rPr>
          <w:rFonts w:ascii="Arial Black"/>
          <w:spacing w:val="-9"/>
          <w:w w:val="90"/>
          <w:sz w:val="28"/>
        </w:rPr>
        <w:t xml:space="preserve"> </w:t>
      </w:r>
      <w:r>
        <w:rPr>
          <w:rFonts w:ascii="Arial Black"/>
          <w:spacing w:val="-2"/>
          <w:w w:val="90"/>
          <w:sz w:val="28"/>
        </w:rPr>
        <w:t>of</w:t>
      </w:r>
      <w:r>
        <w:rPr>
          <w:rFonts w:ascii="Arial Black"/>
          <w:spacing w:val="-9"/>
          <w:w w:val="90"/>
          <w:sz w:val="28"/>
        </w:rPr>
        <w:t xml:space="preserve"> </w:t>
      </w:r>
      <w:r>
        <w:rPr>
          <w:rFonts w:ascii="Arial Black"/>
          <w:spacing w:val="-2"/>
          <w:w w:val="90"/>
          <w:sz w:val="28"/>
        </w:rPr>
        <w:t>contents</w:t>
      </w:r>
    </w:p>
    <w:sdt>
      <w:sdtPr>
        <w:rPr>
          <w:rFonts w:ascii="Palatino Linotype" w:eastAsia="Palatino Linotype" w:hAnsi="Palatino Linotype" w:cs="Palatino Linotype"/>
        </w:rPr>
        <w:id w:val="191954927"/>
        <w:docPartObj>
          <w:docPartGallery w:val="Table of Contents"/>
          <w:docPartUnique/>
        </w:docPartObj>
      </w:sdtPr>
      <w:sdtContent>
        <w:p w14:paraId="2A75ABDC" w14:textId="77777777" w:rsidR="00041B53" w:rsidRDefault="00104982">
          <w:pPr>
            <w:pStyle w:val="TOC1"/>
            <w:tabs>
              <w:tab w:val="right" w:pos="9499"/>
            </w:tabs>
            <w:spacing w:before="294"/>
          </w:pPr>
          <w:r>
            <w:fldChar w:fldCharType="begin"/>
          </w:r>
          <w:r>
            <w:instrText xml:space="preserve">TOC \o "1-2" \h \z \u </w:instrText>
          </w:r>
          <w:r>
            <w:fldChar w:fldCharType="separate"/>
          </w:r>
          <w:hyperlink w:anchor="_bookmark0" w:history="1">
            <w:r>
              <w:rPr>
                <w:spacing w:val="-2"/>
                <w:w w:val="90"/>
              </w:rPr>
              <w:t>Summary</w:t>
            </w:r>
          </w:hyperlink>
          <w:r>
            <w:tab/>
          </w:r>
          <w:r>
            <w:rPr>
              <w:spacing w:val="-10"/>
              <w:w w:val="90"/>
            </w:rPr>
            <w:t>2</w:t>
          </w:r>
        </w:p>
        <w:p w14:paraId="2A75ABDD" w14:textId="77777777" w:rsidR="00041B53" w:rsidRDefault="00000000">
          <w:pPr>
            <w:pStyle w:val="TOC2"/>
            <w:tabs>
              <w:tab w:val="right" w:leader="dot" w:pos="9499"/>
            </w:tabs>
            <w:spacing w:line="270" w:lineRule="exact"/>
          </w:pPr>
          <w:hyperlink w:anchor="_bookmark1" w:history="1">
            <w:r w:rsidR="00104982">
              <w:rPr>
                <w:spacing w:val="-2"/>
              </w:rPr>
              <w:t>SDWA Reporting Universe</w:t>
            </w:r>
          </w:hyperlink>
          <w:r w:rsidR="00104982">
            <w:tab/>
          </w:r>
          <w:r w:rsidR="00104982">
            <w:rPr>
              <w:spacing w:val="-12"/>
            </w:rPr>
            <w:t>3</w:t>
          </w:r>
        </w:p>
        <w:p w14:paraId="2A75ABDE" w14:textId="77777777" w:rsidR="00041B53" w:rsidRDefault="00000000">
          <w:pPr>
            <w:pStyle w:val="TOC2"/>
            <w:tabs>
              <w:tab w:val="right" w:leader="dot" w:pos="9499"/>
            </w:tabs>
          </w:pPr>
          <w:hyperlink w:anchor="_bookmark2" w:history="1">
            <w:r w:rsidR="00104982">
              <w:t>Count</w:t>
            </w:r>
            <w:r w:rsidR="00104982">
              <w:rPr>
                <w:spacing w:val="-4"/>
              </w:rPr>
              <w:t xml:space="preserve"> </w:t>
            </w:r>
            <w:r w:rsidR="00104982">
              <w:t>of</w:t>
            </w:r>
            <w:r w:rsidR="00104982">
              <w:rPr>
                <w:spacing w:val="-3"/>
              </w:rPr>
              <w:t xml:space="preserve"> </w:t>
            </w:r>
            <w:r w:rsidR="00104982">
              <w:t>Systems</w:t>
            </w:r>
            <w:r w:rsidR="00104982">
              <w:rPr>
                <w:spacing w:val="-3"/>
              </w:rPr>
              <w:t xml:space="preserve"> </w:t>
            </w:r>
            <w:r w:rsidR="00104982">
              <w:t>by</w:t>
            </w:r>
            <w:r w:rsidR="00104982">
              <w:rPr>
                <w:spacing w:val="-3"/>
              </w:rPr>
              <w:t xml:space="preserve"> </w:t>
            </w:r>
            <w:r w:rsidR="00104982">
              <w:t>Primacy</w:t>
            </w:r>
            <w:r w:rsidR="00104982">
              <w:rPr>
                <w:spacing w:val="-3"/>
              </w:rPr>
              <w:t xml:space="preserve"> </w:t>
            </w:r>
            <w:r w:rsidR="00104982">
              <w:rPr>
                <w:spacing w:val="-2"/>
              </w:rPr>
              <w:t>Agency</w:t>
            </w:r>
          </w:hyperlink>
          <w:r w:rsidR="00104982">
            <w:tab/>
          </w:r>
          <w:r w:rsidR="00104982">
            <w:rPr>
              <w:spacing w:val="-10"/>
            </w:rPr>
            <w:t>3</w:t>
          </w:r>
        </w:p>
        <w:p w14:paraId="2A75ABDF" w14:textId="77777777" w:rsidR="00041B53" w:rsidRDefault="00000000">
          <w:pPr>
            <w:pStyle w:val="TOC2"/>
            <w:tabs>
              <w:tab w:val="right" w:leader="dot" w:pos="9499"/>
            </w:tabs>
            <w:spacing w:line="284" w:lineRule="exact"/>
          </w:pPr>
          <w:hyperlink w:anchor="_bookmark3" w:history="1">
            <w:r w:rsidR="00104982">
              <w:t>Systems</w:t>
            </w:r>
            <w:r w:rsidR="00104982">
              <w:rPr>
                <w:spacing w:val="-4"/>
              </w:rPr>
              <w:t xml:space="preserve"> </w:t>
            </w:r>
            <w:r w:rsidR="00104982">
              <w:t>by</w:t>
            </w:r>
            <w:r w:rsidR="00104982">
              <w:rPr>
                <w:spacing w:val="-2"/>
              </w:rPr>
              <w:t xml:space="preserve"> </w:t>
            </w:r>
            <w:r w:rsidR="00104982">
              <w:t>Type</w:t>
            </w:r>
            <w:r w:rsidR="00104982">
              <w:rPr>
                <w:spacing w:val="-2"/>
              </w:rPr>
              <w:t xml:space="preserve"> </w:t>
            </w:r>
            <w:r w:rsidR="00104982">
              <w:t>of</w:t>
            </w:r>
            <w:r w:rsidR="00104982">
              <w:rPr>
                <w:spacing w:val="-2"/>
              </w:rPr>
              <w:t xml:space="preserve"> </w:t>
            </w:r>
            <w:r w:rsidR="00104982">
              <w:t>Service</w:t>
            </w:r>
            <w:r w:rsidR="00104982">
              <w:rPr>
                <w:spacing w:val="-2"/>
              </w:rPr>
              <w:t xml:space="preserve"> </w:t>
            </w:r>
            <w:r w:rsidR="00104982">
              <w:rPr>
                <w:spacing w:val="-4"/>
              </w:rPr>
              <w:t>Area</w:t>
            </w:r>
          </w:hyperlink>
          <w:r w:rsidR="00104982">
            <w:tab/>
          </w:r>
          <w:r w:rsidR="00104982">
            <w:rPr>
              <w:spacing w:val="-12"/>
            </w:rPr>
            <w:t>3</w:t>
          </w:r>
        </w:p>
        <w:p w14:paraId="2A75ABE0" w14:textId="77777777" w:rsidR="00041B53" w:rsidRDefault="00000000">
          <w:pPr>
            <w:pStyle w:val="TOC1"/>
            <w:tabs>
              <w:tab w:val="right" w:pos="9499"/>
            </w:tabs>
            <w:spacing w:line="240" w:lineRule="auto"/>
          </w:pPr>
          <w:hyperlink w:anchor="_bookmark4" w:history="1">
            <w:r w:rsidR="00104982">
              <w:rPr>
                <w:w w:val="85"/>
              </w:rPr>
              <w:t>State</w:t>
            </w:r>
            <w:r w:rsidR="00104982">
              <w:rPr>
                <w:spacing w:val="-3"/>
                <w:w w:val="85"/>
              </w:rPr>
              <w:t xml:space="preserve"> </w:t>
            </w:r>
            <w:r w:rsidR="00104982">
              <w:rPr>
                <w:spacing w:val="-4"/>
                <w:w w:val="95"/>
              </w:rPr>
              <w:t>Data</w:t>
            </w:r>
          </w:hyperlink>
          <w:r w:rsidR="00104982">
            <w:tab/>
          </w:r>
          <w:r w:rsidR="00104982">
            <w:rPr>
              <w:spacing w:val="-10"/>
              <w:w w:val="95"/>
            </w:rPr>
            <w:t>3</w:t>
          </w:r>
        </w:p>
        <w:p w14:paraId="2A75ABE1" w14:textId="77777777" w:rsidR="00041B53" w:rsidRDefault="00000000">
          <w:pPr>
            <w:pStyle w:val="TOC1"/>
            <w:tabs>
              <w:tab w:val="right" w:pos="9499"/>
            </w:tabs>
            <w:spacing w:before="179"/>
          </w:pPr>
          <w:hyperlink w:anchor="_bookmark5" w:history="1">
            <w:r w:rsidR="00104982">
              <w:rPr>
                <w:w w:val="80"/>
              </w:rPr>
              <w:t>Place</w:t>
            </w:r>
            <w:r w:rsidR="00104982">
              <w:rPr>
                <w:spacing w:val="16"/>
              </w:rPr>
              <w:t xml:space="preserve"> </w:t>
            </w:r>
            <w:r w:rsidR="00104982">
              <w:rPr>
                <w:w w:val="80"/>
              </w:rPr>
              <w:t>Matched</w:t>
            </w:r>
            <w:r w:rsidR="00104982">
              <w:rPr>
                <w:spacing w:val="16"/>
              </w:rPr>
              <w:t xml:space="preserve"> </w:t>
            </w:r>
            <w:r w:rsidR="00104982">
              <w:rPr>
                <w:w w:val="80"/>
              </w:rPr>
              <w:t>Service</w:t>
            </w:r>
            <w:r w:rsidR="00104982">
              <w:rPr>
                <w:spacing w:val="16"/>
              </w:rPr>
              <w:t xml:space="preserve"> </w:t>
            </w:r>
            <w:r w:rsidR="00104982">
              <w:rPr>
                <w:w w:val="80"/>
              </w:rPr>
              <w:t>Area</w:t>
            </w:r>
            <w:r w:rsidR="00104982">
              <w:rPr>
                <w:spacing w:val="16"/>
              </w:rPr>
              <w:t xml:space="preserve"> </w:t>
            </w:r>
            <w:r w:rsidR="00104982">
              <w:rPr>
                <w:spacing w:val="-2"/>
                <w:w w:val="80"/>
              </w:rPr>
              <w:t>Boundaries</w:t>
            </w:r>
          </w:hyperlink>
          <w:r w:rsidR="00104982">
            <w:tab/>
          </w:r>
          <w:r w:rsidR="00104982">
            <w:rPr>
              <w:spacing w:val="-10"/>
              <w:w w:val="90"/>
            </w:rPr>
            <w:t>3</w:t>
          </w:r>
        </w:p>
        <w:p w14:paraId="2A75ABE2" w14:textId="77777777" w:rsidR="00041B53" w:rsidRDefault="00000000">
          <w:pPr>
            <w:pStyle w:val="TOC2"/>
            <w:tabs>
              <w:tab w:val="right" w:leader="dot" w:pos="9499"/>
            </w:tabs>
            <w:spacing w:line="270" w:lineRule="exact"/>
          </w:pPr>
          <w:hyperlink w:anchor="_bookmark6" w:history="1">
            <w:r w:rsidR="00104982">
              <w:rPr>
                <w:spacing w:val="-4"/>
              </w:rPr>
              <w:t>Mobile</w:t>
            </w:r>
            <w:r w:rsidR="00104982">
              <w:rPr>
                <w:spacing w:val="-2"/>
              </w:rPr>
              <w:t xml:space="preserve"> </w:t>
            </w:r>
            <w:r w:rsidR="00104982">
              <w:rPr>
                <w:spacing w:val="-4"/>
              </w:rPr>
              <w:t>Homes</w:t>
            </w:r>
            <w:r w:rsidR="00104982">
              <w:rPr>
                <w:spacing w:val="-2"/>
              </w:rPr>
              <w:t xml:space="preserve"> </w:t>
            </w:r>
            <w:r w:rsidR="00104982">
              <w:rPr>
                <w:spacing w:val="-4"/>
              </w:rPr>
              <w:t>-</w:t>
            </w:r>
            <w:r w:rsidR="00104982">
              <w:rPr>
                <w:spacing w:val="-2"/>
              </w:rPr>
              <w:t xml:space="preserve"> </w:t>
            </w:r>
            <w:r w:rsidR="00104982">
              <w:rPr>
                <w:spacing w:val="-5"/>
              </w:rPr>
              <w:t>OSM</w:t>
            </w:r>
          </w:hyperlink>
          <w:r w:rsidR="00104982">
            <w:tab/>
          </w:r>
          <w:r w:rsidR="00104982">
            <w:rPr>
              <w:spacing w:val="-10"/>
            </w:rPr>
            <w:t>3</w:t>
          </w:r>
        </w:p>
        <w:p w14:paraId="2A75ABE3" w14:textId="77777777" w:rsidR="00041B53" w:rsidRDefault="00000000">
          <w:pPr>
            <w:pStyle w:val="TOC2"/>
            <w:tabs>
              <w:tab w:val="right" w:leader="dot" w:pos="9499"/>
            </w:tabs>
            <w:spacing w:line="284" w:lineRule="exact"/>
          </w:pPr>
          <w:hyperlink w:anchor="_bookmark7" w:history="1">
            <w:r w:rsidR="00104982">
              <w:rPr>
                <w:spacing w:val="-4"/>
              </w:rPr>
              <w:t>Mobile</w:t>
            </w:r>
            <w:r w:rsidR="00104982">
              <w:rPr>
                <w:spacing w:val="-2"/>
              </w:rPr>
              <w:t xml:space="preserve"> </w:t>
            </w:r>
            <w:r w:rsidR="00104982">
              <w:rPr>
                <w:spacing w:val="-4"/>
              </w:rPr>
              <w:t>Homes</w:t>
            </w:r>
            <w:r w:rsidR="00104982">
              <w:rPr>
                <w:spacing w:val="-2"/>
              </w:rPr>
              <w:t xml:space="preserve"> </w:t>
            </w:r>
            <w:r w:rsidR="00104982">
              <w:rPr>
                <w:spacing w:val="-4"/>
              </w:rPr>
              <w:t>-</w:t>
            </w:r>
            <w:r w:rsidR="00104982">
              <w:rPr>
                <w:spacing w:val="-2"/>
              </w:rPr>
              <w:t xml:space="preserve"> </w:t>
            </w:r>
            <w:r w:rsidR="00104982">
              <w:rPr>
                <w:spacing w:val="-4"/>
              </w:rPr>
              <w:t>Parcels</w:t>
            </w:r>
          </w:hyperlink>
          <w:r w:rsidR="00104982">
            <w:tab/>
          </w:r>
          <w:r w:rsidR="00104982">
            <w:rPr>
              <w:spacing w:val="-10"/>
            </w:rPr>
            <w:t>6</w:t>
          </w:r>
        </w:p>
        <w:p w14:paraId="2A75ABE4" w14:textId="77777777" w:rsidR="00041B53" w:rsidRDefault="00000000">
          <w:pPr>
            <w:pStyle w:val="TOC1"/>
            <w:tabs>
              <w:tab w:val="right" w:pos="9499"/>
            </w:tabs>
            <w:spacing w:before="182"/>
          </w:pPr>
          <w:hyperlink w:anchor="_bookmark8" w:history="1">
            <w:r w:rsidR="00104982">
              <w:rPr>
                <w:w w:val="80"/>
              </w:rPr>
              <w:t>Modeled</w:t>
            </w:r>
            <w:r w:rsidR="00104982">
              <w:rPr>
                <w:spacing w:val="21"/>
              </w:rPr>
              <w:t xml:space="preserve"> </w:t>
            </w:r>
            <w:r w:rsidR="00104982">
              <w:rPr>
                <w:w w:val="80"/>
              </w:rPr>
              <w:t>Service</w:t>
            </w:r>
            <w:r w:rsidR="00104982">
              <w:rPr>
                <w:spacing w:val="22"/>
              </w:rPr>
              <w:t xml:space="preserve"> </w:t>
            </w:r>
            <w:r w:rsidR="00104982">
              <w:rPr>
                <w:w w:val="80"/>
              </w:rPr>
              <w:t>Area</w:t>
            </w:r>
            <w:r w:rsidR="00104982">
              <w:rPr>
                <w:spacing w:val="22"/>
              </w:rPr>
              <w:t xml:space="preserve"> </w:t>
            </w:r>
            <w:r w:rsidR="00104982">
              <w:rPr>
                <w:spacing w:val="-2"/>
                <w:w w:val="80"/>
              </w:rPr>
              <w:t>Boundaries</w:t>
            </w:r>
          </w:hyperlink>
          <w:r w:rsidR="00104982">
            <w:tab/>
          </w:r>
          <w:r w:rsidR="00104982">
            <w:rPr>
              <w:spacing w:val="-10"/>
              <w:w w:val="90"/>
            </w:rPr>
            <w:t>6</w:t>
          </w:r>
        </w:p>
        <w:p w14:paraId="2A75ABE5" w14:textId="77777777" w:rsidR="00041B53" w:rsidRDefault="00000000">
          <w:pPr>
            <w:pStyle w:val="TOC2"/>
            <w:tabs>
              <w:tab w:val="right" w:leader="dot" w:pos="9499"/>
            </w:tabs>
            <w:spacing w:line="270" w:lineRule="exact"/>
          </w:pPr>
          <w:hyperlink w:anchor="_bookmark9" w:history="1">
            <w:r w:rsidR="00104982">
              <w:t>Binary</w:t>
            </w:r>
            <w:r w:rsidR="00104982">
              <w:rPr>
                <w:spacing w:val="3"/>
              </w:rPr>
              <w:t xml:space="preserve"> </w:t>
            </w:r>
            <w:r w:rsidR="00104982">
              <w:t>Water</w:t>
            </w:r>
            <w:r w:rsidR="00104982">
              <w:rPr>
                <w:spacing w:val="3"/>
              </w:rPr>
              <w:t xml:space="preserve"> </w:t>
            </w:r>
            <w:r w:rsidR="00104982">
              <w:t>Use</w:t>
            </w:r>
            <w:r w:rsidR="00104982">
              <w:rPr>
                <w:spacing w:val="3"/>
              </w:rPr>
              <w:t xml:space="preserve"> </w:t>
            </w:r>
            <w:r w:rsidR="00104982">
              <w:rPr>
                <w:spacing w:val="-2"/>
              </w:rPr>
              <w:t>Model</w:t>
            </w:r>
          </w:hyperlink>
          <w:r w:rsidR="00104982">
            <w:tab/>
          </w:r>
          <w:r w:rsidR="00104982">
            <w:rPr>
              <w:spacing w:val="-10"/>
            </w:rPr>
            <w:t>6</w:t>
          </w:r>
        </w:p>
        <w:p w14:paraId="2A75ABE6" w14:textId="77777777" w:rsidR="00041B53" w:rsidRDefault="00000000">
          <w:pPr>
            <w:pStyle w:val="TOC2"/>
            <w:tabs>
              <w:tab w:val="right" w:leader="dot" w:pos="9499"/>
            </w:tabs>
          </w:pPr>
          <w:hyperlink w:anchor="_bookmark10" w:history="1">
            <w:r w:rsidR="00104982">
              <w:t>1:1</w:t>
            </w:r>
            <w:r w:rsidR="00104982">
              <w:rPr>
                <w:spacing w:val="19"/>
              </w:rPr>
              <w:t xml:space="preserve"> </w:t>
            </w:r>
            <w:r w:rsidR="00104982">
              <w:rPr>
                <w:spacing w:val="-2"/>
              </w:rPr>
              <w:t>Match</w:t>
            </w:r>
          </w:hyperlink>
          <w:r w:rsidR="00104982">
            <w:tab/>
          </w:r>
          <w:r w:rsidR="00104982">
            <w:rPr>
              <w:spacing w:val="-10"/>
            </w:rPr>
            <w:t>6</w:t>
          </w:r>
        </w:p>
        <w:p w14:paraId="2A75ABE7" w14:textId="77777777" w:rsidR="00041B53" w:rsidRDefault="00000000">
          <w:pPr>
            <w:pStyle w:val="TOC2"/>
            <w:tabs>
              <w:tab w:val="right" w:leader="dot" w:pos="9499"/>
            </w:tabs>
            <w:spacing w:line="284" w:lineRule="exact"/>
          </w:pPr>
          <w:hyperlink w:anchor="_bookmark14" w:history="1">
            <w:r w:rsidR="00104982">
              <w:rPr>
                <w:spacing w:val="-2"/>
              </w:rPr>
              <w:t>Random</w:t>
            </w:r>
            <w:r w:rsidR="00104982">
              <w:rPr>
                <w:spacing w:val="-5"/>
              </w:rPr>
              <w:t xml:space="preserve"> </w:t>
            </w:r>
            <w:r w:rsidR="00104982">
              <w:rPr>
                <w:spacing w:val="-2"/>
              </w:rPr>
              <w:t>Forest</w:t>
            </w:r>
          </w:hyperlink>
          <w:r w:rsidR="00104982">
            <w:tab/>
          </w:r>
          <w:r w:rsidR="00104982">
            <w:rPr>
              <w:spacing w:val="-10"/>
            </w:rPr>
            <w:t>9</w:t>
          </w:r>
        </w:p>
        <w:p w14:paraId="2A75ABE8" w14:textId="77777777" w:rsidR="00041B53" w:rsidRDefault="00000000">
          <w:pPr>
            <w:pStyle w:val="TOC1"/>
            <w:tabs>
              <w:tab w:val="right" w:pos="9499"/>
            </w:tabs>
          </w:pPr>
          <w:hyperlink w:anchor="_bookmark16" w:history="1">
            <w:r w:rsidR="00104982">
              <w:rPr>
                <w:w w:val="85"/>
              </w:rPr>
              <w:t>Post</w:t>
            </w:r>
            <w:r w:rsidR="00104982">
              <w:rPr>
                <w:spacing w:val="-2"/>
                <w:w w:val="90"/>
              </w:rPr>
              <w:t xml:space="preserve"> Processing</w:t>
            </w:r>
          </w:hyperlink>
          <w:r w:rsidR="00104982">
            <w:tab/>
          </w:r>
          <w:r w:rsidR="00104982">
            <w:rPr>
              <w:spacing w:val="-5"/>
              <w:w w:val="85"/>
            </w:rPr>
            <w:t>16</w:t>
          </w:r>
        </w:p>
        <w:p w14:paraId="2A75ABE9" w14:textId="77777777" w:rsidR="00041B53" w:rsidRDefault="00000000">
          <w:pPr>
            <w:pStyle w:val="TOC2"/>
            <w:tabs>
              <w:tab w:val="right" w:leader="dot" w:pos="9499"/>
            </w:tabs>
            <w:spacing w:line="270" w:lineRule="exact"/>
          </w:pPr>
          <w:hyperlink w:anchor="_bookmark17" w:history="1">
            <w:r w:rsidR="00104982">
              <w:rPr>
                <w:spacing w:val="-6"/>
              </w:rPr>
              <w:t>Hole</w:t>
            </w:r>
            <w:r w:rsidR="00104982">
              <w:rPr>
                <w:spacing w:val="-2"/>
              </w:rPr>
              <w:t xml:space="preserve"> Filling</w:t>
            </w:r>
          </w:hyperlink>
          <w:r w:rsidR="00104982">
            <w:tab/>
          </w:r>
          <w:r w:rsidR="00104982">
            <w:rPr>
              <w:spacing w:val="-5"/>
            </w:rPr>
            <w:t>16</w:t>
          </w:r>
        </w:p>
        <w:p w14:paraId="2A75ABEA" w14:textId="77777777" w:rsidR="00041B53" w:rsidRDefault="00000000">
          <w:pPr>
            <w:pStyle w:val="TOC2"/>
            <w:tabs>
              <w:tab w:val="right" w:leader="dot" w:pos="9499"/>
            </w:tabs>
          </w:pPr>
          <w:hyperlink w:anchor="_bookmark18" w:history="1">
            <w:r w:rsidR="00104982">
              <w:rPr>
                <w:spacing w:val="-2"/>
              </w:rPr>
              <w:t>Polygon</w:t>
            </w:r>
            <w:r w:rsidR="00104982">
              <w:rPr>
                <w:spacing w:val="-1"/>
              </w:rPr>
              <w:t xml:space="preserve"> </w:t>
            </w:r>
            <w:r w:rsidR="00104982">
              <w:rPr>
                <w:spacing w:val="-2"/>
              </w:rPr>
              <w:t>Part</w:t>
            </w:r>
            <w:r w:rsidR="00104982">
              <w:rPr>
                <w:spacing w:val="1"/>
              </w:rPr>
              <w:t xml:space="preserve"> </w:t>
            </w:r>
            <w:r w:rsidR="00104982">
              <w:rPr>
                <w:spacing w:val="-2"/>
              </w:rPr>
              <w:t>Removal</w:t>
            </w:r>
            <w:r w:rsidR="00104982">
              <w:rPr>
                <w:spacing w:val="1"/>
              </w:rPr>
              <w:t xml:space="preserve"> </w:t>
            </w:r>
            <w:r w:rsidR="00104982">
              <w:rPr>
                <w:spacing w:val="-2"/>
              </w:rPr>
              <w:t>(Distance)</w:t>
            </w:r>
          </w:hyperlink>
          <w:r w:rsidR="00104982">
            <w:tab/>
          </w:r>
          <w:r w:rsidR="00104982">
            <w:rPr>
              <w:spacing w:val="-7"/>
            </w:rPr>
            <w:t>16</w:t>
          </w:r>
        </w:p>
        <w:p w14:paraId="2A75ABEB" w14:textId="77777777" w:rsidR="00041B53" w:rsidRDefault="00000000">
          <w:pPr>
            <w:pStyle w:val="TOC2"/>
            <w:tabs>
              <w:tab w:val="right" w:leader="dot" w:pos="9499"/>
            </w:tabs>
            <w:spacing w:line="284" w:lineRule="exact"/>
          </w:pPr>
          <w:hyperlink w:anchor="_bookmark19" w:history="1">
            <w:r w:rsidR="00104982">
              <w:rPr>
                <w:spacing w:val="-2"/>
              </w:rPr>
              <w:t>Polygon</w:t>
            </w:r>
            <w:r w:rsidR="00104982">
              <w:rPr>
                <w:spacing w:val="-1"/>
              </w:rPr>
              <w:t xml:space="preserve"> </w:t>
            </w:r>
            <w:r w:rsidR="00104982">
              <w:rPr>
                <w:spacing w:val="-2"/>
              </w:rPr>
              <w:t>Part</w:t>
            </w:r>
            <w:r w:rsidR="00104982">
              <w:rPr>
                <w:spacing w:val="1"/>
              </w:rPr>
              <w:t xml:space="preserve"> </w:t>
            </w:r>
            <w:r w:rsidR="00104982">
              <w:rPr>
                <w:spacing w:val="-2"/>
              </w:rPr>
              <w:t>Removal</w:t>
            </w:r>
            <w:r w:rsidR="00104982">
              <w:rPr>
                <w:spacing w:val="1"/>
              </w:rPr>
              <w:t xml:space="preserve"> </w:t>
            </w:r>
            <w:r w:rsidR="00104982">
              <w:rPr>
                <w:spacing w:val="-2"/>
              </w:rPr>
              <w:t>(Area)</w:t>
            </w:r>
          </w:hyperlink>
          <w:r w:rsidR="00104982">
            <w:tab/>
          </w:r>
          <w:r w:rsidR="00104982">
            <w:rPr>
              <w:spacing w:val="-7"/>
            </w:rPr>
            <w:t>16</w:t>
          </w:r>
        </w:p>
        <w:p w14:paraId="2A75ABEC" w14:textId="77777777" w:rsidR="00041B53" w:rsidRDefault="00000000">
          <w:pPr>
            <w:pStyle w:val="TOC1"/>
            <w:tabs>
              <w:tab w:val="right" w:pos="9499"/>
            </w:tabs>
          </w:pPr>
          <w:hyperlink w:anchor="_bookmark20" w:history="1">
            <w:r w:rsidR="00104982">
              <w:rPr>
                <w:w w:val="85"/>
              </w:rPr>
              <w:t>Dataset</w:t>
            </w:r>
            <w:r w:rsidR="00104982">
              <w:rPr>
                <w:spacing w:val="-7"/>
                <w:w w:val="85"/>
              </w:rPr>
              <w:t xml:space="preserve"> </w:t>
            </w:r>
            <w:r w:rsidR="00104982">
              <w:rPr>
                <w:w w:val="85"/>
              </w:rPr>
              <w:t>Universe</w:t>
            </w:r>
            <w:r w:rsidR="00104982">
              <w:rPr>
                <w:spacing w:val="-6"/>
                <w:w w:val="85"/>
              </w:rPr>
              <w:t xml:space="preserve"> </w:t>
            </w:r>
            <w:r w:rsidR="00104982">
              <w:rPr>
                <w:w w:val="85"/>
              </w:rPr>
              <w:t>&amp;</w:t>
            </w:r>
            <w:r w:rsidR="00104982">
              <w:rPr>
                <w:spacing w:val="-7"/>
                <w:w w:val="85"/>
              </w:rPr>
              <w:t xml:space="preserve"> </w:t>
            </w:r>
            <w:r w:rsidR="00104982">
              <w:rPr>
                <w:w w:val="85"/>
              </w:rPr>
              <w:t>Known</w:t>
            </w:r>
            <w:r w:rsidR="00104982">
              <w:rPr>
                <w:spacing w:val="-6"/>
                <w:w w:val="85"/>
              </w:rPr>
              <w:t xml:space="preserve"> </w:t>
            </w:r>
            <w:r w:rsidR="00104982">
              <w:rPr>
                <w:spacing w:val="-2"/>
                <w:w w:val="85"/>
              </w:rPr>
              <w:t>Issues</w:t>
            </w:r>
          </w:hyperlink>
          <w:r w:rsidR="00104982">
            <w:tab/>
          </w:r>
          <w:r w:rsidR="00104982">
            <w:rPr>
              <w:spacing w:val="-5"/>
              <w:w w:val="95"/>
            </w:rPr>
            <w:t>17</w:t>
          </w:r>
        </w:p>
        <w:p w14:paraId="2A75ABED" w14:textId="77777777" w:rsidR="00041B53" w:rsidRDefault="00000000">
          <w:pPr>
            <w:pStyle w:val="TOC2"/>
            <w:tabs>
              <w:tab w:val="right" w:leader="dot" w:pos="9499"/>
            </w:tabs>
            <w:spacing w:line="270" w:lineRule="exact"/>
          </w:pPr>
          <w:hyperlink w:anchor="_bookmark21" w:history="1">
            <w:r w:rsidR="00104982">
              <w:rPr>
                <w:spacing w:val="-7"/>
              </w:rPr>
              <w:t>Overlapping</w:t>
            </w:r>
            <w:r w:rsidR="00104982">
              <w:rPr>
                <w:spacing w:val="5"/>
              </w:rPr>
              <w:t xml:space="preserve"> </w:t>
            </w:r>
            <w:r w:rsidR="00104982">
              <w:rPr>
                <w:spacing w:val="-2"/>
              </w:rPr>
              <w:t>Boundaries</w:t>
            </w:r>
          </w:hyperlink>
          <w:r w:rsidR="00104982">
            <w:tab/>
          </w:r>
          <w:r w:rsidR="00104982">
            <w:rPr>
              <w:spacing w:val="-5"/>
            </w:rPr>
            <w:t>17</w:t>
          </w:r>
        </w:p>
        <w:p w14:paraId="2A75ABEE" w14:textId="77777777" w:rsidR="00041B53" w:rsidRDefault="00000000">
          <w:pPr>
            <w:pStyle w:val="TOC2"/>
            <w:tabs>
              <w:tab w:val="right" w:leader="dot" w:pos="9499"/>
            </w:tabs>
          </w:pPr>
          <w:hyperlink w:anchor="_bookmark25" w:history="1">
            <w:r w:rsidR="00104982">
              <w:t>Incorrect</w:t>
            </w:r>
            <w:r w:rsidR="00104982">
              <w:rPr>
                <w:spacing w:val="-1"/>
              </w:rPr>
              <w:t xml:space="preserve"> </w:t>
            </w:r>
            <w:r w:rsidR="00104982">
              <w:rPr>
                <w:spacing w:val="-2"/>
              </w:rPr>
              <w:t>Locations</w:t>
            </w:r>
          </w:hyperlink>
          <w:r w:rsidR="00104982">
            <w:tab/>
          </w:r>
          <w:r w:rsidR="00104982">
            <w:rPr>
              <w:spacing w:val="-7"/>
            </w:rPr>
            <w:t>19</w:t>
          </w:r>
        </w:p>
        <w:p w14:paraId="2A75ABEF" w14:textId="77777777" w:rsidR="00041B53" w:rsidRDefault="00000000">
          <w:pPr>
            <w:pStyle w:val="TOC2"/>
            <w:tabs>
              <w:tab w:val="right" w:leader="dot" w:pos="9499"/>
            </w:tabs>
          </w:pPr>
          <w:hyperlink w:anchor="_bookmark27" w:history="1">
            <w:r w:rsidR="00104982">
              <w:rPr>
                <w:spacing w:val="-6"/>
              </w:rPr>
              <w:t>Missing</w:t>
            </w:r>
            <w:r w:rsidR="00104982">
              <w:rPr>
                <w:spacing w:val="4"/>
              </w:rPr>
              <w:t xml:space="preserve"> </w:t>
            </w:r>
            <w:r w:rsidR="00104982">
              <w:rPr>
                <w:spacing w:val="-2"/>
              </w:rPr>
              <w:t>Systems</w:t>
            </w:r>
          </w:hyperlink>
          <w:r w:rsidR="00104982">
            <w:tab/>
          </w:r>
          <w:r w:rsidR="00104982">
            <w:rPr>
              <w:spacing w:val="-5"/>
            </w:rPr>
            <w:t>20</w:t>
          </w:r>
        </w:p>
        <w:p w14:paraId="2A75ABF0" w14:textId="77777777" w:rsidR="00041B53" w:rsidRDefault="00000000">
          <w:pPr>
            <w:pStyle w:val="TOC2"/>
            <w:tabs>
              <w:tab w:val="right" w:leader="dot" w:pos="9499"/>
            </w:tabs>
          </w:pPr>
          <w:hyperlink w:anchor="_bookmark28" w:history="1">
            <w:r w:rsidR="00104982">
              <w:rPr>
                <w:spacing w:val="-2"/>
              </w:rPr>
              <w:t>Kentucky</w:t>
            </w:r>
          </w:hyperlink>
          <w:r w:rsidR="00104982">
            <w:tab/>
          </w:r>
          <w:r w:rsidR="00104982">
            <w:rPr>
              <w:spacing w:val="-5"/>
            </w:rPr>
            <w:t>20</w:t>
          </w:r>
        </w:p>
        <w:p w14:paraId="2A75ABF1" w14:textId="77777777" w:rsidR="00041B53" w:rsidRDefault="00000000">
          <w:pPr>
            <w:pStyle w:val="TOC2"/>
            <w:tabs>
              <w:tab w:val="right" w:leader="dot" w:pos="9499"/>
            </w:tabs>
            <w:spacing w:line="284" w:lineRule="exact"/>
          </w:pPr>
          <w:hyperlink w:anchor="_bookmark31" w:history="1">
            <w:r w:rsidR="00104982">
              <w:rPr>
                <w:spacing w:val="-2"/>
              </w:rPr>
              <w:t>Florida</w:t>
            </w:r>
          </w:hyperlink>
          <w:r w:rsidR="00104982">
            <w:tab/>
          </w:r>
          <w:r w:rsidR="00104982">
            <w:rPr>
              <w:spacing w:val="-5"/>
            </w:rPr>
            <w:t>22</w:t>
          </w:r>
        </w:p>
        <w:p w14:paraId="2A75ABF2" w14:textId="77777777" w:rsidR="00041B53" w:rsidRDefault="00104982">
          <w:r>
            <w:fldChar w:fldCharType="end"/>
          </w:r>
        </w:p>
      </w:sdtContent>
    </w:sdt>
    <w:p w14:paraId="2A75ABF3" w14:textId="77777777" w:rsidR="00041B53" w:rsidRDefault="00041B53">
      <w:pPr>
        <w:sectPr w:rsidR="00041B53">
          <w:footerReference w:type="default" r:id="rId7"/>
          <w:type w:val="continuous"/>
          <w:pgSz w:w="12240" w:h="15840"/>
          <w:pgMar w:top="1820" w:right="1100" w:bottom="1080" w:left="1300" w:header="0" w:footer="897" w:gutter="0"/>
          <w:pgNumType w:start="1"/>
          <w:cols w:space="720"/>
        </w:sectPr>
      </w:pPr>
    </w:p>
    <w:p w14:paraId="2A75ABF4" w14:textId="77777777" w:rsidR="00041B53" w:rsidRDefault="00104982">
      <w:pPr>
        <w:pStyle w:val="BodyText"/>
        <w:ind w:left="140"/>
        <w:rPr>
          <w:sz w:val="20"/>
        </w:rPr>
      </w:pPr>
      <w:r>
        <w:rPr>
          <w:noProof/>
          <w:sz w:val="20"/>
        </w:rPr>
        <w:lastRenderedPageBreak/>
        <mc:AlternateContent>
          <mc:Choice Requires="wpg">
            <w:drawing>
              <wp:inline distT="0" distB="0" distL="0" distR="0" wp14:anchorId="2A75AE34" wp14:editId="2A75AE35">
                <wp:extent cx="5944235" cy="1151890"/>
                <wp:effectExtent l="0" t="0" r="0" b="63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1151890"/>
                          <a:chOff x="0" y="0"/>
                          <a:chExt cx="5944235" cy="1151890"/>
                        </a:xfrm>
                      </wpg:grpSpPr>
                      <wps:wsp>
                        <wps:cNvPr id="3" name="Graphic 3"/>
                        <wps:cNvSpPr/>
                        <wps:spPr>
                          <a:xfrm>
                            <a:off x="0" y="0"/>
                            <a:ext cx="5944235" cy="1151890"/>
                          </a:xfrm>
                          <a:custGeom>
                            <a:avLst/>
                            <a:gdLst/>
                            <a:ahLst/>
                            <a:cxnLst/>
                            <a:rect l="l" t="t" r="r" b="b"/>
                            <a:pathLst>
                              <a:path w="5944235" h="1151890">
                                <a:moveTo>
                                  <a:pt x="5925676" y="0"/>
                                </a:moveTo>
                                <a:lnTo>
                                  <a:pt x="17999" y="0"/>
                                </a:lnTo>
                                <a:lnTo>
                                  <a:pt x="10993" y="1414"/>
                                </a:lnTo>
                                <a:lnTo>
                                  <a:pt x="5272" y="5272"/>
                                </a:lnTo>
                                <a:lnTo>
                                  <a:pt x="1414" y="10993"/>
                                </a:lnTo>
                                <a:lnTo>
                                  <a:pt x="0" y="17999"/>
                                </a:lnTo>
                                <a:lnTo>
                                  <a:pt x="0" y="1133797"/>
                                </a:lnTo>
                                <a:lnTo>
                                  <a:pt x="1414" y="1140803"/>
                                </a:lnTo>
                                <a:lnTo>
                                  <a:pt x="5272" y="1146525"/>
                                </a:lnTo>
                                <a:lnTo>
                                  <a:pt x="10993" y="1150382"/>
                                </a:lnTo>
                                <a:lnTo>
                                  <a:pt x="17999" y="1151797"/>
                                </a:lnTo>
                                <a:lnTo>
                                  <a:pt x="5925676" y="1151797"/>
                                </a:lnTo>
                                <a:lnTo>
                                  <a:pt x="5932683" y="1150382"/>
                                </a:lnTo>
                                <a:lnTo>
                                  <a:pt x="5938404" y="1146525"/>
                                </a:lnTo>
                                <a:lnTo>
                                  <a:pt x="5938490" y="1146397"/>
                                </a:lnTo>
                                <a:lnTo>
                                  <a:pt x="32641" y="1146397"/>
                                </a:lnTo>
                                <a:lnTo>
                                  <a:pt x="27047" y="1140803"/>
                                </a:lnTo>
                                <a:lnTo>
                                  <a:pt x="27047" y="10993"/>
                                </a:lnTo>
                                <a:lnTo>
                                  <a:pt x="32641" y="5399"/>
                                </a:lnTo>
                                <a:lnTo>
                                  <a:pt x="5938490" y="5399"/>
                                </a:lnTo>
                                <a:lnTo>
                                  <a:pt x="5938404" y="5272"/>
                                </a:lnTo>
                                <a:lnTo>
                                  <a:pt x="5932683" y="1414"/>
                                </a:lnTo>
                                <a:lnTo>
                                  <a:pt x="5925676" y="0"/>
                                </a:lnTo>
                                <a:close/>
                              </a:path>
                              <a:path w="5944235" h="1151890">
                                <a:moveTo>
                                  <a:pt x="5938490" y="5399"/>
                                </a:moveTo>
                                <a:lnTo>
                                  <a:pt x="5932635" y="5399"/>
                                </a:lnTo>
                                <a:lnTo>
                                  <a:pt x="5938229" y="10993"/>
                                </a:lnTo>
                                <a:lnTo>
                                  <a:pt x="5938229" y="1140803"/>
                                </a:lnTo>
                                <a:lnTo>
                                  <a:pt x="5932635" y="1146397"/>
                                </a:lnTo>
                                <a:lnTo>
                                  <a:pt x="5938490" y="1146397"/>
                                </a:lnTo>
                                <a:lnTo>
                                  <a:pt x="5942262" y="1140803"/>
                                </a:lnTo>
                                <a:lnTo>
                                  <a:pt x="5943676" y="1133797"/>
                                </a:lnTo>
                                <a:lnTo>
                                  <a:pt x="5943676" y="17999"/>
                                </a:lnTo>
                                <a:lnTo>
                                  <a:pt x="5942262" y="10993"/>
                                </a:lnTo>
                                <a:lnTo>
                                  <a:pt x="5938490" y="5399"/>
                                </a:lnTo>
                                <a:close/>
                              </a:path>
                            </a:pathLst>
                          </a:custGeom>
                          <a:solidFill>
                            <a:srgbClr val="D8524E"/>
                          </a:solidFill>
                        </wps:spPr>
                        <wps:bodyPr wrap="square" lIns="0" tIns="0" rIns="0" bIns="0" rtlCol="0">
                          <a:prstTxWarp prst="textNoShape">
                            <a:avLst/>
                          </a:prstTxWarp>
                          <a:noAutofit/>
                        </wps:bodyPr>
                      </wps:wsp>
                      <wps:wsp>
                        <wps:cNvPr id="4" name="Textbox 4"/>
                        <wps:cNvSpPr txBox="1"/>
                        <wps:spPr>
                          <a:xfrm>
                            <a:off x="0" y="0"/>
                            <a:ext cx="5944235" cy="1151890"/>
                          </a:xfrm>
                          <a:prstGeom prst="rect">
                            <a:avLst/>
                          </a:prstGeom>
                        </wps:spPr>
                        <wps:txbx>
                          <w:txbxContent>
                            <w:p w14:paraId="2A75AE79" w14:textId="77777777" w:rsidR="00041B53" w:rsidRDefault="00104982">
                              <w:pPr>
                                <w:spacing w:before="567" w:line="218" w:lineRule="auto"/>
                                <w:ind w:left="212" w:right="247" w:hanging="8"/>
                                <w:jc w:val="both"/>
                              </w:pPr>
                              <w:r>
                                <w:t>This</w:t>
                              </w:r>
                              <w:r>
                                <w:rPr>
                                  <w:spacing w:val="-4"/>
                                </w:rPr>
                                <w:t xml:space="preserve"> </w:t>
                              </w:r>
                              <w:r>
                                <w:t>document</w:t>
                              </w:r>
                              <w:r>
                                <w:rPr>
                                  <w:spacing w:val="-4"/>
                                </w:rPr>
                                <w:t xml:space="preserve"> </w:t>
                              </w:r>
                              <w:r>
                                <w:t>is</w:t>
                              </w:r>
                              <w:r>
                                <w:rPr>
                                  <w:spacing w:val="-4"/>
                                </w:rPr>
                                <w:t xml:space="preserve"> </w:t>
                              </w:r>
                              <w:r>
                                <w:t>distributed</w:t>
                              </w:r>
                              <w:r>
                                <w:rPr>
                                  <w:spacing w:val="-4"/>
                                </w:rPr>
                                <w:t xml:space="preserve"> </w:t>
                              </w:r>
                              <w:r>
                                <w:t>solely</w:t>
                              </w:r>
                              <w:r>
                                <w:rPr>
                                  <w:spacing w:val="-4"/>
                                </w:rPr>
                                <w:t xml:space="preserve"> </w:t>
                              </w:r>
                              <w:r>
                                <w:t>for</w:t>
                              </w:r>
                              <w:r>
                                <w:rPr>
                                  <w:spacing w:val="-4"/>
                                </w:rPr>
                                <w:t xml:space="preserve"> </w:t>
                              </w:r>
                              <w:r>
                                <w:t>the</w:t>
                              </w:r>
                              <w:r>
                                <w:rPr>
                                  <w:spacing w:val="-4"/>
                                </w:rPr>
                                <w:t xml:space="preserve"> </w:t>
                              </w:r>
                              <w:r>
                                <w:t>purpose</w:t>
                              </w:r>
                              <w:r>
                                <w:rPr>
                                  <w:spacing w:val="-4"/>
                                </w:rPr>
                                <w:t xml:space="preserve"> </w:t>
                              </w:r>
                              <w:r>
                                <w:t>of</w:t>
                              </w:r>
                              <w:r>
                                <w:rPr>
                                  <w:spacing w:val="-4"/>
                                </w:rPr>
                                <w:t xml:space="preserve"> </w:t>
                              </w:r>
                              <w:r>
                                <w:t>pre-dissemination</w:t>
                              </w:r>
                              <w:r>
                                <w:rPr>
                                  <w:spacing w:val="-4"/>
                                </w:rPr>
                                <w:t xml:space="preserve"> </w:t>
                              </w:r>
                              <w:r>
                                <w:t>peer</w:t>
                              </w:r>
                              <w:r>
                                <w:rPr>
                                  <w:spacing w:val="-4"/>
                                </w:rPr>
                                <w:t xml:space="preserve"> </w:t>
                              </w:r>
                              <w:r>
                                <w:t>review</w:t>
                              </w:r>
                              <w:r>
                                <w:rPr>
                                  <w:spacing w:val="-4"/>
                                </w:rPr>
                                <w:t xml:space="preserve"> </w:t>
                              </w:r>
                              <w:r>
                                <w:t>under applicable</w:t>
                              </w:r>
                              <w:r>
                                <w:rPr>
                                  <w:spacing w:val="-7"/>
                                </w:rPr>
                                <w:t xml:space="preserve"> </w:t>
                              </w:r>
                              <w:r>
                                <w:t>information</w:t>
                              </w:r>
                              <w:r>
                                <w:rPr>
                                  <w:spacing w:val="-7"/>
                                </w:rPr>
                                <w:t xml:space="preserve"> </w:t>
                              </w:r>
                              <w:r>
                                <w:t>quality</w:t>
                              </w:r>
                              <w:r>
                                <w:rPr>
                                  <w:spacing w:val="-7"/>
                                </w:rPr>
                                <w:t xml:space="preserve"> </w:t>
                              </w:r>
                              <w:r>
                                <w:t>guidelines.</w:t>
                              </w:r>
                              <w:r>
                                <w:rPr>
                                  <w:spacing w:val="16"/>
                                </w:rPr>
                                <w:t xml:space="preserve"> </w:t>
                              </w:r>
                              <w:r>
                                <w:t>It</w:t>
                              </w:r>
                              <w:r>
                                <w:rPr>
                                  <w:spacing w:val="-7"/>
                                </w:rPr>
                                <w:t xml:space="preserve"> </w:t>
                              </w:r>
                              <w:r>
                                <w:t>has</w:t>
                              </w:r>
                              <w:r>
                                <w:rPr>
                                  <w:spacing w:val="-7"/>
                                </w:rPr>
                                <w:t xml:space="preserve"> </w:t>
                              </w:r>
                              <w:r>
                                <w:t>not</w:t>
                              </w:r>
                              <w:r>
                                <w:rPr>
                                  <w:spacing w:val="-7"/>
                                </w:rPr>
                                <w:t xml:space="preserve"> </w:t>
                              </w:r>
                              <w:r>
                                <w:t>been</w:t>
                              </w:r>
                              <w:r>
                                <w:rPr>
                                  <w:spacing w:val="-7"/>
                                </w:rPr>
                                <w:t xml:space="preserve"> </w:t>
                              </w:r>
                              <w:r>
                                <w:t>formally</w:t>
                              </w:r>
                              <w:r>
                                <w:rPr>
                                  <w:spacing w:val="-7"/>
                                </w:rPr>
                                <w:t xml:space="preserve"> </w:t>
                              </w:r>
                              <w:r>
                                <w:t>disseminated</w:t>
                              </w:r>
                              <w:r>
                                <w:rPr>
                                  <w:spacing w:val="-7"/>
                                </w:rPr>
                                <w:t xml:space="preserve"> </w:t>
                              </w:r>
                              <w:r>
                                <w:t>by</w:t>
                              </w:r>
                              <w:r>
                                <w:rPr>
                                  <w:spacing w:val="-7"/>
                                </w:rPr>
                                <w:t xml:space="preserve"> </w:t>
                              </w:r>
                              <w:r>
                                <w:t>the</w:t>
                              </w:r>
                              <w:r>
                                <w:rPr>
                                  <w:spacing w:val="-7"/>
                                </w:rPr>
                                <w:t xml:space="preserve"> </w:t>
                              </w:r>
                              <w:r>
                                <w:t>U.S. Environmental Protection Agency.</w:t>
                              </w:r>
                              <w:r>
                                <w:rPr>
                                  <w:spacing w:val="40"/>
                                </w:rPr>
                                <w:t xml:space="preserve"> </w:t>
                              </w:r>
                              <w:r>
                                <w:t>It does not represent and should not be construed to represent any agency determination or policy.</w:t>
                              </w:r>
                            </w:p>
                          </w:txbxContent>
                        </wps:txbx>
                        <wps:bodyPr wrap="square" lIns="0" tIns="0" rIns="0" bIns="0" rtlCol="0">
                          <a:noAutofit/>
                        </wps:bodyPr>
                      </wps:wsp>
                      <wps:wsp>
                        <wps:cNvPr id="5" name="Textbox 5"/>
                        <wps:cNvSpPr txBox="1"/>
                        <wps:spPr>
                          <a:xfrm>
                            <a:off x="27000" y="5399"/>
                            <a:ext cx="5911850" cy="282575"/>
                          </a:xfrm>
                          <a:prstGeom prst="rect">
                            <a:avLst/>
                          </a:prstGeom>
                          <a:solidFill>
                            <a:srgbClr val="F9E7E7">
                              <a:alpha val="59999"/>
                            </a:srgbClr>
                          </a:solidFill>
                        </wps:spPr>
                        <wps:txbx>
                          <w:txbxContent>
                            <w:p w14:paraId="2A75AE7A" w14:textId="77777777" w:rsidR="00041B53" w:rsidRDefault="00104982">
                              <w:pPr>
                                <w:spacing w:before="73"/>
                                <w:ind w:left="170"/>
                                <w:rPr>
                                  <w:color w:val="000000"/>
                                </w:rPr>
                              </w:pPr>
                              <w:r>
                                <w:rPr>
                                  <w:rFonts w:ascii="Bookman Old Style" w:hAnsi="Bookman Old Style"/>
                                  <w:color w:val="CC1813"/>
                                  <w:w w:val="110"/>
                                </w:rPr>
                                <w:t>ĺ</w:t>
                              </w:r>
                              <w:r>
                                <w:rPr>
                                  <w:rFonts w:ascii="Bookman Old Style" w:hAnsi="Bookman Old Style"/>
                                  <w:color w:val="CC1813"/>
                                  <w:spacing w:val="40"/>
                                  <w:w w:val="110"/>
                                </w:rPr>
                                <w:t xml:space="preserve"> </w:t>
                              </w:r>
                              <w:r>
                                <w:rPr>
                                  <w:color w:val="000000"/>
                                  <w:spacing w:val="-2"/>
                                  <w:w w:val="110"/>
                                </w:rPr>
                                <w:t>Disclaimer</w:t>
                              </w:r>
                            </w:p>
                          </w:txbxContent>
                        </wps:txbx>
                        <wps:bodyPr wrap="square" lIns="0" tIns="0" rIns="0" bIns="0" rtlCol="0">
                          <a:noAutofit/>
                        </wps:bodyPr>
                      </wps:wsp>
                    </wpg:wgp>
                  </a:graphicData>
                </a:graphic>
              </wp:inline>
            </w:drawing>
          </mc:Choice>
          <mc:Fallback>
            <w:pict>
              <v:group w14:anchorId="2A75AE34" id="Group 2" o:spid="_x0000_s1026" style="width:468.05pt;height:90.7pt;mso-position-horizontal-relative:char;mso-position-vertical-relative:line" coordsize="59442,11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">
                <v:shape id="Graphic 3" o:spid="_x0000_s1027" style="position:absolute;width:59442;height:11518;visibility:visible;mso-wrap-style:square;v-text-anchor:top" coordsize="5944235,11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" path="m5925676,l17999,,10993,1414,5272,5272,1414,10993,,17999,,1133797r1414,7006l5272,1146525r5721,3857l17999,1151797r5907677,l5932683,1150382r5721,-3857l5938490,1146397r-5905849,l27047,1140803r,-1129810l32641,5399r5905849,l5938404,5272r-5721,-3858l5925676,xem5938490,5399r-5855,l5938229,10993r,1129810l5932635,1146397r5855,l5942262,1140803r1414,-7006l5943676,17999r-1414,-7006l5938490,5399xe" fillcolor="#d8524e" stroked="f">
                  <v:path arrowok="t"/>
                </v:shape>
                <v:shapetype id="_x0000_t202" coordsize="21600,21600" o:spt="202" path="m,l,21600r21600,l21600,xe">
                  <v:stroke joinstyle="miter"/>
                  <v:path gradientshapeok="t" o:connecttype="rect"/>
                </v:shapetype>
                <v:shape id="Textbox 4" o:spid="_x0000_s1028" type="#_x0000_t202" style="position:absolute;width:59442;height:1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2A75AE79" w14:textId="77777777" w:rsidR="00041B53" w:rsidRDefault="00104982">
                        <w:pPr>
                          <w:spacing w:before="567" w:line="218" w:lineRule="auto"/>
                          <w:ind w:left="212" w:right="247" w:hanging="8"/>
                          <w:jc w:val="both"/>
                        </w:pPr>
                        <w:r>
                          <w:t>This</w:t>
                        </w:r>
                        <w:r>
                          <w:rPr>
                            <w:spacing w:val="-4"/>
                          </w:rPr>
                          <w:t xml:space="preserve"> </w:t>
                        </w:r>
                        <w:r>
                          <w:t>document</w:t>
                        </w:r>
                        <w:r>
                          <w:rPr>
                            <w:spacing w:val="-4"/>
                          </w:rPr>
                          <w:t xml:space="preserve"> </w:t>
                        </w:r>
                        <w:r>
                          <w:t>is</w:t>
                        </w:r>
                        <w:r>
                          <w:rPr>
                            <w:spacing w:val="-4"/>
                          </w:rPr>
                          <w:t xml:space="preserve"> </w:t>
                        </w:r>
                        <w:r>
                          <w:t>distributed</w:t>
                        </w:r>
                        <w:r>
                          <w:rPr>
                            <w:spacing w:val="-4"/>
                          </w:rPr>
                          <w:t xml:space="preserve"> </w:t>
                        </w:r>
                        <w:r>
                          <w:t>solely</w:t>
                        </w:r>
                        <w:r>
                          <w:rPr>
                            <w:spacing w:val="-4"/>
                          </w:rPr>
                          <w:t xml:space="preserve"> </w:t>
                        </w:r>
                        <w:r>
                          <w:t>for</w:t>
                        </w:r>
                        <w:r>
                          <w:rPr>
                            <w:spacing w:val="-4"/>
                          </w:rPr>
                          <w:t xml:space="preserve"> </w:t>
                        </w:r>
                        <w:r>
                          <w:t>the</w:t>
                        </w:r>
                        <w:r>
                          <w:rPr>
                            <w:spacing w:val="-4"/>
                          </w:rPr>
                          <w:t xml:space="preserve"> </w:t>
                        </w:r>
                        <w:r>
                          <w:t>purpose</w:t>
                        </w:r>
                        <w:r>
                          <w:rPr>
                            <w:spacing w:val="-4"/>
                          </w:rPr>
                          <w:t xml:space="preserve"> </w:t>
                        </w:r>
                        <w:r>
                          <w:t>of</w:t>
                        </w:r>
                        <w:r>
                          <w:rPr>
                            <w:spacing w:val="-4"/>
                          </w:rPr>
                          <w:t xml:space="preserve"> </w:t>
                        </w:r>
                        <w:r>
                          <w:t>pre-dissemination</w:t>
                        </w:r>
                        <w:r>
                          <w:rPr>
                            <w:spacing w:val="-4"/>
                          </w:rPr>
                          <w:t xml:space="preserve"> </w:t>
                        </w:r>
                        <w:r>
                          <w:t>peer</w:t>
                        </w:r>
                        <w:r>
                          <w:rPr>
                            <w:spacing w:val="-4"/>
                          </w:rPr>
                          <w:t xml:space="preserve"> </w:t>
                        </w:r>
                        <w:r>
                          <w:t>review</w:t>
                        </w:r>
                        <w:r>
                          <w:rPr>
                            <w:spacing w:val="-4"/>
                          </w:rPr>
                          <w:t xml:space="preserve"> </w:t>
                        </w:r>
                        <w:r>
                          <w:t>under applicable</w:t>
                        </w:r>
                        <w:r>
                          <w:rPr>
                            <w:spacing w:val="-7"/>
                          </w:rPr>
                          <w:t xml:space="preserve"> </w:t>
                        </w:r>
                        <w:r>
                          <w:t>information</w:t>
                        </w:r>
                        <w:r>
                          <w:rPr>
                            <w:spacing w:val="-7"/>
                          </w:rPr>
                          <w:t xml:space="preserve"> </w:t>
                        </w:r>
                        <w:r>
                          <w:t>quality</w:t>
                        </w:r>
                        <w:r>
                          <w:rPr>
                            <w:spacing w:val="-7"/>
                          </w:rPr>
                          <w:t xml:space="preserve"> </w:t>
                        </w:r>
                        <w:r>
                          <w:t>guidelines.</w:t>
                        </w:r>
                        <w:r>
                          <w:rPr>
                            <w:spacing w:val="16"/>
                          </w:rPr>
                          <w:t xml:space="preserve"> </w:t>
                        </w:r>
                        <w:r>
                          <w:t>It</w:t>
                        </w:r>
                        <w:r>
                          <w:rPr>
                            <w:spacing w:val="-7"/>
                          </w:rPr>
                          <w:t xml:space="preserve"> </w:t>
                        </w:r>
                        <w:r>
                          <w:t>has</w:t>
                        </w:r>
                        <w:r>
                          <w:rPr>
                            <w:spacing w:val="-7"/>
                          </w:rPr>
                          <w:t xml:space="preserve"> </w:t>
                        </w:r>
                        <w:r>
                          <w:t>not</w:t>
                        </w:r>
                        <w:r>
                          <w:rPr>
                            <w:spacing w:val="-7"/>
                          </w:rPr>
                          <w:t xml:space="preserve"> </w:t>
                        </w:r>
                        <w:r>
                          <w:t>been</w:t>
                        </w:r>
                        <w:r>
                          <w:rPr>
                            <w:spacing w:val="-7"/>
                          </w:rPr>
                          <w:t xml:space="preserve"> </w:t>
                        </w:r>
                        <w:r>
                          <w:t>formally</w:t>
                        </w:r>
                        <w:r>
                          <w:rPr>
                            <w:spacing w:val="-7"/>
                          </w:rPr>
                          <w:t xml:space="preserve"> </w:t>
                        </w:r>
                        <w:r>
                          <w:t>disseminated</w:t>
                        </w:r>
                        <w:r>
                          <w:rPr>
                            <w:spacing w:val="-7"/>
                          </w:rPr>
                          <w:t xml:space="preserve"> </w:t>
                        </w:r>
                        <w:r>
                          <w:t>by</w:t>
                        </w:r>
                        <w:r>
                          <w:rPr>
                            <w:spacing w:val="-7"/>
                          </w:rPr>
                          <w:t xml:space="preserve"> </w:t>
                        </w:r>
                        <w:r>
                          <w:t>the</w:t>
                        </w:r>
                        <w:r>
                          <w:rPr>
                            <w:spacing w:val="-7"/>
                          </w:rPr>
                          <w:t xml:space="preserve"> </w:t>
                        </w:r>
                        <w:r>
                          <w:t>U.S. Environmental Protection Agency.</w:t>
                        </w:r>
                        <w:r>
                          <w:rPr>
                            <w:spacing w:val="40"/>
                          </w:rPr>
                          <w:t xml:space="preserve"> </w:t>
                        </w:r>
                        <w:r>
                          <w:t>It does not represent and should not be construed to represent any agency determination or policy.</w:t>
                        </w:r>
                      </w:p>
                    </w:txbxContent>
                  </v:textbox>
                </v:shape>
                <v:shape id="Textbox 5" o:spid="_x0000_s1029" type="#_x0000_t202" style="position:absolute;left:270;top:53;width:5911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" fillcolor="#f9e7e7" stroked="f">
                  <v:fill opacity="39321f"/>
                  <v:textbox inset="0,0,0,0">
                    <w:txbxContent>
                      <w:p w14:paraId="2A75AE7A" w14:textId="77777777" w:rsidR="00041B53" w:rsidRDefault="00104982">
                        <w:pPr>
                          <w:spacing w:before="73"/>
                          <w:ind w:left="170"/>
                          <w:rPr>
                            <w:color w:val="000000"/>
                          </w:rPr>
                        </w:pPr>
                        <w:r>
                          <w:rPr>
                            <w:rFonts w:ascii="Bookman Old Style" w:hAnsi="Bookman Old Style"/>
                            <w:color w:val="CC1813"/>
                            <w:w w:val="110"/>
                          </w:rPr>
                          <w:t>ĺ</w:t>
                        </w:r>
                        <w:r>
                          <w:rPr>
                            <w:rFonts w:ascii="Bookman Old Style" w:hAnsi="Bookman Old Style"/>
                            <w:color w:val="CC1813"/>
                            <w:spacing w:val="40"/>
                            <w:w w:val="110"/>
                          </w:rPr>
                          <w:t xml:space="preserve"> </w:t>
                        </w:r>
                        <w:r>
                          <w:rPr>
                            <w:color w:val="000000"/>
                            <w:spacing w:val="-2"/>
                            <w:w w:val="110"/>
                          </w:rPr>
                          <w:t>Disclaimer</w:t>
                        </w:r>
                      </w:p>
                    </w:txbxContent>
                  </v:textbox>
                </v:shape>
                <w10:anchorlock/>
              </v:group>
            </w:pict>
          </mc:Fallback>
        </mc:AlternateContent>
      </w:r>
    </w:p>
    <w:p w14:paraId="2A75ABF5" w14:textId="77777777" w:rsidR="00041B53" w:rsidRDefault="00104982">
      <w:pPr>
        <w:pStyle w:val="Heading3"/>
        <w:jc w:val="both"/>
      </w:pPr>
      <w:r>
        <w:rPr>
          <w:w w:val="105"/>
        </w:rPr>
        <w:t>Version</w:t>
      </w:r>
      <w:r>
        <w:rPr>
          <w:spacing w:val="3"/>
          <w:w w:val="110"/>
        </w:rPr>
        <w:t xml:space="preserve"> </w:t>
      </w:r>
      <w:r>
        <w:rPr>
          <w:spacing w:val="-5"/>
          <w:w w:val="110"/>
        </w:rPr>
        <w:t>1.0</w:t>
      </w:r>
    </w:p>
    <w:p w14:paraId="2A75ABF6" w14:textId="77777777" w:rsidR="00041B53" w:rsidRDefault="00104982">
      <w:pPr>
        <w:spacing w:before="109"/>
        <w:ind w:left="140"/>
        <w:jc w:val="both"/>
      </w:pPr>
      <w:r>
        <w:rPr>
          <w:b/>
          <w:w w:val="105"/>
        </w:rPr>
        <w:t>SDWIS</w:t>
      </w:r>
      <w:r>
        <w:rPr>
          <w:b/>
          <w:spacing w:val="25"/>
          <w:w w:val="105"/>
        </w:rPr>
        <w:t xml:space="preserve"> </w:t>
      </w:r>
      <w:r>
        <w:rPr>
          <w:b/>
          <w:w w:val="105"/>
        </w:rPr>
        <w:t>Data</w:t>
      </w:r>
      <w:r>
        <w:rPr>
          <w:b/>
          <w:spacing w:val="26"/>
          <w:w w:val="105"/>
        </w:rPr>
        <w:t xml:space="preserve"> </w:t>
      </w:r>
      <w:r>
        <w:rPr>
          <w:b/>
          <w:w w:val="105"/>
        </w:rPr>
        <w:t>Vintage:</w:t>
      </w:r>
      <w:r>
        <w:rPr>
          <w:b/>
          <w:spacing w:val="39"/>
          <w:w w:val="105"/>
        </w:rPr>
        <w:t xml:space="preserve"> </w:t>
      </w:r>
      <w:r>
        <w:rPr>
          <w:w w:val="105"/>
        </w:rPr>
        <w:t>2023</w:t>
      </w:r>
      <w:r>
        <w:rPr>
          <w:spacing w:val="15"/>
          <w:w w:val="105"/>
        </w:rPr>
        <w:t xml:space="preserve"> </w:t>
      </w:r>
      <w:r>
        <w:rPr>
          <w:w w:val="105"/>
        </w:rPr>
        <w:t>(Quarter</w:t>
      </w:r>
      <w:r>
        <w:rPr>
          <w:spacing w:val="15"/>
          <w:w w:val="105"/>
        </w:rPr>
        <w:t xml:space="preserve"> </w:t>
      </w:r>
      <w:r>
        <w:rPr>
          <w:spacing w:val="-5"/>
          <w:w w:val="105"/>
        </w:rPr>
        <w:t>4)</w:t>
      </w:r>
    </w:p>
    <w:p w14:paraId="2A75ABF7" w14:textId="4B840F2A" w:rsidR="00041B53" w:rsidRDefault="00104982">
      <w:pPr>
        <w:pStyle w:val="BodyText"/>
        <w:spacing w:before="131" w:line="218" w:lineRule="auto"/>
        <w:ind w:left="132" w:right="329"/>
        <w:jc w:val="both"/>
      </w:pPr>
      <w:r>
        <w:t>The</w:t>
      </w:r>
      <w:r>
        <w:rPr>
          <w:spacing w:val="-2"/>
        </w:rPr>
        <w:t xml:space="preserve"> </w:t>
      </w:r>
      <w:r>
        <w:t>Oﬀice</w:t>
      </w:r>
      <w:r>
        <w:rPr>
          <w:spacing w:val="-2"/>
        </w:rPr>
        <w:t xml:space="preserve"> </w:t>
      </w:r>
      <w:r>
        <w:t>of</w:t>
      </w:r>
      <w:r>
        <w:rPr>
          <w:spacing w:val="-2"/>
        </w:rPr>
        <w:t xml:space="preserve"> </w:t>
      </w:r>
      <w:r>
        <w:t>Research</w:t>
      </w:r>
      <w:r>
        <w:rPr>
          <w:spacing w:val="-2"/>
        </w:rPr>
        <w:t xml:space="preserve"> </w:t>
      </w:r>
      <w:r>
        <w:t>and</w:t>
      </w:r>
      <w:r>
        <w:rPr>
          <w:spacing w:val="-2"/>
        </w:rPr>
        <w:t xml:space="preserve"> </w:t>
      </w:r>
      <w:r>
        <w:t>Development</w:t>
      </w:r>
      <w:r>
        <w:rPr>
          <w:spacing w:val="-2"/>
        </w:rPr>
        <w:t xml:space="preserve"> </w:t>
      </w:r>
      <w:r>
        <w:t>has</w:t>
      </w:r>
      <w:r>
        <w:rPr>
          <w:spacing w:val="-2"/>
        </w:rPr>
        <w:t xml:space="preserve"> </w:t>
      </w:r>
      <w:r>
        <w:t>released</w:t>
      </w:r>
      <w:r>
        <w:rPr>
          <w:spacing w:val="-2"/>
        </w:rPr>
        <w:t xml:space="preserve"> </w:t>
      </w:r>
      <w:r>
        <w:t>a</w:t>
      </w:r>
      <w:r>
        <w:rPr>
          <w:spacing w:val="-2"/>
        </w:rPr>
        <w:t xml:space="preserve"> </w:t>
      </w:r>
      <w:r>
        <w:t>publicly</w:t>
      </w:r>
      <w:r>
        <w:rPr>
          <w:spacing w:val="-2"/>
        </w:rPr>
        <w:t xml:space="preserve"> </w:t>
      </w:r>
      <w:r>
        <w:t>available</w:t>
      </w:r>
      <w:r>
        <w:rPr>
          <w:spacing w:val="-2"/>
        </w:rPr>
        <w:t xml:space="preserve"> </w:t>
      </w:r>
      <w:r>
        <w:t>dataset</w:t>
      </w:r>
      <w:r>
        <w:rPr>
          <w:spacing w:val="-2"/>
        </w:rPr>
        <w:t xml:space="preserve"> </w:t>
      </w:r>
      <w:r>
        <w:t>of</w:t>
      </w:r>
      <w:r>
        <w:rPr>
          <w:spacing w:val="-2"/>
        </w:rPr>
        <w:t xml:space="preserve"> </w:t>
      </w:r>
      <w:r>
        <w:t xml:space="preserve">community water system (CWS) service area boundaries (SAB). CWS are defined as systems that provide </w:t>
      </w:r>
      <w:r>
        <w:rPr>
          <w:spacing w:val="-4"/>
        </w:rPr>
        <w:t xml:space="preserve">water for human consumption through pipes or other constructed conveyances to at least 15 service </w:t>
      </w:r>
      <w:r>
        <w:rPr>
          <w:spacing w:val="-2"/>
        </w:rPr>
        <w:t>connections</w:t>
      </w:r>
      <w:r>
        <w:rPr>
          <w:spacing w:val="-12"/>
        </w:rPr>
        <w:t xml:space="preserve"> </w:t>
      </w:r>
      <w:r>
        <w:rPr>
          <w:spacing w:val="-2"/>
        </w:rPr>
        <w:t>or</w:t>
      </w:r>
      <w:r>
        <w:rPr>
          <w:spacing w:val="-12"/>
        </w:rPr>
        <w:t xml:space="preserve"> </w:t>
      </w:r>
      <w:r>
        <w:rPr>
          <w:spacing w:val="-2"/>
        </w:rPr>
        <w:t>serves</w:t>
      </w:r>
      <w:r>
        <w:rPr>
          <w:spacing w:val="-12"/>
        </w:rPr>
        <w:t xml:space="preserve"> </w:t>
      </w:r>
      <w:r>
        <w:rPr>
          <w:spacing w:val="-2"/>
        </w:rPr>
        <w:t>an</w:t>
      </w:r>
      <w:r>
        <w:rPr>
          <w:spacing w:val="-11"/>
        </w:rPr>
        <w:t xml:space="preserve"> </w:t>
      </w:r>
      <w:r>
        <w:rPr>
          <w:spacing w:val="-2"/>
        </w:rPr>
        <w:t>average</w:t>
      </w:r>
      <w:r>
        <w:rPr>
          <w:spacing w:val="-12"/>
        </w:rPr>
        <w:t xml:space="preserve"> </w:t>
      </w:r>
      <w:r>
        <w:rPr>
          <w:spacing w:val="-2"/>
        </w:rPr>
        <w:t>of</w:t>
      </w:r>
      <w:r>
        <w:rPr>
          <w:spacing w:val="-12"/>
        </w:rPr>
        <w:t xml:space="preserve"> </w:t>
      </w:r>
      <w:r>
        <w:rPr>
          <w:spacing w:val="-2"/>
        </w:rPr>
        <w:t>at</w:t>
      </w:r>
      <w:r>
        <w:rPr>
          <w:spacing w:val="-12"/>
        </w:rPr>
        <w:t xml:space="preserve"> </w:t>
      </w:r>
      <w:r>
        <w:rPr>
          <w:spacing w:val="-2"/>
        </w:rPr>
        <w:t>least</w:t>
      </w:r>
      <w:r>
        <w:rPr>
          <w:spacing w:val="-11"/>
        </w:rPr>
        <w:t xml:space="preserve"> </w:t>
      </w:r>
      <w:r>
        <w:rPr>
          <w:spacing w:val="-2"/>
        </w:rPr>
        <w:t>25</w:t>
      </w:r>
      <w:r>
        <w:rPr>
          <w:spacing w:val="-12"/>
        </w:rPr>
        <w:t xml:space="preserve"> </w:t>
      </w:r>
      <w:r>
        <w:rPr>
          <w:spacing w:val="-2"/>
        </w:rPr>
        <w:t>people</w:t>
      </w:r>
      <w:r>
        <w:rPr>
          <w:spacing w:val="-12"/>
        </w:rPr>
        <w:t xml:space="preserve"> </w:t>
      </w:r>
      <w:r>
        <w:rPr>
          <w:spacing w:val="-2"/>
        </w:rPr>
        <w:t>year-round</w:t>
      </w:r>
      <w:r>
        <w:rPr>
          <w:spacing w:val="-12"/>
        </w:rPr>
        <w:t xml:space="preserve"> </w:t>
      </w:r>
      <w:r>
        <w:rPr>
          <w:spacing w:val="-2"/>
        </w:rPr>
        <w:t>[1].</w:t>
      </w:r>
      <w:r>
        <w:rPr>
          <w:spacing w:val="1"/>
        </w:rPr>
        <w:t xml:space="preserve"> </w:t>
      </w:r>
      <w:r>
        <w:rPr>
          <w:spacing w:val="-2"/>
        </w:rPr>
        <w:t>Under</w:t>
      </w:r>
      <w:r>
        <w:rPr>
          <w:spacing w:val="-12"/>
        </w:rPr>
        <w:t xml:space="preserve"> </w:t>
      </w:r>
      <w:r>
        <w:rPr>
          <w:spacing w:val="-2"/>
        </w:rPr>
        <w:t>the</w:t>
      </w:r>
      <w:r>
        <w:rPr>
          <w:spacing w:val="-12"/>
        </w:rPr>
        <w:t xml:space="preserve"> </w:t>
      </w:r>
      <w:r>
        <w:rPr>
          <w:spacing w:val="-2"/>
        </w:rPr>
        <w:t>safe</w:t>
      </w:r>
      <w:r>
        <w:rPr>
          <w:spacing w:val="-12"/>
        </w:rPr>
        <w:t xml:space="preserve"> </w:t>
      </w:r>
      <w:r>
        <w:rPr>
          <w:spacing w:val="-2"/>
        </w:rPr>
        <w:t>drinking</w:t>
      </w:r>
      <w:r>
        <w:rPr>
          <w:spacing w:val="-11"/>
        </w:rPr>
        <w:t xml:space="preserve"> </w:t>
      </w:r>
      <w:r>
        <w:rPr>
          <w:spacing w:val="-2"/>
        </w:rPr>
        <w:t xml:space="preserve">water </w:t>
      </w:r>
      <w:r>
        <w:t>act</w:t>
      </w:r>
      <w:r>
        <w:rPr>
          <w:spacing w:val="-14"/>
        </w:rPr>
        <w:t xml:space="preserve"> </w:t>
      </w:r>
      <w:r>
        <w:t>(SDWA)</w:t>
      </w:r>
      <w:r>
        <w:rPr>
          <w:spacing w:val="-13"/>
        </w:rPr>
        <w:t xml:space="preserve"> </w:t>
      </w:r>
      <w:r>
        <w:t>and</w:t>
      </w:r>
      <w:r>
        <w:rPr>
          <w:spacing w:val="-14"/>
        </w:rPr>
        <w:t xml:space="preserve"> </w:t>
      </w:r>
      <w:r>
        <w:t>various</w:t>
      </w:r>
      <w:r>
        <w:rPr>
          <w:spacing w:val="-13"/>
        </w:rPr>
        <w:t xml:space="preserve"> </w:t>
      </w:r>
      <w:r>
        <w:t>drinking</w:t>
      </w:r>
      <w:r>
        <w:rPr>
          <w:spacing w:val="-14"/>
        </w:rPr>
        <w:t xml:space="preserve"> </w:t>
      </w:r>
      <w:r>
        <w:t>water</w:t>
      </w:r>
      <w:r>
        <w:rPr>
          <w:spacing w:val="-13"/>
        </w:rPr>
        <w:t xml:space="preserve"> </w:t>
      </w:r>
      <w:r>
        <w:t>rules</w:t>
      </w:r>
      <w:r>
        <w:rPr>
          <w:spacing w:val="-14"/>
        </w:rPr>
        <w:t xml:space="preserve"> </w:t>
      </w:r>
      <w:r>
        <w:t>(see</w:t>
      </w:r>
      <w:r>
        <w:rPr>
          <w:spacing w:val="-13"/>
        </w:rPr>
        <w:t xml:space="preserve"> </w:t>
      </w:r>
      <w:r>
        <w:t>EPA</w:t>
      </w:r>
      <w:r>
        <w:rPr>
          <w:spacing w:val="-14"/>
        </w:rPr>
        <w:t xml:space="preserve"> </w:t>
      </w:r>
      <w:r>
        <w:t>Drinking</w:t>
      </w:r>
      <w:r>
        <w:rPr>
          <w:spacing w:val="-13"/>
        </w:rPr>
        <w:t xml:space="preserve"> </w:t>
      </w:r>
      <w:r>
        <w:t>Water</w:t>
      </w:r>
      <w:r>
        <w:rPr>
          <w:spacing w:val="-14"/>
        </w:rPr>
        <w:t xml:space="preserve"> </w:t>
      </w:r>
      <w:r>
        <w:t>Regulations)</w:t>
      </w:r>
      <w:r>
        <w:rPr>
          <w:spacing w:val="-13"/>
        </w:rPr>
        <w:t xml:space="preserve"> </w:t>
      </w:r>
      <w:r>
        <w:t>public</w:t>
      </w:r>
      <w:r>
        <w:rPr>
          <w:spacing w:val="-14"/>
        </w:rPr>
        <w:t xml:space="preserve"> </w:t>
      </w:r>
      <w:r>
        <w:t>water systems must test and report on the quality of their drinking water.</w:t>
      </w:r>
      <w:r>
        <w:rPr>
          <w:spacing w:val="40"/>
        </w:rPr>
        <w:t xml:space="preserve"> </w:t>
      </w:r>
      <w:r>
        <w:t>These boundaries enable linking</w:t>
      </w:r>
      <w:r>
        <w:rPr>
          <w:spacing w:val="-4"/>
        </w:rPr>
        <w:t xml:space="preserve"> </w:t>
      </w:r>
      <w:r>
        <w:t>SDWA</w:t>
      </w:r>
      <w:r>
        <w:rPr>
          <w:spacing w:val="-4"/>
        </w:rPr>
        <w:t xml:space="preserve"> </w:t>
      </w:r>
      <w:r>
        <w:t>violations</w:t>
      </w:r>
      <w:r>
        <w:rPr>
          <w:spacing w:val="-4"/>
        </w:rPr>
        <w:t xml:space="preserve"> </w:t>
      </w:r>
      <w:r>
        <w:t>to</w:t>
      </w:r>
      <w:r>
        <w:rPr>
          <w:spacing w:val="-4"/>
        </w:rPr>
        <w:t xml:space="preserve"> </w:t>
      </w:r>
      <w:r>
        <w:t>their</w:t>
      </w:r>
      <w:r>
        <w:rPr>
          <w:spacing w:val="-4"/>
        </w:rPr>
        <w:t xml:space="preserve"> </w:t>
      </w:r>
      <w:r>
        <w:t>associated</w:t>
      </w:r>
      <w:r>
        <w:rPr>
          <w:spacing w:val="-4"/>
        </w:rPr>
        <w:t xml:space="preserve"> </w:t>
      </w:r>
      <w:r>
        <w:t>geographic</w:t>
      </w:r>
      <w:r>
        <w:rPr>
          <w:spacing w:val="-4"/>
        </w:rPr>
        <w:t xml:space="preserve"> </w:t>
      </w:r>
      <w:r>
        <w:t>areas,</w:t>
      </w:r>
      <w:r>
        <w:rPr>
          <w:spacing w:val="-1"/>
        </w:rPr>
        <w:t xml:space="preserve"> </w:t>
      </w:r>
      <w:r>
        <w:t>and</w:t>
      </w:r>
      <w:r>
        <w:rPr>
          <w:spacing w:val="-4"/>
        </w:rPr>
        <w:t xml:space="preserve"> </w:t>
      </w:r>
      <w:r>
        <w:t>concomitantly</w:t>
      </w:r>
      <w:r>
        <w:rPr>
          <w:spacing w:val="-4"/>
        </w:rPr>
        <w:t xml:space="preserve"> </w:t>
      </w:r>
      <w:r>
        <w:t>linking</w:t>
      </w:r>
      <w:r>
        <w:rPr>
          <w:spacing w:val="-4"/>
        </w:rPr>
        <w:t xml:space="preserve"> </w:t>
      </w:r>
      <w:r>
        <w:t xml:space="preserve">treated </w:t>
      </w:r>
      <w:r>
        <w:rPr>
          <w:spacing w:val="-2"/>
        </w:rPr>
        <w:t>community</w:t>
      </w:r>
      <w:r>
        <w:rPr>
          <w:spacing w:val="-12"/>
        </w:rPr>
        <w:t xml:space="preserve"> </w:t>
      </w:r>
      <w:r>
        <w:rPr>
          <w:spacing w:val="-2"/>
        </w:rPr>
        <w:t>water</w:t>
      </w:r>
      <w:r>
        <w:rPr>
          <w:spacing w:val="-12"/>
        </w:rPr>
        <w:t xml:space="preserve"> </w:t>
      </w:r>
      <w:r>
        <w:rPr>
          <w:spacing w:val="-2"/>
        </w:rPr>
        <w:t>system</w:t>
      </w:r>
      <w:r>
        <w:rPr>
          <w:spacing w:val="-12"/>
        </w:rPr>
        <w:t xml:space="preserve"> </w:t>
      </w:r>
      <w:r>
        <w:rPr>
          <w:spacing w:val="-2"/>
        </w:rPr>
        <w:t>water</w:t>
      </w:r>
      <w:r>
        <w:rPr>
          <w:spacing w:val="-11"/>
        </w:rPr>
        <w:t xml:space="preserve"> </w:t>
      </w:r>
      <w:r>
        <w:rPr>
          <w:spacing w:val="-2"/>
        </w:rPr>
        <w:t>to</w:t>
      </w:r>
      <w:r>
        <w:rPr>
          <w:spacing w:val="-12"/>
        </w:rPr>
        <w:t xml:space="preserve"> </w:t>
      </w:r>
      <w:r>
        <w:rPr>
          <w:spacing w:val="-2"/>
        </w:rPr>
        <w:t>their</w:t>
      </w:r>
      <w:r>
        <w:rPr>
          <w:spacing w:val="-12"/>
        </w:rPr>
        <w:t xml:space="preserve"> </w:t>
      </w:r>
      <w:r>
        <w:rPr>
          <w:spacing w:val="-2"/>
        </w:rPr>
        <w:t>respective</w:t>
      </w:r>
      <w:r>
        <w:rPr>
          <w:spacing w:val="-12"/>
        </w:rPr>
        <w:t xml:space="preserve"> </w:t>
      </w:r>
      <w:r>
        <w:rPr>
          <w:spacing w:val="-2"/>
        </w:rPr>
        <w:t>customers.</w:t>
      </w:r>
      <w:r>
        <w:rPr>
          <w:spacing w:val="9"/>
        </w:rPr>
        <w:t xml:space="preserve"> </w:t>
      </w:r>
      <w:r>
        <w:rPr>
          <w:spacing w:val="-2"/>
        </w:rPr>
        <w:t>This</w:t>
      </w:r>
      <w:r>
        <w:rPr>
          <w:spacing w:val="-12"/>
        </w:rPr>
        <w:t xml:space="preserve"> </w:t>
      </w:r>
      <w:r>
        <w:rPr>
          <w:spacing w:val="-2"/>
        </w:rPr>
        <w:t>service</w:t>
      </w:r>
      <w:r>
        <w:rPr>
          <w:spacing w:val="-11"/>
        </w:rPr>
        <w:t xml:space="preserve"> </w:t>
      </w:r>
      <w:r>
        <w:rPr>
          <w:spacing w:val="-2"/>
        </w:rPr>
        <w:t>area</w:t>
      </w:r>
      <w:r>
        <w:rPr>
          <w:spacing w:val="-12"/>
        </w:rPr>
        <w:t xml:space="preserve"> </w:t>
      </w:r>
      <w:r>
        <w:rPr>
          <w:spacing w:val="-2"/>
        </w:rPr>
        <w:t>boundary</w:t>
      </w:r>
      <w:r>
        <w:rPr>
          <w:spacing w:val="-12"/>
        </w:rPr>
        <w:t xml:space="preserve"> </w:t>
      </w:r>
      <w:r>
        <w:rPr>
          <w:spacing w:val="-2"/>
        </w:rPr>
        <w:t>dataset</w:t>
      </w:r>
      <w:r>
        <w:rPr>
          <w:spacing w:val="-12"/>
        </w:rPr>
        <w:t xml:space="preserve"> </w:t>
      </w:r>
      <w:r>
        <w:rPr>
          <w:spacing w:val="-2"/>
        </w:rPr>
        <w:t xml:space="preserve">is </w:t>
      </w:r>
      <w:r>
        <w:rPr>
          <w:spacing w:val="-4"/>
        </w:rPr>
        <w:t>a</w:t>
      </w:r>
      <w:r>
        <w:rPr>
          <w:spacing w:val="-5"/>
        </w:rPr>
        <w:t xml:space="preserve"> </w:t>
      </w:r>
      <w:r>
        <w:rPr>
          <w:spacing w:val="-4"/>
        </w:rPr>
        <w:t>combinatio</w:t>
      </w:r>
      <w:ins w:id="0" w:author="Spalt, Nicholas" w:date="2024-03-29T13:52:00Z">
        <w:r w:rsidR="000A7D49">
          <w:rPr>
            <w:spacing w:val="-4"/>
          </w:rPr>
          <w:t>n</w:t>
        </w:r>
      </w:ins>
      <w:r>
        <w:rPr>
          <w:spacing w:val="-5"/>
        </w:rPr>
        <w:t xml:space="preserve"> </w:t>
      </w:r>
      <w:r>
        <w:rPr>
          <w:spacing w:val="-4"/>
        </w:rPr>
        <w:t>of</w:t>
      </w:r>
      <w:r>
        <w:rPr>
          <w:spacing w:val="-5"/>
        </w:rPr>
        <w:t xml:space="preserve"> </w:t>
      </w:r>
      <w:r>
        <w:rPr>
          <w:spacing w:val="-4"/>
        </w:rPr>
        <w:t>publicly</w:t>
      </w:r>
      <w:r>
        <w:rPr>
          <w:spacing w:val="-5"/>
        </w:rPr>
        <w:t xml:space="preserve"> </w:t>
      </w:r>
      <w:r>
        <w:rPr>
          <w:spacing w:val="-4"/>
        </w:rPr>
        <w:t>available</w:t>
      </w:r>
      <w:r>
        <w:rPr>
          <w:spacing w:val="-5"/>
        </w:rPr>
        <w:t xml:space="preserve"> </w:t>
      </w:r>
      <w:r>
        <w:rPr>
          <w:spacing w:val="-4"/>
        </w:rPr>
        <w:t>service</w:t>
      </w:r>
      <w:r>
        <w:rPr>
          <w:spacing w:val="-5"/>
        </w:rPr>
        <w:t xml:space="preserve"> </w:t>
      </w:r>
      <w:r>
        <w:rPr>
          <w:spacing w:val="-4"/>
        </w:rPr>
        <w:t>area</w:t>
      </w:r>
      <w:r>
        <w:rPr>
          <w:spacing w:val="-5"/>
        </w:rPr>
        <w:t xml:space="preserve"> </w:t>
      </w:r>
      <w:r>
        <w:rPr>
          <w:spacing w:val="-4"/>
        </w:rPr>
        <w:t>boundaries</w:t>
      </w:r>
      <w:r>
        <w:rPr>
          <w:spacing w:val="-5"/>
        </w:rPr>
        <w:t xml:space="preserve"> </w:t>
      </w:r>
      <w:r>
        <w:rPr>
          <w:spacing w:val="-4"/>
        </w:rPr>
        <w:t>and</w:t>
      </w:r>
      <w:r>
        <w:rPr>
          <w:spacing w:val="-5"/>
        </w:rPr>
        <w:t xml:space="preserve"> </w:t>
      </w:r>
      <w:r>
        <w:rPr>
          <w:spacing w:val="-4"/>
        </w:rPr>
        <w:t>modeled</w:t>
      </w:r>
      <w:r>
        <w:rPr>
          <w:spacing w:val="-5"/>
        </w:rPr>
        <w:t xml:space="preserve"> </w:t>
      </w:r>
      <w:r>
        <w:rPr>
          <w:spacing w:val="-4"/>
        </w:rPr>
        <w:t>boundaries.</w:t>
      </w:r>
      <w:r>
        <w:rPr>
          <w:spacing w:val="22"/>
        </w:rPr>
        <w:t xml:space="preserve"> </w:t>
      </w:r>
      <w:r>
        <w:rPr>
          <w:spacing w:val="-4"/>
        </w:rPr>
        <w:t>This</w:t>
      </w:r>
      <w:r>
        <w:rPr>
          <w:spacing w:val="-5"/>
        </w:rPr>
        <w:t xml:space="preserve"> </w:t>
      </w:r>
      <w:r>
        <w:rPr>
          <w:spacing w:val="-4"/>
        </w:rPr>
        <w:t xml:space="preserve">document </w:t>
      </w:r>
      <w:r>
        <w:t>describes how the data was collected and modeled and details the modeling techniques used to generate this dataset.</w:t>
      </w:r>
    </w:p>
    <w:p w14:paraId="2A75ABF8" w14:textId="77777777" w:rsidR="00041B53" w:rsidRDefault="00041B53">
      <w:pPr>
        <w:pStyle w:val="BodyText"/>
        <w:spacing w:before="5"/>
        <w:rPr>
          <w:sz w:val="34"/>
        </w:rPr>
      </w:pPr>
    </w:p>
    <w:p w14:paraId="2A75ABF9" w14:textId="77777777" w:rsidR="00041B53" w:rsidRDefault="00104982">
      <w:pPr>
        <w:pStyle w:val="Heading1"/>
      </w:pPr>
      <w:bookmarkStart w:id="1" w:name="Summary"/>
      <w:bookmarkStart w:id="2" w:name="_bookmark0"/>
      <w:bookmarkEnd w:id="1"/>
      <w:bookmarkEnd w:id="2"/>
      <w:r>
        <w:rPr>
          <w:spacing w:val="-2"/>
          <w:w w:val="95"/>
        </w:rPr>
        <w:t>Summary</w:t>
      </w:r>
    </w:p>
    <w:p w14:paraId="2A75ABFA" w14:textId="32AD53A4" w:rsidR="00041B53" w:rsidRDefault="00104982">
      <w:pPr>
        <w:pStyle w:val="BodyText"/>
        <w:spacing w:before="326" w:line="218" w:lineRule="auto"/>
        <w:ind w:left="140" w:right="295"/>
        <w:jc w:val="both"/>
      </w:pPr>
      <w:r>
        <w:t>Public</w:t>
      </w:r>
      <w:r>
        <w:rPr>
          <w:spacing w:val="-10"/>
        </w:rPr>
        <w:t xml:space="preserve"> </w:t>
      </w:r>
      <w:r>
        <w:t>water</w:t>
      </w:r>
      <w:r>
        <w:rPr>
          <w:spacing w:val="-10"/>
        </w:rPr>
        <w:t xml:space="preserve"> </w:t>
      </w:r>
      <w:r>
        <w:t>systems</w:t>
      </w:r>
      <w:r>
        <w:rPr>
          <w:spacing w:val="-10"/>
        </w:rPr>
        <w:t xml:space="preserve"> </w:t>
      </w:r>
      <w:r>
        <w:t>regulated</w:t>
      </w:r>
      <w:r>
        <w:rPr>
          <w:spacing w:val="-10"/>
        </w:rPr>
        <w:t xml:space="preserve"> </w:t>
      </w:r>
      <w:r>
        <w:t>under</w:t>
      </w:r>
      <w:r>
        <w:rPr>
          <w:spacing w:val="-10"/>
        </w:rPr>
        <w:t xml:space="preserve"> </w:t>
      </w:r>
      <w:r>
        <w:t>SDWA</w:t>
      </w:r>
      <w:r>
        <w:rPr>
          <w:spacing w:val="-10"/>
        </w:rPr>
        <w:t xml:space="preserve"> </w:t>
      </w:r>
      <w:r>
        <w:t>are</w:t>
      </w:r>
      <w:r>
        <w:rPr>
          <w:spacing w:val="-10"/>
        </w:rPr>
        <w:t xml:space="preserve"> </w:t>
      </w:r>
      <w:r>
        <w:t>required</w:t>
      </w:r>
      <w:r>
        <w:rPr>
          <w:spacing w:val="-10"/>
        </w:rPr>
        <w:t xml:space="preserve"> </w:t>
      </w:r>
      <w:r>
        <w:t>to</w:t>
      </w:r>
      <w:r>
        <w:rPr>
          <w:spacing w:val="-10"/>
        </w:rPr>
        <w:t xml:space="preserve"> </w:t>
      </w:r>
      <w:r>
        <w:t>treat</w:t>
      </w:r>
      <w:r>
        <w:rPr>
          <w:spacing w:val="-10"/>
        </w:rPr>
        <w:t xml:space="preserve"> </w:t>
      </w:r>
      <w:r>
        <w:t>their</w:t>
      </w:r>
      <w:r>
        <w:rPr>
          <w:spacing w:val="-10"/>
        </w:rPr>
        <w:t xml:space="preserve"> </w:t>
      </w:r>
      <w:r>
        <w:t>drinking</w:t>
      </w:r>
      <w:r>
        <w:rPr>
          <w:spacing w:val="-10"/>
        </w:rPr>
        <w:t xml:space="preserve"> </w:t>
      </w:r>
      <w:r>
        <w:t>water. A</w:t>
      </w:r>
      <w:r>
        <w:rPr>
          <w:spacing w:val="-10"/>
        </w:rPr>
        <w:t xml:space="preserve"> </w:t>
      </w:r>
      <w:r>
        <w:t xml:space="preserve">sample </w:t>
      </w:r>
      <w:r>
        <w:rPr>
          <w:spacing w:val="-2"/>
        </w:rPr>
        <w:t>of</w:t>
      </w:r>
      <w:r>
        <w:rPr>
          <w:spacing w:val="-9"/>
        </w:rPr>
        <w:t xml:space="preserve"> </w:t>
      </w:r>
      <w:r>
        <w:rPr>
          <w:spacing w:val="-2"/>
        </w:rPr>
        <w:t>931</w:t>
      </w:r>
      <w:r>
        <w:rPr>
          <w:spacing w:val="-9"/>
        </w:rPr>
        <w:t xml:space="preserve"> </w:t>
      </w:r>
      <w:r>
        <w:rPr>
          <w:spacing w:val="-2"/>
        </w:rPr>
        <w:t>public</w:t>
      </w:r>
      <w:r>
        <w:rPr>
          <w:spacing w:val="-9"/>
        </w:rPr>
        <w:t xml:space="preserve"> </w:t>
      </w:r>
      <w:r>
        <w:rPr>
          <w:spacing w:val="-2"/>
        </w:rPr>
        <w:t>wells</w:t>
      </w:r>
      <w:r>
        <w:rPr>
          <w:spacing w:val="-9"/>
        </w:rPr>
        <w:t xml:space="preserve"> </w:t>
      </w:r>
      <w:r>
        <w:rPr>
          <w:spacing w:val="-2"/>
        </w:rPr>
        <w:t>found</w:t>
      </w:r>
      <w:r>
        <w:rPr>
          <w:spacing w:val="-9"/>
        </w:rPr>
        <w:t xml:space="preserve"> </w:t>
      </w:r>
      <w:r>
        <w:rPr>
          <w:spacing w:val="-2"/>
        </w:rPr>
        <w:t>that</w:t>
      </w:r>
      <w:r>
        <w:rPr>
          <w:spacing w:val="-9"/>
        </w:rPr>
        <w:t xml:space="preserve"> </w:t>
      </w:r>
      <w:r>
        <w:rPr>
          <w:spacing w:val="-2"/>
        </w:rPr>
        <w:t>“one</w:t>
      </w:r>
      <w:r>
        <w:rPr>
          <w:spacing w:val="-9"/>
        </w:rPr>
        <w:t xml:space="preserve"> </w:t>
      </w:r>
      <w:r>
        <w:rPr>
          <w:spacing w:val="-2"/>
        </w:rPr>
        <w:t>or</w:t>
      </w:r>
      <w:r>
        <w:rPr>
          <w:spacing w:val="-9"/>
        </w:rPr>
        <w:t xml:space="preserve"> </w:t>
      </w:r>
      <w:r>
        <w:rPr>
          <w:spacing w:val="-2"/>
        </w:rPr>
        <w:t>more</w:t>
      </w:r>
      <w:r>
        <w:rPr>
          <w:spacing w:val="-9"/>
        </w:rPr>
        <w:t xml:space="preserve"> </w:t>
      </w:r>
      <w:r>
        <w:rPr>
          <w:spacing w:val="-2"/>
        </w:rPr>
        <w:t>chemical</w:t>
      </w:r>
      <w:r>
        <w:rPr>
          <w:spacing w:val="-9"/>
        </w:rPr>
        <w:t xml:space="preserve"> </w:t>
      </w:r>
      <w:r>
        <w:rPr>
          <w:spacing w:val="-2"/>
        </w:rPr>
        <w:t>contaminants</w:t>
      </w:r>
      <w:r>
        <w:rPr>
          <w:spacing w:val="-9"/>
        </w:rPr>
        <w:t xml:space="preserve"> </w:t>
      </w:r>
      <w:r>
        <w:rPr>
          <w:spacing w:val="-2"/>
        </w:rPr>
        <w:t>were</w:t>
      </w:r>
      <w:r>
        <w:rPr>
          <w:spacing w:val="-9"/>
        </w:rPr>
        <w:t xml:space="preserve"> </w:t>
      </w:r>
      <w:r>
        <w:rPr>
          <w:spacing w:val="-2"/>
        </w:rPr>
        <w:t>detected</w:t>
      </w:r>
      <w:r>
        <w:rPr>
          <w:spacing w:val="-9"/>
        </w:rPr>
        <w:t xml:space="preserve"> </w:t>
      </w:r>
      <w:r>
        <w:rPr>
          <w:spacing w:val="-2"/>
        </w:rPr>
        <w:t>at</w:t>
      </w:r>
      <w:r>
        <w:rPr>
          <w:spacing w:val="-9"/>
        </w:rPr>
        <w:t xml:space="preserve"> </w:t>
      </w:r>
      <w:r>
        <w:rPr>
          <w:spacing w:val="-2"/>
        </w:rPr>
        <w:t>concentrations greater</w:t>
      </w:r>
      <w:r>
        <w:rPr>
          <w:spacing w:val="-10"/>
        </w:rPr>
        <w:t xml:space="preserve"> </w:t>
      </w:r>
      <w:r>
        <w:rPr>
          <w:spacing w:val="-2"/>
        </w:rPr>
        <w:t>than</w:t>
      </w:r>
      <w:r>
        <w:rPr>
          <w:spacing w:val="-10"/>
        </w:rPr>
        <w:t xml:space="preserve"> </w:t>
      </w:r>
      <w:commentRangeStart w:id="3"/>
      <w:commentRangeStart w:id="4"/>
      <w:r>
        <w:rPr>
          <w:spacing w:val="-2"/>
        </w:rPr>
        <w:t>MCLs</w:t>
      </w:r>
      <w:r>
        <w:rPr>
          <w:spacing w:val="-10"/>
        </w:rPr>
        <w:t xml:space="preserve"> </w:t>
      </w:r>
      <w:r>
        <w:rPr>
          <w:spacing w:val="-2"/>
        </w:rPr>
        <w:t>or</w:t>
      </w:r>
      <w:r>
        <w:rPr>
          <w:spacing w:val="-10"/>
        </w:rPr>
        <w:t xml:space="preserve"> </w:t>
      </w:r>
      <w:r>
        <w:rPr>
          <w:spacing w:val="-2"/>
        </w:rPr>
        <w:t>HBSLs</w:t>
      </w:r>
      <w:r>
        <w:rPr>
          <w:spacing w:val="-10"/>
        </w:rPr>
        <w:t xml:space="preserve"> </w:t>
      </w:r>
      <w:commentRangeEnd w:id="3"/>
      <w:r w:rsidR="000A7D49">
        <w:rPr>
          <w:rStyle w:val="CommentReference"/>
        </w:rPr>
        <w:commentReference w:id="3"/>
      </w:r>
      <w:commentRangeEnd w:id="4"/>
      <w:r w:rsidR="00F44628">
        <w:rPr>
          <w:rStyle w:val="CommentReference"/>
        </w:rPr>
        <w:commentReference w:id="4"/>
      </w:r>
      <w:r>
        <w:rPr>
          <w:spacing w:val="-2"/>
        </w:rPr>
        <w:t>in</w:t>
      </w:r>
      <w:r>
        <w:rPr>
          <w:spacing w:val="-10"/>
        </w:rPr>
        <w:t xml:space="preserve"> </w:t>
      </w:r>
      <w:r>
        <w:rPr>
          <w:spacing w:val="-2"/>
        </w:rPr>
        <w:t>more</w:t>
      </w:r>
      <w:r>
        <w:rPr>
          <w:spacing w:val="-10"/>
        </w:rPr>
        <w:t xml:space="preserve"> </w:t>
      </w:r>
      <w:r>
        <w:rPr>
          <w:spacing w:val="-2"/>
        </w:rPr>
        <w:t>than</w:t>
      </w:r>
      <w:r>
        <w:rPr>
          <w:spacing w:val="-10"/>
        </w:rPr>
        <w:t xml:space="preserve"> </w:t>
      </w:r>
      <w:r>
        <w:rPr>
          <w:spacing w:val="-2"/>
        </w:rPr>
        <w:t>one</w:t>
      </w:r>
      <w:r>
        <w:rPr>
          <w:spacing w:val="-10"/>
        </w:rPr>
        <w:t xml:space="preserve"> </w:t>
      </w:r>
      <w:r>
        <w:rPr>
          <w:spacing w:val="-2"/>
        </w:rPr>
        <w:t>in</w:t>
      </w:r>
      <w:r>
        <w:rPr>
          <w:spacing w:val="-10"/>
        </w:rPr>
        <w:t xml:space="preserve"> </w:t>
      </w:r>
      <w:r>
        <w:rPr>
          <w:spacing w:val="-2"/>
        </w:rPr>
        <w:t>five</w:t>
      </w:r>
      <w:r>
        <w:rPr>
          <w:spacing w:val="-10"/>
        </w:rPr>
        <w:t xml:space="preserve"> </w:t>
      </w:r>
      <w:r>
        <w:rPr>
          <w:spacing w:val="-2"/>
        </w:rPr>
        <w:t>(22</w:t>
      </w:r>
      <w:r>
        <w:rPr>
          <w:spacing w:val="-10"/>
        </w:rPr>
        <w:t xml:space="preserve"> </w:t>
      </w:r>
      <w:r>
        <w:rPr>
          <w:spacing w:val="-2"/>
        </w:rPr>
        <w:t>percent)”</w:t>
      </w:r>
      <w:r>
        <w:rPr>
          <w:spacing w:val="-10"/>
        </w:rPr>
        <w:t xml:space="preserve"> </w:t>
      </w:r>
      <w:r>
        <w:rPr>
          <w:spacing w:val="-2"/>
        </w:rPr>
        <w:t>of</w:t>
      </w:r>
      <w:r>
        <w:rPr>
          <w:spacing w:val="-10"/>
        </w:rPr>
        <w:t xml:space="preserve"> </w:t>
      </w:r>
      <w:r>
        <w:rPr>
          <w:spacing w:val="-2"/>
        </w:rPr>
        <w:t>the</w:t>
      </w:r>
      <w:r>
        <w:rPr>
          <w:spacing w:val="-10"/>
        </w:rPr>
        <w:t xml:space="preserve"> </w:t>
      </w:r>
      <w:r>
        <w:rPr>
          <w:spacing w:val="-2"/>
        </w:rPr>
        <w:t>sampled</w:t>
      </w:r>
      <w:r>
        <w:rPr>
          <w:spacing w:val="-10"/>
        </w:rPr>
        <w:t xml:space="preserve"> </w:t>
      </w:r>
      <w:r>
        <w:rPr>
          <w:spacing w:val="-2"/>
        </w:rPr>
        <w:t>wells</w:t>
      </w:r>
      <w:r>
        <w:rPr>
          <w:spacing w:val="-10"/>
        </w:rPr>
        <w:t xml:space="preserve"> </w:t>
      </w:r>
      <w:r>
        <w:rPr>
          <w:spacing w:val="-2"/>
        </w:rPr>
        <w:t>(</w:t>
      </w:r>
      <w:proofErr w:type="spellStart"/>
      <w:r>
        <w:rPr>
          <w:spacing w:val="-2"/>
        </w:rPr>
        <w:t>Toccalino</w:t>
      </w:r>
      <w:proofErr w:type="spellEnd"/>
      <w:r>
        <w:rPr>
          <w:spacing w:val="-2"/>
        </w:rPr>
        <w:t xml:space="preserve">, </w:t>
      </w:r>
      <w:r>
        <w:t>Norman,</w:t>
      </w:r>
      <w:r>
        <w:rPr>
          <w:spacing w:val="-10"/>
        </w:rPr>
        <w:t xml:space="preserve"> </w:t>
      </w:r>
      <w:r>
        <w:t>and</w:t>
      </w:r>
      <w:r>
        <w:rPr>
          <w:spacing w:val="-11"/>
        </w:rPr>
        <w:t xml:space="preserve"> </w:t>
      </w:r>
      <w:r>
        <w:t>Hitt</w:t>
      </w:r>
      <w:r>
        <w:rPr>
          <w:spacing w:val="-11"/>
        </w:rPr>
        <w:t xml:space="preserve"> </w:t>
      </w:r>
      <w:r>
        <w:t>2010). This</w:t>
      </w:r>
      <w:r>
        <w:rPr>
          <w:spacing w:val="-11"/>
        </w:rPr>
        <w:t xml:space="preserve"> </w:t>
      </w:r>
      <w:r>
        <w:t>substantiates</w:t>
      </w:r>
      <w:r>
        <w:rPr>
          <w:spacing w:val="-11"/>
        </w:rPr>
        <w:t xml:space="preserve"> </w:t>
      </w:r>
      <w:r>
        <w:t>the</w:t>
      </w:r>
      <w:r>
        <w:rPr>
          <w:spacing w:val="-11"/>
        </w:rPr>
        <w:t xml:space="preserve"> </w:t>
      </w:r>
      <w:r>
        <w:t>need</w:t>
      </w:r>
      <w:r>
        <w:rPr>
          <w:spacing w:val="-11"/>
        </w:rPr>
        <w:t xml:space="preserve"> </w:t>
      </w:r>
      <w:r>
        <w:t>for</w:t>
      </w:r>
      <w:r>
        <w:rPr>
          <w:spacing w:val="-11"/>
        </w:rPr>
        <w:t xml:space="preserve"> </w:t>
      </w:r>
      <w:r>
        <w:t>federal</w:t>
      </w:r>
      <w:r>
        <w:rPr>
          <w:spacing w:val="-11"/>
        </w:rPr>
        <w:t xml:space="preserve"> </w:t>
      </w:r>
      <w:r>
        <w:t>requirements;</w:t>
      </w:r>
      <w:r>
        <w:rPr>
          <w:spacing w:val="-10"/>
        </w:rPr>
        <w:t xml:space="preserve"> </w:t>
      </w:r>
      <w:r>
        <w:t>these</w:t>
      </w:r>
      <w:r>
        <w:rPr>
          <w:spacing w:val="-11"/>
        </w:rPr>
        <w:t xml:space="preserve"> </w:t>
      </w:r>
      <w:r>
        <w:t>samples</w:t>
      </w:r>
      <w:r>
        <w:rPr>
          <w:spacing w:val="-11"/>
        </w:rPr>
        <w:t xml:space="preserve"> </w:t>
      </w:r>
      <w:r>
        <w:t>were collected</w:t>
      </w:r>
      <w:r>
        <w:rPr>
          <w:spacing w:val="-3"/>
        </w:rPr>
        <w:t xml:space="preserve"> </w:t>
      </w:r>
      <w:r>
        <w:t>prior</w:t>
      </w:r>
      <w:r>
        <w:rPr>
          <w:spacing w:val="-3"/>
        </w:rPr>
        <w:t xml:space="preserve"> </w:t>
      </w:r>
      <w:r>
        <w:t>to</w:t>
      </w:r>
      <w:r>
        <w:rPr>
          <w:spacing w:val="-3"/>
        </w:rPr>
        <w:t xml:space="preserve"> </w:t>
      </w:r>
      <w:r>
        <w:t>treatment</w:t>
      </w:r>
      <w:r>
        <w:rPr>
          <w:spacing w:val="-3"/>
        </w:rPr>
        <w:t xml:space="preserve"> </w:t>
      </w:r>
      <w:r>
        <w:t>and</w:t>
      </w:r>
      <w:r>
        <w:rPr>
          <w:spacing w:val="-4"/>
        </w:rPr>
        <w:t xml:space="preserve"> </w:t>
      </w:r>
      <w:r>
        <w:t>treatment</w:t>
      </w:r>
      <w:r>
        <w:rPr>
          <w:spacing w:val="-4"/>
        </w:rPr>
        <w:t xml:space="preserve"> </w:t>
      </w:r>
      <w:r>
        <w:t>processes,</w:t>
      </w:r>
      <w:r>
        <w:rPr>
          <w:spacing w:val="-3"/>
        </w:rPr>
        <w:t xml:space="preserve"> </w:t>
      </w:r>
      <w:r>
        <w:t>or</w:t>
      </w:r>
      <w:r>
        <w:rPr>
          <w:spacing w:val="-3"/>
        </w:rPr>
        <w:t xml:space="preserve"> </w:t>
      </w:r>
      <w:r>
        <w:t>dilution</w:t>
      </w:r>
      <w:r>
        <w:rPr>
          <w:spacing w:val="-3"/>
        </w:rPr>
        <w:t xml:space="preserve"> </w:t>
      </w:r>
      <w:r>
        <w:t>can</w:t>
      </w:r>
      <w:r>
        <w:rPr>
          <w:spacing w:val="-3"/>
        </w:rPr>
        <w:t xml:space="preserve"> </w:t>
      </w:r>
      <w:r>
        <w:t>substantially</w:t>
      </w:r>
      <w:r>
        <w:rPr>
          <w:spacing w:val="-4"/>
        </w:rPr>
        <w:t xml:space="preserve"> </w:t>
      </w:r>
      <w:r>
        <w:t>reduce</w:t>
      </w:r>
      <w:r>
        <w:rPr>
          <w:spacing w:val="-3"/>
        </w:rPr>
        <w:t xml:space="preserve"> </w:t>
      </w:r>
      <w:r>
        <w:t>the</w:t>
      </w:r>
      <w:r>
        <w:rPr>
          <w:spacing w:val="-3"/>
        </w:rPr>
        <w:t xml:space="preserve"> </w:t>
      </w:r>
      <w:r>
        <w:t>risk of contaminants getting to the consumer.</w:t>
      </w:r>
      <w:r>
        <w:rPr>
          <w:spacing w:val="40"/>
        </w:rPr>
        <w:t xml:space="preserve"> </w:t>
      </w:r>
      <w:r>
        <w:t xml:space="preserve">While federal standards help reduce the likelihood of </w:t>
      </w:r>
      <w:r>
        <w:rPr>
          <w:spacing w:val="-2"/>
        </w:rPr>
        <w:t>contaminated</w:t>
      </w:r>
      <w:r>
        <w:rPr>
          <w:spacing w:val="-10"/>
        </w:rPr>
        <w:t xml:space="preserve"> </w:t>
      </w:r>
      <w:r>
        <w:rPr>
          <w:spacing w:val="-2"/>
        </w:rPr>
        <w:t>drinking</w:t>
      </w:r>
      <w:r>
        <w:rPr>
          <w:spacing w:val="-10"/>
        </w:rPr>
        <w:t xml:space="preserve"> </w:t>
      </w:r>
      <w:r>
        <w:rPr>
          <w:spacing w:val="-2"/>
        </w:rPr>
        <w:t>water,</w:t>
      </w:r>
      <w:r>
        <w:rPr>
          <w:spacing w:val="-8"/>
        </w:rPr>
        <w:t xml:space="preserve"> </w:t>
      </w:r>
      <w:r>
        <w:rPr>
          <w:spacing w:val="-2"/>
        </w:rPr>
        <w:t>of</w:t>
      </w:r>
      <w:r>
        <w:rPr>
          <w:spacing w:val="-10"/>
        </w:rPr>
        <w:t xml:space="preserve"> </w:t>
      </w:r>
      <w:r>
        <w:rPr>
          <w:spacing w:val="-2"/>
        </w:rPr>
        <w:t>the</w:t>
      </w:r>
      <w:r>
        <w:rPr>
          <w:spacing w:val="-10"/>
        </w:rPr>
        <w:t xml:space="preserve"> </w:t>
      </w:r>
      <w:commentRangeStart w:id="5"/>
      <w:ins w:id="6" w:author="Spalt, Nicholas" w:date="2024-03-29T13:54:00Z">
        <w:r w:rsidR="000A7D49">
          <w:rPr>
            <w:spacing w:val="-10"/>
          </w:rPr>
          <w:t xml:space="preserve">approximately </w:t>
        </w:r>
      </w:ins>
      <w:r>
        <w:rPr>
          <w:spacing w:val="-2"/>
        </w:rPr>
        <w:t>50,000</w:t>
      </w:r>
      <w:r>
        <w:rPr>
          <w:spacing w:val="-10"/>
        </w:rPr>
        <w:t xml:space="preserve"> </w:t>
      </w:r>
      <w:r>
        <w:rPr>
          <w:spacing w:val="-2"/>
        </w:rPr>
        <w:t>public</w:t>
      </w:r>
      <w:r>
        <w:rPr>
          <w:spacing w:val="-10"/>
        </w:rPr>
        <w:t xml:space="preserve"> </w:t>
      </w:r>
      <w:r>
        <w:rPr>
          <w:spacing w:val="-2"/>
        </w:rPr>
        <w:t>water</w:t>
      </w:r>
      <w:r>
        <w:rPr>
          <w:spacing w:val="-10"/>
        </w:rPr>
        <w:t xml:space="preserve"> </w:t>
      </w:r>
      <w:r>
        <w:rPr>
          <w:spacing w:val="-2"/>
        </w:rPr>
        <w:t>system</w:t>
      </w:r>
      <w:r>
        <w:rPr>
          <w:spacing w:val="-10"/>
        </w:rPr>
        <w:t xml:space="preserve"> </w:t>
      </w:r>
      <w:commentRangeEnd w:id="5"/>
      <w:r w:rsidR="000A7D49">
        <w:rPr>
          <w:rStyle w:val="CommentReference"/>
        </w:rPr>
        <w:commentReference w:id="5"/>
      </w:r>
      <w:r>
        <w:rPr>
          <w:spacing w:val="-2"/>
        </w:rPr>
        <w:t>in</w:t>
      </w:r>
      <w:r>
        <w:rPr>
          <w:spacing w:val="-10"/>
        </w:rPr>
        <w:t xml:space="preserve"> </w:t>
      </w:r>
      <w:r>
        <w:rPr>
          <w:spacing w:val="-2"/>
        </w:rPr>
        <w:t>the</w:t>
      </w:r>
      <w:r>
        <w:rPr>
          <w:spacing w:val="-10"/>
        </w:rPr>
        <w:t xml:space="preserve"> </w:t>
      </w:r>
      <w:r>
        <w:rPr>
          <w:spacing w:val="-2"/>
        </w:rPr>
        <w:t>US,</w:t>
      </w:r>
      <w:r>
        <w:rPr>
          <w:spacing w:val="-10"/>
        </w:rPr>
        <w:t xml:space="preserve"> </w:t>
      </w:r>
      <w:r>
        <w:rPr>
          <w:spacing w:val="-2"/>
        </w:rPr>
        <w:t>2,741</w:t>
      </w:r>
      <w:r>
        <w:rPr>
          <w:spacing w:val="-10"/>
        </w:rPr>
        <w:t xml:space="preserve"> </w:t>
      </w:r>
      <w:r>
        <w:rPr>
          <w:spacing w:val="-2"/>
        </w:rPr>
        <w:t>were</w:t>
      </w:r>
      <w:r>
        <w:rPr>
          <w:spacing w:val="-10"/>
        </w:rPr>
        <w:t xml:space="preserve"> </w:t>
      </w:r>
      <w:r>
        <w:rPr>
          <w:spacing w:val="-2"/>
        </w:rPr>
        <w:t>in</w:t>
      </w:r>
      <w:r>
        <w:rPr>
          <w:spacing w:val="-10"/>
        </w:rPr>
        <w:t xml:space="preserve"> </w:t>
      </w:r>
      <w:commentRangeStart w:id="7"/>
      <w:r>
        <w:rPr>
          <w:spacing w:val="-2"/>
        </w:rPr>
        <w:t xml:space="preserve">continuous </w:t>
      </w:r>
      <w:r>
        <w:t xml:space="preserve">health-based violation </w:t>
      </w:r>
      <w:commentRangeEnd w:id="7"/>
      <w:r w:rsidR="000A7D49">
        <w:rPr>
          <w:rStyle w:val="CommentReference"/>
        </w:rPr>
        <w:commentReference w:id="7"/>
      </w:r>
      <w:r>
        <w:t xml:space="preserve">of National Primary Drinking Water Violations in 2021 (U.S. EPA 2022). </w:t>
      </w:r>
      <w:r>
        <w:rPr>
          <w:spacing w:val="-2"/>
        </w:rPr>
        <w:t>Community</w:t>
      </w:r>
      <w:r>
        <w:rPr>
          <w:spacing w:val="-11"/>
        </w:rPr>
        <w:t xml:space="preserve"> </w:t>
      </w:r>
      <w:r>
        <w:rPr>
          <w:spacing w:val="-2"/>
        </w:rPr>
        <w:t>water</w:t>
      </w:r>
      <w:r>
        <w:rPr>
          <w:spacing w:val="-11"/>
        </w:rPr>
        <w:t xml:space="preserve"> </w:t>
      </w:r>
      <w:r>
        <w:rPr>
          <w:spacing w:val="-2"/>
        </w:rPr>
        <w:t>systems</w:t>
      </w:r>
      <w:r>
        <w:rPr>
          <w:spacing w:val="-10"/>
        </w:rPr>
        <w:t xml:space="preserve"> </w:t>
      </w:r>
      <w:r>
        <w:rPr>
          <w:spacing w:val="-2"/>
        </w:rPr>
        <w:t>have</w:t>
      </w:r>
      <w:r>
        <w:rPr>
          <w:spacing w:val="-10"/>
        </w:rPr>
        <w:t xml:space="preserve"> </w:t>
      </w:r>
      <w:r>
        <w:rPr>
          <w:spacing w:val="-2"/>
        </w:rPr>
        <w:t>testing</w:t>
      </w:r>
      <w:r>
        <w:rPr>
          <w:spacing w:val="-10"/>
        </w:rPr>
        <w:t xml:space="preserve"> </w:t>
      </w:r>
      <w:r>
        <w:rPr>
          <w:spacing w:val="-2"/>
        </w:rPr>
        <w:t>and</w:t>
      </w:r>
      <w:r>
        <w:rPr>
          <w:spacing w:val="-10"/>
        </w:rPr>
        <w:t xml:space="preserve"> </w:t>
      </w:r>
      <w:r>
        <w:rPr>
          <w:spacing w:val="-2"/>
        </w:rPr>
        <w:t>reporting</w:t>
      </w:r>
      <w:r>
        <w:rPr>
          <w:spacing w:val="-10"/>
        </w:rPr>
        <w:t xml:space="preserve"> </w:t>
      </w:r>
      <w:r>
        <w:rPr>
          <w:spacing w:val="-2"/>
        </w:rPr>
        <w:t>requirements</w:t>
      </w:r>
      <w:r>
        <w:rPr>
          <w:spacing w:val="-11"/>
        </w:rPr>
        <w:t xml:space="preserve"> </w:t>
      </w:r>
      <w:r>
        <w:rPr>
          <w:spacing w:val="-2"/>
        </w:rPr>
        <w:t>that</w:t>
      </w:r>
      <w:r>
        <w:rPr>
          <w:spacing w:val="-10"/>
        </w:rPr>
        <w:t xml:space="preserve"> </w:t>
      </w:r>
      <w:r>
        <w:rPr>
          <w:spacing w:val="-2"/>
        </w:rPr>
        <w:t>may</w:t>
      </w:r>
      <w:r>
        <w:rPr>
          <w:spacing w:val="-10"/>
        </w:rPr>
        <w:t xml:space="preserve"> </w:t>
      </w:r>
      <w:r>
        <w:rPr>
          <w:spacing w:val="-2"/>
        </w:rPr>
        <w:t>increase</w:t>
      </w:r>
      <w:r>
        <w:rPr>
          <w:spacing w:val="-10"/>
        </w:rPr>
        <w:t xml:space="preserve"> </w:t>
      </w:r>
      <w:r>
        <w:rPr>
          <w:spacing w:val="-2"/>
        </w:rPr>
        <w:t>based</w:t>
      </w:r>
      <w:r>
        <w:rPr>
          <w:spacing w:val="-10"/>
        </w:rPr>
        <w:t xml:space="preserve"> </w:t>
      </w:r>
      <w:r>
        <w:rPr>
          <w:spacing w:val="-2"/>
        </w:rPr>
        <w:t>on</w:t>
      </w:r>
      <w:r>
        <w:rPr>
          <w:spacing w:val="-10"/>
        </w:rPr>
        <w:t xml:space="preserve"> </w:t>
      </w:r>
      <w:r>
        <w:rPr>
          <w:spacing w:val="-2"/>
        </w:rPr>
        <w:t xml:space="preserve">the </w:t>
      </w:r>
      <w:r>
        <w:t>size of the system, compliance history and local or state specific requirements.</w:t>
      </w:r>
      <w:r>
        <w:rPr>
          <w:spacing w:val="37"/>
        </w:rPr>
        <w:t xml:space="preserve"> </w:t>
      </w:r>
      <w:r>
        <w:t xml:space="preserve">While the source of water for a home may </w:t>
      </w:r>
      <w:commentRangeStart w:id="8"/>
      <w:commentRangeStart w:id="9"/>
      <w:r>
        <w:t xml:space="preserve">by </w:t>
      </w:r>
      <w:commentRangeEnd w:id="8"/>
      <w:r w:rsidR="000A7D49">
        <w:rPr>
          <w:rStyle w:val="CommentReference"/>
        </w:rPr>
        <w:commentReference w:id="8"/>
      </w:r>
      <w:commentRangeEnd w:id="9"/>
      <w:r w:rsidR="00C11BBB">
        <w:rPr>
          <w:rStyle w:val="CommentReference"/>
        </w:rPr>
        <w:commentReference w:id="9"/>
      </w:r>
      <w:r>
        <w:t>a primary determinate of its quality, the type of system, whether private,</w:t>
      </w:r>
      <w:r>
        <w:rPr>
          <w:spacing w:val="-12"/>
        </w:rPr>
        <w:t xml:space="preserve"> </w:t>
      </w:r>
      <w:r>
        <w:t>mobile</w:t>
      </w:r>
      <w:r>
        <w:rPr>
          <w:spacing w:val="-13"/>
        </w:rPr>
        <w:t xml:space="preserve"> </w:t>
      </w:r>
      <w:r>
        <w:t>home</w:t>
      </w:r>
      <w:r>
        <w:rPr>
          <w:spacing w:val="-13"/>
        </w:rPr>
        <w:t xml:space="preserve"> </w:t>
      </w:r>
      <w:r>
        <w:t>park,</w:t>
      </w:r>
      <w:r>
        <w:rPr>
          <w:spacing w:val="-12"/>
        </w:rPr>
        <w:t xml:space="preserve"> </w:t>
      </w:r>
      <w:r>
        <w:t>small</w:t>
      </w:r>
      <w:r>
        <w:rPr>
          <w:spacing w:val="-13"/>
        </w:rPr>
        <w:t xml:space="preserve"> </w:t>
      </w:r>
      <w:r>
        <w:t>community</w:t>
      </w:r>
      <w:r>
        <w:rPr>
          <w:spacing w:val="-13"/>
        </w:rPr>
        <w:t xml:space="preserve"> </w:t>
      </w:r>
      <w:r>
        <w:t>water</w:t>
      </w:r>
      <w:r>
        <w:rPr>
          <w:spacing w:val="-13"/>
        </w:rPr>
        <w:t xml:space="preserve"> </w:t>
      </w:r>
      <w:r>
        <w:t>system,</w:t>
      </w:r>
      <w:r>
        <w:rPr>
          <w:spacing w:val="-12"/>
        </w:rPr>
        <w:t xml:space="preserve"> </w:t>
      </w:r>
      <w:r>
        <w:t>or</w:t>
      </w:r>
      <w:r>
        <w:rPr>
          <w:spacing w:val="-13"/>
        </w:rPr>
        <w:t xml:space="preserve"> </w:t>
      </w:r>
      <w:r>
        <w:t>large</w:t>
      </w:r>
      <w:r>
        <w:rPr>
          <w:spacing w:val="-13"/>
        </w:rPr>
        <w:t xml:space="preserve"> </w:t>
      </w:r>
      <w:r>
        <w:t>community</w:t>
      </w:r>
      <w:r>
        <w:rPr>
          <w:spacing w:val="-13"/>
        </w:rPr>
        <w:t xml:space="preserve"> </w:t>
      </w:r>
      <w:r>
        <w:t>water</w:t>
      </w:r>
      <w:r>
        <w:rPr>
          <w:spacing w:val="-13"/>
        </w:rPr>
        <w:t xml:space="preserve"> </w:t>
      </w:r>
      <w:r>
        <w:t>system</w:t>
      </w:r>
      <w:r>
        <w:rPr>
          <w:spacing w:val="-13"/>
        </w:rPr>
        <w:t xml:space="preserve"> </w:t>
      </w:r>
      <w:r>
        <w:t>can play</w:t>
      </w:r>
      <w:r>
        <w:rPr>
          <w:spacing w:val="-7"/>
        </w:rPr>
        <w:t xml:space="preserve"> </w:t>
      </w:r>
      <w:r>
        <w:t>an</w:t>
      </w:r>
      <w:r>
        <w:rPr>
          <w:spacing w:val="-6"/>
        </w:rPr>
        <w:t xml:space="preserve"> </w:t>
      </w:r>
      <w:r>
        <w:t>equally</w:t>
      </w:r>
      <w:r>
        <w:rPr>
          <w:spacing w:val="-6"/>
        </w:rPr>
        <w:t xml:space="preserve"> </w:t>
      </w:r>
      <w:r>
        <w:t>important</w:t>
      </w:r>
      <w:r>
        <w:rPr>
          <w:spacing w:val="-6"/>
        </w:rPr>
        <w:t xml:space="preserve"> </w:t>
      </w:r>
      <w:r>
        <w:t>role</w:t>
      </w:r>
      <w:r>
        <w:rPr>
          <w:spacing w:val="-6"/>
        </w:rPr>
        <w:t xml:space="preserve"> </w:t>
      </w:r>
      <w:r>
        <w:t>in</w:t>
      </w:r>
      <w:r>
        <w:rPr>
          <w:spacing w:val="-6"/>
        </w:rPr>
        <w:t xml:space="preserve"> </w:t>
      </w:r>
      <w:r>
        <w:t>the</w:t>
      </w:r>
      <w:r>
        <w:rPr>
          <w:spacing w:val="-6"/>
        </w:rPr>
        <w:t xml:space="preserve"> </w:t>
      </w:r>
      <w:r>
        <w:t>ability</w:t>
      </w:r>
      <w:r>
        <w:rPr>
          <w:spacing w:val="-6"/>
        </w:rPr>
        <w:t xml:space="preserve"> </w:t>
      </w:r>
      <w:r>
        <w:t>for</w:t>
      </w:r>
      <w:r>
        <w:rPr>
          <w:spacing w:val="-6"/>
        </w:rPr>
        <w:t xml:space="preserve"> </w:t>
      </w:r>
      <w:r>
        <w:t>a</w:t>
      </w:r>
      <w:r>
        <w:rPr>
          <w:spacing w:val="-6"/>
        </w:rPr>
        <w:t xml:space="preserve"> </w:t>
      </w:r>
      <w:r>
        <w:t>system</w:t>
      </w:r>
      <w:r>
        <w:rPr>
          <w:spacing w:val="-6"/>
        </w:rPr>
        <w:t xml:space="preserve"> </w:t>
      </w:r>
      <w:r>
        <w:t>to</w:t>
      </w:r>
      <w:r>
        <w:rPr>
          <w:spacing w:val="-6"/>
        </w:rPr>
        <w:t xml:space="preserve"> </w:t>
      </w:r>
      <w:r>
        <w:t>have</w:t>
      </w:r>
      <w:r>
        <w:rPr>
          <w:spacing w:val="-6"/>
        </w:rPr>
        <w:t xml:space="preserve"> </w:t>
      </w:r>
      <w:r>
        <w:t>adequate</w:t>
      </w:r>
      <w:r>
        <w:rPr>
          <w:spacing w:val="-6"/>
        </w:rPr>
        <w:t xml:space="preserve"> </w:t>
      </w:r>
      <w:r>
        <w:t>treatment</w:t>
      </w:r>
      <w:r>
        <w:rPr>
          <w:spacing w:val="-6"/>
        </w:rPr>
        <w:t xml:space="preserve"> </w:t>
      </w:r>
      <w:r>
        <w:t>processes.</w:t>
      </w:r>
      <w:r>
        <w:rPr>
          <w:spacing w:val="14"/>
        </w:rPr>
        <w:t xml:space="preserve"> </w:t>
      </w:r>
      <w:r>
        <w:t>It is</w:t>
      </w:r>
      <w:r>
        <w:rPr>
          <w:spacing w:val="-5"/>
        </w:rPr>
        <w:t xml:space="preserve"> </w:t>
      </w:r>
      <w:r>
        <w:t>therefore</w:t>
      </w:r>
      <w:r>
        <w:rPr>
          <w:spacing w:val="-4"/>
        </w:rPr>
        <w:t xml:space="preserve"> </w:t>
      </w:r>
      <w:r>
        <w:t>critical</w:t>
      </w:r>
      <w:r>
        <w:rPr>
          <w:spacing w:val="-4"/>
        </w:rPr>
        <w:t xml:space="preserve"> </w:t>
      </w:r>
      <w:r>
        <w:t>that</w:t>
      </w:r>
      <w:r>
        <w:rPr>
          <w:spacing w:val="-4"/>
        </w:rPr>
        <w:t xml:space="preserve"> </w:t>
      </w:r>
      <w:r>
        <w:t>we</w:t>
      </w:r>
      <w:r>
        <w:rPr>
          <w:spacing w:val="-5"/>
        </w:rPr>
        <w:t xml:space="preserve"> </w:t>
      </w:r>
      <w:r>
        <w:t>understand</w:t>
      </w:r>
      <w:r>
        <w:rPr>
          <w:spacing w:val="-4"/>
        </w:rPr>
        <w:t xml:space="preserve"> </w:t>
      </w:r>
      <w:r>
        <w:t>where</w:t>
      </w:r>
      <w:r>
        <w:rPr>
          <w:spacing w:val="-4"/>
        </w:rPr>
        <w:t xml:space="preserve"> </w:t>
      </w:r>
      <w:r>
        <w:t>people</w:t>
      </w:r>
      <w:r>
        <w:rPr>
          <w:spacing w:val="-5"/>
        </w:rPr>
        <w:t xml:space="preserve"> </w:t>
      </w:r>
      <w:r>
        <w:t>are</w:t>
      </w:r>
      <w:r>
        <w:rPr>
          <w:spacing w:val="-4"/>
        </w:rPr>
        <w:t xml:space="preserve"> </w:t>
      </w:r>
      <w:r>
        <w:t>sourcing</w:t>
      </w:r>
      <w:r>
        <w:rPr>
          <w:spacing w:val="-4"/>
        </w:rPr>
        <w:t xml:space="preserve"> </w:t>
      </w:r>
      <w:r>
        <w:t>their</w:t>
      </w:r>
      <w:r>
        <w:rPr>
          <w:spacing w:val="-4"/>
        </w:rPr>
        <w:t xml:space="preserve"> </w:t>
      </w:r>
      <w:r>
        <w:t>water,</w:t>
      </w:r>
      <w:r>
        <w:rPr>
          <w:spacing w:val="-3"/>
        </w:rPr>
        <w:t xml:space="preserve"> </w:t>
      </w:r>
      <w:r>
        <w:t>who</w:t>
      </w:r>
      <w:r>
        <w:rPr>
          <w:spacing w:val="-4"/>
        </w:rPr>
        <w:t xml:space="preserve"> </w:t>
      </w:r>
      <w:r>
        <w:t>is</w:t>
      </w:r>
      <w:r>
        <w:rPr>
          <w:spacing w:val="-4"/>
        </w:rPr>
        <w:t xml:space="preserve"> </w:t>
      </w:r>
      <w:r>
        <w:t>consuming the</w:t>
      </w:r>
      <w:r>
        <w:rPr>
          <w:spacing w:val="-5"/>
        </w:rPr>
        <w:t xml:space="preserve"> </w:t>
      </w:r>
      <w:r>
        <w:t>water,</w:t>
      </w:r>
      <w:r>
        <w:rPr>
          <w:spacing w:val="-5"/>
        </w:rPr>
        <w:t xml:space="preserve"> </w:t>
      </w:r>
      <w:r>
        <w:t>and</w:t>
      </w:r>
      <w:r>
        <w:rPr>
          <w:spacing w:val="-5"/>
        </w:rPr>
        <w:t xml:space="preserve"> </w:t>
      </w:r>
      <w:r>
        <w:t>how</w:t>
      </w:r>
      <w:r>
        <w:rPr>
          <w:spacing w:val="-5"/>
        </w:rPr>
        <w:t xml:space="preserve"> </w:t>
      </w:r>
      <w:r>
        <w:t>it</w:t>
      </w:r>
      <w:r>
        <w:rPr>
          <w:spacing w:val="-5"/>
        </w:rPr>
        <w:t xml:space="preserve"> </w:t>
      </w:r>
      <w:r>
        <w:t>is</w:t>
      </w:r>
      <w:r>
        <w:rPr>
          <w:spacing w:val="-6"/>
        </w:rPr>
        <w:t xml:space="preserve"> </w:t>
      </w:r>
      <w:r>
        <w:t>delivered</w:t>
      </w:r>
      <w:r>
        <w:rPr>
          <w:spacing w:val="-5"/>
        </w:rPr>
        <w:t xml:space="preserve"> </w:t>
      </w:r>
      <w:r>
        <w:t>to</w:t>
      </w:r>
      <w:r>
        <w:rPr>
          <w:spacing w:val="-5"/>
        </w:rPr>
        <w:t xml:space="preserve"> </w:t>
      </w:r>
      <w:r>
        <w:t>their</w:t>
      </w:r>
      <w:r>
        <w:rPr>
          <w:spacing w:val="-6"/>
        </w:rPr>
        <w:t xml:space="preserve"> </w:t>
      </w:r>
      <w:r>
        <w:t>home</w:t>
      </w:r>
      <w:r>
        <w:rPr>
          <w:spacing w:val="-5"/>
        </w:rPr>
        <w:t xml:space="preserve"> </w:t>
      </w:r>
      <w:proofErr w:type="gramStart"/>
      <w:r>
        <w:t>in</w:t>
      </w:r>
      <w:r>
        <w:rPr>
          <w:spacing w:val="-5"/>
        </w:rPr>
        <w:t xml:space="preserve"> </w:t>
      </w:r>
      <w:r>
        <w:t>order</w:t>
      </w:r>
      <w:r>
        <w:rPr>
          <w:spacing w:val="-5"/>
        </w:rPr>
        <w:t xml:space="preserve"> </w:t>
      </w:r>
      <w:r>
        <w:t>to</w:t>
      </w:r>
      <w:proofErr w:type="gramEnd"/>
      <w:r>
        <w:rPr>
          <w:spacing w:val="-5"/>
        </w:rPr>
        <w:t xml:space="preserve"> </w:t>
      </w:r>
      <w:r>
        <w:t>more</w:t>
      </w:r>
      <w:r>
        <w:rPr>
          <w:spacing w:val="-5"/>
        </w:rPr>
        <w:t xml:space="preserve"> </w:t>
      </w:r>
      <w:r>
        <w:t>completely</w:t>
      </w:r>
      <w:r>
        <w:rPr>
          <w:spacing w:val="-5"/>
        </w:rPr>
        <w:t xml:space="preserve"> </w:t>
      </w:r>
      <w:r>
        <w:t>understand</w:t>
      </w:r>
      <w:r>
        <w:rPr>
          <w:spacing w:val="-5"/>
        </w:rPr>
        <w:t xml:space="preserve"> </w:t>
      </w:r>
      <w:r>
        <w:t>regional and national trends of water quality and the health impacts to the public.</w:t>
      </w:r>
      <w:r>
        <w:rPr>
          <w:spacing w:val="40"/>
        </w:rPr>
        <w:t xml:space="preserve"> </w:t>
      </w:r>
      <w:r>
        <w:t xml:space="preserve">This research on </w:t>
      </w:r>
      <w:del w:id="10" w:author="Spalt, Nicholas" w:date="2024-03-29T13:59:00Z">
        <w:r w:rsidDel="000A7D49">
          <w:delText>geographically</w:delText>
        </w:r>
        <w:r w:rsidDel="000A7D49">
          <w:rPr>
            <w:spacing w:val="-7"/>
          </w:rPr>
          <w:delText xml:space="preserve"> </w:delText>
        </w:r>
        <w:r w:rsidDel="000A7D49">
          <w:delText>the</w:delText>
        </w:r>
      </w:del>
      <w:ins w:id="11" w:author="Spalt, Nicholas" w:date="2024-03-29T13:59:00Z">
        <w:r w:rsidR="000A7D49">
          <w:t>the geographic</w:t>
        </w:r>
      </w:ins>
      <w:r>
        <w:rPr>
          <w:spacing w:val="-7"/>
        </w:rPr>
        <w:t xml:space="preserve"> </w:t>
      </w:r>
      <w:r>
        <w:t>extent</w:t>
      </w:r>
      <w:r>
        <w:rPr>
          <w:spacing w:val="-8"/>
        </w:rPr>
        <w:t xml:space="preserve"> </w:t>
      </w:r>
      <w:r>
        <w:t>of</w:t>
      </w:r>
      <w:r>
        <w:rPr>
          <w:spacing w:val="-7"/>
        </w:rPr>
        <w:t xml:space="preserve"> </w:t>
      </w:r>
      <w:r>
        <w:t>public</w:t>
      </w:r>
      <w:r>
        <w:rPr>
          <w:spacing w:val="-7"/>
        </w:rPr>
        <w:t xml:space="preserve"> </w:t>
      </w:r>
      <w:r>
        <w:t>water</w:t>
      </w:r>
      <w:r>
        <w:rPr>
          <w:spacing w:val="-8"/>
        </w:rPr>
        <w:t xml:space="preserve"> </w:t>
      </w:r>
      <w:r>
        <w:t>use</w:t>
      </w:r>
      <w:r>
        <w:rPr>
          <w:spacing w:val="-7"/>
        </w:rPr>
        <w:t xml:space="preserve"> </w:t>
      </w:r>
      <w:r>
        <w:t>leverages</w:t>
      </w:r>
      <w:r>
        <w:rPr>
          <w:spacing w:val="-8"/>
        </w:rPr>
        <w:t xml:space="preserve"> </w:t>
      </w:r>
      <w:r>
        <w:t>a</w:t>
      </w:r>
      <w:r>
        <w:rPr>
          <w:spacing w:val="-7"/>
        </w:rPr>
        <w:t xml:space="preserve"> </w:t>
      </w:r>
      <w:r>
        <w:t>new</w:t>
      </w:r>
      <w:r>
        <w:rPr>
          <w:spacing w:val="-7"/>
        </w:rPr>
        <w:t xml:space="preserve"> </w:t>
      </w:r>
      <w:r>
        <w:t>spatial</w:t>
      </w:r>
      <w:r>
        <w:rPr>
          <w:spacing w:val="-7"/>
        </w:rPr>
        <w:t xml:space="preserve"> </w:t>
      </w:r>
      <w:r>
        <w:t>disaggregation</w:t>
      </w:r>
      <w:r>
        <w:rPr>
          <w:spacing w:val="-7"/>
        </w:rPr>
        <w:t xml:space="preserve"> </w:t>
      </w:r>
      <w:r>
        <w:t>technique</w:t>
      </w:r>
      <w:r>
        <w:rPr>
          <w:spacing w:val="-7"/>
        </w:rPr>
        <w:t xml:space="preserve"> </w:t>
      </w:r>
      <w:r>
        <w:t>to increase</w:t>
      </w:r>
      <w:r>
        <w:rPr>
          <w:spacing w:val="-3"/>
        </w:rPr>
        <w:t xml:space="preserve"> </w:t>
      </w:r>
      <w:r>
        <w:t>the</w:t>
      </w:r>
      <w:r>
        <w:rPr>
          <w:spacing w:val="-3"/>
        </w:rPr>
        <w:t xml:space="preserve"> </w:t>
      </w:r>
      <w:r>
        <w:t>spatial</w:t>
      </w:r>
      <w:r>
        <w:rPr>
          <w:spacing w:val="-3"/>
        </w:rPr>
        <w:t xml:space="preserve"> </w:t>
      </w:r>
      <w:r>
        <w:t>resolution</w:t>
      </w:r>
      <w:r>
        <w:rPr>
          <w:spacing w:val="-3"/>
        </w:rPr>
        <w:t xml:space="preserve"> </w:t>
      </w:r>
      <w:r>
        <w:t>of</w:t>
      </w:r>
      <w:r>
        <w:rPr>
          <w:spacing w:val="-3"/>
        </w:rPr>
        <w:t xml:space="preserve"> </w:t>
      </w:r>
      <w:r>
        <w:t>well</w:t>
      </w:r>
      <w:r>
        <w:rPr>
          <w:spacing w:val="-3"/>
        </w:rPr>
        <w:t xml:space="preserve"> </w:t>
      </w:r>
      <w:r>
        <w:t>estimates</w:t>
      </w:r>
      <w:r>
        <w:rPr>
          <w:spacing w:val="-3"/>
        </w:rPr>
        <w:t xml:space="preserve"> </w:t>
      </w:r>
      <w:r>
        <w:t>in</w:t>
      </w:r>
      <w:r>
        <w:rPr>
          <w:spacing w:val="-3"/>
        </w:rPr>
        <w:t xml:space="preserve"> </w:t>
      </w:r>
      <w:r>
        <w:t>addition</w:t>
      </w:r>
      <w:r>
        <w:rPr>
          <w:spacing w:val="-3"/>
        </w:rPr>
        <w:t xml:space="preserve"> </w:t>
      </w:r>
      <w:r>
        <w:t>to</w:t>
      </w:r>
      <w:r>
        <w:rPr>
          <w:spacing w:val="-3"/>
        </w:rPr>
        <w:t xml:space="preserve"> </w:t>
      </w:r>
      <w:r>
        <w:t>using</w:t>
      </w:r>
      <w:r>
        <w:rPr>
          <w:spacing w:val="-3"/>
        </w:rPr>
        <w:t xml:space="preserve"> </w:t>
      </w:r>
      <w:r>
        <w:t>machine</w:t>
      </w:r>
      <w:r>
        <w:rPr>
          <w:spacing w:val="-3"/>
        </w:rPr>
        <w:t xml:space="preserve"> </w:t>
      </w:r>
      <w:r>
        <w:t>learning</w:t>
      </w:r>
      <w:r>
        <w:rPr>
          <w:spacing w:val="-3"/>
        </w:rPr>
        <w:t xml:space="preserve"> </w:t>
      </w:r>
      <w:r>
        <w:t>techniques to</w:t>
      </w:r>
      <w:r>
        <w:rPr>
          <w:spacing w:val="26"/>
        </w:rPr>
        <w:t xml:space="preserve"> </w:t>
      </w:r>
      <w:r>
        <w:t>estimate</w:t>
      </w:r>
      <w:r>
        <w:rPr>
          <w:spacing w:val="26"/>
        </w:rPr>
        <w:t xml:space="preserve"> </w:t>
      </w:r>
      <w:r>
        <w:t>the</w:t>
      </w:r>
      <w:r>
        <w:rPr>
          <w:spacing w:val="26"/>
        </w:rPr>
        <w:t xml:space="preserve"> </w:t>
      </w:r>
      <w:r>
        <w:t>total</w:t>
      </w:r>
      <w:r>
        <w:rPr>
          <w:spacing w:val="26"/>
        </w:rPr>
        <w:t xml:space="preserve"> </w:t>
      </w:r>
      <w:r>
        <w:t>number</w:t>
      </w:r>
      <w:r>
        <w:rPr>
          <w:spacing w:val="26"/>
        </w:rPr>
        <w:t xml:space="preserve"> </w:t>
      </w:r>
      <w:r>
        <w:t>of</w:t>
      </w:r>
      <w:r>
        <w:rPr>
          <w:spacing w:val="26"/>
        </w:rPr>
        <w:t xml:space="preserve"> </w:t>
      </w:r>
      <w:r>
        <w:t>housing</w:t>
      </w:r>
      <w:r>
        <w:rPr>
          <w:spacing w:val="26"/>
        </w:rPr>
        <w:t xml:space="preserve"> </w:t>
      </w:r>
      <w:r>
        <w:t>units</w:t>
      </w:r>
      <w:r>
        <w:rPr>
          <w:spacing w:val="26"/>
        </w:rPr>
        <w:t xml:space="preserve"> </w:t>
      </w:r>
      <w:r>
        <w:t>getting</w:t>
      </w:r>
      <w:r>
        <w:rPr>
          <w:spacing w:val="26"/>
        </w:rPr>
        <w:t xml:space="preserve"> </w:t>
      </w:r>
      <w:r>
        <w:t>their</w:t>
      </w:r>
      <w:r>
        <w:rPr>
          <w:spacing w:val="26"/>
        </w:rPr>
        <w:t xml:space="preserve"> </w:t>
      </w:r>
      <w:r>
        <w:t>water</w:t>
      </w:r>
      <w:r>
        <w:rPr>
          <w:spacing w:val="26"/>
        </w:rPr>
        <w:t xml:space="preserve"> </w:t>
      </w:r>
      <w:r>
        <w:t>from</w:t>
      </w:r>
      <w:r>
        <w:rPr>
          <w:spacing w:val="26"/>
        </w:rPr>
        <w:t xml:space="preserve"> </w:t>
      </w:r>
      <w:r>
        <w:t>public</w:t>
      </w:r>
      <w:r>
        <w:rPr>
          <w:spacing w:val="26"/>
        </w:rPr>
        <w:t xml:space="preserve"> </w:t>
      </w:r>
      <w:r>
        <w:t>sources</w:t>
      </w:r>
      <w:r>
        <w:rPr>
          <w:spacing w:val="26"/>
        </w:rPr>
        <w:t xml:space="preserve"> </w:t>
      </w:r>
      <w:r>
        <w:t>in</w:t>
      </w:r>
      <w:r>
        <w:rPr>
          <w:spacing w:val="26"/>
        </w:rPr>
        <w:t xml:space="preserve"> </w:t>
      </w:r>
      <w:proofErr w:type="gramStart"/>
      <w:r>
        <w:t>2020</w:t>
      </w:r>
      <w:proofErr w:type="gramEnd"/>
    </w:p>
    <w:p w14:paraId="2A75ABFB" w14:textId="77777777" w:rsidR="00041B53" w:rsidRDefault="00041B53">
      <w:pPr>
        <w:spacing w:line="218" w:lineRule="auto"/>
        <w:jc w:val="both"/>
        <w:sectPr w:rsidR="00041B53">
          <w:pgSz w:w="12240" w:h="15840"/>
          <w:pgMar w:top="1440" w:right="1100" w:bottom="1180" w:left="1300" w:header="0" w:footer="897" w:gutter="0"/>
          <w:cols w:space="720"/>
        </w:sectPr>
      </w:pPr>
    </w:p>
    <w:p w14:paraId="2A75ABFC" w14:textId="15918641" w:rsidR="00041B53" w:rsidRDefault="00104982">
      <w:pPr>
        <w:pStyle w:val="BodyText"/>
        <w:spacing w:before="109" w:line="218" w:lineRule="auto"/>
        <w:ind w:left="140" w:right="339"/>
        <w:jc w:val="both"/>
      </w:pPr>
      <w:r>
        <w:lastRenderedPageBreak/>
        <w:t>at the census block level.</w:t>
      </w:r>
      <w:r>
        <w:rPr>
          <w:spacing w:val="40"/>
        </w:rPr>
        <w:t xml:space="preserve"> </w:t>
      </w:r>
      <w:r>
        <w:t>After that is achieved</w:t>
      </w:r>
      <w:ins w:id="12" w:author="Spalt, Nicholas" w:date="2024-03-29T14:00:00Z">
        <w:r w:rsidR="000A7D49">
          <w:t>,</w:t>
        </w:r>
      </w:ins>
      <w:r>
        <w:t xml:space="preserve"> we use a random forest model to associate the corresponding</w:t>
      </w:r>
      <w:r>
        <w:rPr>
          <w:spacing w:val="-9"/>
        </w:rPr>
        <w:t xml:space="preserve"> </w:t>
      </w:r>
      <w:r>
        <w:t>public</w:t>
      </w:r>
      <w:r>
        <w:rPr>
          <w:spacing w:val="-8"/>
        </w:rPr>
        <w:t xml:space="preserve"> </w:t>
      </w:r>
      <w:r>
        <w:t>water</w:t>
      </w:r>
      <w:r>
        <w:rPr>
          <w:spacing w:val="-8"/>
        </w:rPr>
        <w:t xml:space="preserve"> </w:t>
      </w:r>
      <w:r>
        <w:t>system</w:t>
      </w:r>
      <w:r>
        <w:rPr>
          <w:spacing w:val="-8"/>
        </w:rPr>
        <w:t xml:space="preserve"> </w:t>
      </w:r>
      <w:r>
        <w:t>ID</w:t>
      </w:r>
      <w:r>
        <w:rPr>
          <w:spacing w:val="-8"/>
        </w:rPr>
        <w:t xml:space="preserve"> </w:t>
      </w:r>
      <w:r>
        <w:t>to</w:t>
      </w:r>
      <w:r>
        <w:rPr>
          <w:spacing w:val="-9"/>
        </w:rPr>
        <w:t xml:space="preserve"> </w:t>
      </w:r>
      <w:r>
        <w:t>each</w:t>
      </w:r>
      <w:r>
        <w:rPr>
          <w:spacing w:val="-8"/>
        </w:rPr>
        <w:t xml:space="preserve"> </w:t>
      </w:r>
      <w:r>
        <w:t>census</w:t>
      </w:r>
      <w:r>
        <w:rPr>
          <w:spacing w:val="-8"/>
        </w:rPr>
        <w:t xml:space="preserve"> </w:t>
      </w:r>
      <w:r>
        <w:t>block</w:t>
      </w:r>
      <w:r>
        <w:rPr>
          <w:spacing w:val="-8"/>
        </w:rPr>
        <w:t xml:space="preserve"> </w:t>
      </w:r>
      <w:r>
        <w:t>identified</w:t>
      </w:r>
      <w:r>
        <w:rPr>
          <w:spacing w:val="-8"/>
        </w:rPr>
        <w:t xml:space="preserve"> </w:t>
      </w:r>
      <w:r>
        <w:t>as</w:t>
      </w:r>
      <w:r>
        <w:rPr>
          <w:spacing w:val="-9"/>
        </w:rPr>
        <w:t xml:space="preserve"> </w:t>
      </w:r>
      <w:r>
        <w:t>“publicly</w:t>
      </w:r>
      <w:r>
        <w:rPr>
          <w:spacing w:val="-8"/>
        </w:rPr>
        <w:t xml:space="preserve"> </w:t>
      </w:r>
      <w:r>
        <w:t>supplied”.</w:t>
      </w:r>
    </w:p>
    <w:p w14:paraId="2A75ABFD" w14:textId="77777777" w:rsidR="00041B53" w:rsidRDefault="00104982">
      <w:pPr>
        <w:pStyle w:val="BodyText"/>
        <w:spacing w:before="137" w:line="218" w:lineRule="auto"/>
        <w:ind w:left="140" w:right="339" w:hanging="8"/>
        <w:jc w:val="both"/>
      </w:pPr>
      <w:r>
        <w:t>The</w:t>
      </w:r>
      <w:r>
        <w:rPr>
          <w:spacing w:val="-6"/>
        </w:rPr>
        <w:t xml:space="preserve"> </w:t>
      </w:r>
      <w:r>
        <w:t>boundaries</w:t>
      </w:r>
      <w:r>
        <w:rPr>
          <w:spacing w:val="-6"/>
        </w:rPr>
        <w:t xml:space="preserve"> </w:t>
      </w:r>
      <w:r>
        <w:t>presented</w:t>
      </w:r>
      <w:r>
        <w:rPr>
          <w:spacing w:val="-6"/>
        </w:rPr>
        <w:t xml:space="preserve"> </w:t>
      </w:r>
      <w:r>
        <w:t>in</w:t>
      </w:r>
      <w:r>
        <w:rPr>
          <w:spacing w:val="-6"/>
        </w:rPr>
        <w:t xml:space="preserve"> </w:t>
      </w:r>
      <w:r>
        <w:t>this</w:t>
      </w:r>
      <w:r>
        <w:rPr>
          <w:spacing w:val="-6"/>
        </w:rPr>
        <w:t xml:space="preserve"> </w:t>
      </w:r>
      <w:r>
        <w:t>dataset</w:t>
      </w:r>
      <w:r>
        <w:rPr>
          <w:spacing w:val="-6"/>
        </w:rPr>
        <w:t xml:space="preserve"> </w:t>
      </w:r>
      <w:r>
        <w:t>are</w:t>
      </w:r>
      <w:r>
        <w:rPr>
          <w:spacing w:val="-6"/>
        </w:rPr>
        <w:t xml:space="preserve"> </w:t>
      </w:r>
      <w:r>
        <w:t>an</w:t>
      </w:r>
      <w:r>
        <w:rPr>
          <w:spacing w:val="-6"/>
        </w:rPr>
        <w:t xml:space="preserve"> </w:t>
      </w:r>
      <w:r>
        <w:t>aggregate</w:t>
      </w:r>
      <w:r>
        <w:rPr>
          <w:spacing w:val="-6"/>
        </w:rPr>
        <w:t xml:space="preserve"> </w:t>
      </w:r>
      <w:r>
        <w:t>of</w:t>
      </w:r>
      <w:r>
        <w:rPr>
          <w:spacing w:val="-6"/>
        </w:rPr>
        <w:t xml:space="preserve"> </w:t>
      </w:r>
      <w:r>
        <w:t>several</w:t>
      </w:r>
      <w:r>
        <w:rPr>
          <w:spacing w:val="-6"/>
        </w:rPr>
        <w:t xml:space="preserve"> </w:t>
      </w:r>
      <w:r>
        <w:t>methods</w:t>
      </w:r>
      <w:r>
        <w:rPr>
          <w:spacing w:val="-6"/>
        </w:rPr>
        <w:t xml:space="preserve"> </w:t>
      </w:r>
      <w:r>
        <w:t>used</w:t>
      </w:r>
      <w:r>
        <w:rPr>
          <w:spacing w:val="-6"/>
        </w:rPr>
        <w:t xml:space="preserve"> </w:t>
      </w:r>
      <w:r>
        <w:t>to</w:t>
      </w:r>
      <w:r>
        <w:rPr>
          <w:spacing w:val="-6"/>
        </w:rPr>
        <w:t xml:space="preserve"> </w:t>
      </w:r>
      <w:r>
        <w:t>present</w:t>
      </w:r>
      <w:r>
        <w:rPr>
          <w:spacing w:val="-6"/>
        </w:rPr>
        <w:t xml:space="preserve"> </w:t>
      </w:r>
      <w:r>
        <w:t>the most accurate representation possible with available data.</w:t>
      </w:r>
      <w:r>
        <w:rPr>
          <w:spacing w:val="40"/>
        </w:rPr>
        <w:t xml:space="preserve"> </w:t>
      </w:r>
      <w:r>
        <w:t>These methods range in source and accuracy.</w:t>
      </w:r>
      <w:r>
        <w:rPr>
          <w:spacing w:val="40"/>
        </w:rPr>
        <w:t xml:space="preserve"> </w:t>
      </w:r>
      <w:r>
        <w:t>Each method is described in detail.</w:t>
      </w:r>
    </w:p>
    <w:p w14:paraId="2A75ABFE" w14:textId="77777777" w:rsidR="00041B53" w:rsidRDefault="00041B53">
      <w:pPr>
        <w:pStyle w:val="BodyText"/>
        <w:spacing w:before="5"/>
        <w:rPr>
          <w:sz w:val="28"/>
        </w:rPr>
      </w:pPr>
    </w:p>
    <w:p w14:paraId="2A75ABFF" w14:textId="77777777" w:rsidR="00041B53" w:rsidRDefault="00104982">
      <w:pPr>
        <w:pStyle w:val="Heading2"/>
      </w:pPr>
      <w:bookmarkStart w:id="13" w:name="SDWA_Reporting_Universe"/>
      <w:bookmarkStart w:id="14" w:name="_bookmark1"/>
      <w:bookmarkEnd w:id="13"/>
      <w:bookmarkEnd w:id="14"/>
      <w:r>
        <w:rPr>
          <w:spacing w:val="-2"/>
          <w:w w:val="90"/>
        </w:rPr>
        <w:t>SDWA</w:t>
      </w:r>
      <w:r>
        <w:rPr>
          <w:spacing w:val="-10"/>
          <w:w w:val="90"/>
        </w:rPr>
        <w:t xml:space="preserve"> </w:t>
      </w:r>
      <w:r>
        <w:rPr>
          <w:spacing w:val="-2"/>
          <w:w w:val="90"/>
        </w:rPr>
        <w:t>Reporting</w:t>
      </w:r>
      <w:r>
        <w:rPr>
          <w:spacing w:val="-9"/>
          <w:w w:val="90"/>
        </w:rPr>
        <w:t xml:space="preserve"> </w:t>
      </w:r>
      <w:r>
        <w:rPr>
          <w:spacing w:val="-2"/>
          <w:w w:val="90"/>
        </w:rPr>
        <w:t>Universe</w:t>
      </w:r>
    </w:p>
    <w:p w14:paraId="2A75AC00" w14:textId="004A6244" w:rsidR="00041B53" w:rsidRDefault="00104982">
      <w:pPr>
        <w:pStyle w:val="BodyText"/>
        <w:spacing w:before="263" w:line="218" w:lineRule="auto"/>
        <w:ind w:left="114" w:right="307" w:firstLine="17"/>
        <w:jc w:val="both"/>
      </w:pPr>
      <w:proofErr w:type="gramStart"/>
      <w:r>
        <w:t>The</w:t>
      </w:r>
      <w:r>
        <w:rPr>
          <w:spacing w:val="-14"/>
        </w:rPr>
        <w:t xml:space="preserve"> </w:t>
      </w:r>
      <w:r>
        <w:t>current</w:t>
      </w:r>
      <w:r>
        <w:rPr>
          <w:spacing w:val="-14"/>
        </w:rPr>
        <w:t xml:space="preserve"> </w:t>
      </w:r>
      <w:r>
        <w:t>ORD</w:t>
      </w:r>
      <w:r>
        <w:rPr>
          <w:spacing w:val="-14"/>
        </w:rPr>
        <w:t xml:space="preserve"> </w:t>
      </w:r>
      <w:r>
        <w:t>dataset</w:t>
      </w:r>
      <w:r>
        <w:rPr>
          <w:spacing w:val="-13"/>
        </w:rPr>
        <w:t xml:space="preserve"> </w:t>
      </w:r>
      <w:r>
        <w:t>(Version</w:t>
      </w:r>
      <w:r>
        <w:rPr>
          <w:spacing w:val="-14"/>
        </w:rPr>
        <w:t xml:space="preserve"> </w:t>
      </w:r>
      <w:r>
        <w:t>1.0),</w:t>
      </w:r>
      <w:proofErr w:type="gramEnd"/>
      <w:r>
        <w:rPr>
          <w:spacing w:val="-14"/>
        </w:rPr>
        <w:t xml:space="preserve"> </w:t>
      </w:r>
      <w:r>
        <w:t>uses</w:t>
      </w:r>
      <w:r>
        <w:rPr>
          <w:spacing w:val="-14"/>
        </w:rPr>
        <w:t xml:space="preserve"> </w:t>
      </w:r>
      <w:r>
        <w:t>the</w:t>
      </w:r>
      <w:r>
        <w:rPr>
          <w:spacing w:val="-13"/>
        </w:rPr>
        <w:t xml:space="preserve"> </w:t>
      </w:r>
      <w:r>
        <w:t>2023</w:t>
      </w:r>
      <w:r>
        <w:rPr>
          <w:spacing w:val="-14"/>
        </w:rPr>
        <w:t xml:space="preserve"> </w:t>
      </w:r>
      <w:r>
        <w:t>(Q4)</w:t>
      </w:r>
      <w:r>
        <w:rPr>
          <w:spacing w:val="-14"/>
        </w:rPr>
        <w:t xml:space="preserve"> </w:t>
      </w:r>
      <w:r>
        <w:t>release</w:t>
      </w:r>
      <w:r>
        <w:rPr>
          <w:spacing w:val="-14"/>
        </w:rPr>
        <w:t xml:space="preserve"> </w:t>
      </w:r>
      <w:r>
        <w:t>of</w:t>
      </w:r>
      <w:r>
        <w:rPr>
          <w:spacing w:val="-13"/>
        </w:rPr>
        <w:t xml:space="preserve"> </w:t>
      </w:r>
      <w:r>
        <w:t>SDWA</w:t>
      </w:r>
      <w:r>
        <w:rPr>
          <w:spacing w:val="-14"/>
        </w:rPr>
        <w:t xml:space="preserve"> </w:t>
      </w:r>
      <w:r>
        <w:t>data.</w:t>
      </w:r>
      <w:r>
        <w:rPr>
          <w:spacing w:val="-12"/>
        </w:rPr>
        <w:t xml:space="preserve"> </w:t>
      </w:r>
      <w:r>
        <w:t>As</w:t>
      </w:r>
      <w:r>
        <w:rPr>
          <w:spacing w:val="-14"/>
        </w:rPr>
        <w:t xml:space="preserve"> </w:t>
      </w:r>
      <w:r>
        <w:t>of</w:t>
      </w:r>
      <w:r>
        <w:rPr>
          <w:spacing w:val="-13"/>
        </w:rPr>
        <w:t xml:space="preserve"> </w:t>
      </w:r>
      <w:r>
        <w:t>this</w:t>
      </w:r>
      <w:r>
        <w:rPr>
          <w:spacing w:val="-14"/>
        </w:rPr>
        <w:t xml:space="preserve"> </w:t>
      </w:r>
      <w:r>
        <w:t xml:space="preserve">release, </w:t>
      </w:r>
      <w:r>
        <w:rPr>
          <w:spacing w:val="-4"/>
        </w:rPr>
        <w:t xml:space="preserve">there were a total of 49,396 active community water systems, which primarily serve residential areas </w:t>
      </w:r>
      <w:r>
        <w:t>(Figure</w:t>
      </w:r>
      <w:r>
        <w:rPr>
          <w:spacing w:val="-1"/>
        </w:rPr>
        <w:t xml:space="preserve"> </w:t>
      </w:r>
      <w:r>
        <w:t>2).</w:t>
      </w:r>
      <w:r>
        <w:rPr>
          <w:spacing w:val="30"/>
        </w:rPr>
        <w:t xml:space="preserve"> </w:t>
      </w:r>
      <w:r>
        <w:t>There</w:t>
      </w:r>
      <w:r>
        <w:rPr>
          <w:spacing w:val="-1"/>
        </w:rPr>
        <w:t xml:space="preserve"> </w:t>
      </w:r>
      <w:r>
        <w:t>are</w:t>
      </w:r>
      <w:r>
        <w:rPr>
          <w:spacing w:val="-1"/>
        </w:rPr>
        <w:t xml:space="preserve"> </w:t>
      </w:r>
      <w:r>
        <w:t>many</w:t>
      </w:r>
      <w:r>
        <w:rPr>
          <w:spacing w:val="-1"/>
        </w:rPr>
        <w:t xml:space="preserve"> </w:t>
      </w:r>
      <w:r>
        <w:t>systems, however, which</w:t>
      </w:r>
      <w:r>
        <w:rPr>
          <w:spacing w:val="-1"/>
        </w:rPr>
        <w:t xml:space="preserve"> </w:t>
      </w:r>
      <w:r>
        <w:t>primarily</w:t>
      </w:r>
      <w:r>
        <w:rPr>
          <w:spacing w:val="-1"/>
        </w:rPr>
        <w:t xml:space="preserve"> </w:t>
      </w:r>
      <w:r>
        <w:t>wholesale</w:t>
      </w:r>
      <w:r>
        <w:rPr>
          <w:spacing w:val="-1"/>
        </w:rPr>
        <w:t xml:space="preserve"> </w:t>
      </w:r>
      <w:r>
        <w:t>water</w:t>
      </w:r>
      <w:r>
        <w:rPr>
          <w:spacing w:val="-1"/>
        </w:rPr>
        <w:t xml:space="preserve"> </w:t>
      </w:r>
      <w:r>
        <w:t>to</w:t>
      </w:r>
      <w:r>
        <w:rPr>
          <w:spacing w:val="-1"/>
        </w:rPr>
        <w:t xml:space="preserve"> </w:t>
      </w:r>
      <w:r>
        <w:t>other</w:t>
      </w:r>
      <w:r>
        <w:rPr>
          <w:spacing w:val="-1"/>
        </w:rPr>
        <w:t xml:space="preserve"> </w:t>
      </w:r>
      <w:r>
        <w:t>systems and</w:t>
      </w:r>
      <w:r>
        <w:rPr>
          <w:spacing w:val="-14"/>
        </w:rPr>
        <w:t xml:space="preserve"> </w:t>
      </w:r>
      <w:r>
        <w:t>therefore</w:t>
      </w:r>
      <w:r>
        <w:rPr>
          <w:spacing w:val="-14"/>
        </w:rPr>
        <w:t xml:space="preserve"> </w:t>
      </w:r>
      <w:r>
        <w:t>do</w:t>
      </w:r>
      <w:r>
        <w:rPr>
          <w:spacing w:val="-14"/>
        </w:rPr>
        <w:t xml:space="preserve"> </w:t>
      </w:r>
      <w:r>
        <w:t>not</w:t>
      </w:r>
      <w:r>
        <w:rPr>
          <w:spacing w:val="-13"/>
        </w:rPr>
        <w:t xml:space="preserve"> </w:t>
      </w:r>
      <w:r>
        <w:t>have</w:t>
      </w:r>
      <w:r>
        <w:rPr>
          <w:spacing w:val="-14"/>
        </w:rPr>
        <w:t xml:space="preserve"> </w:t>
      </w:r>
      <w:r>
        <w:t>a</w:t>
      </w:r>
      <w:r>
        <w:rPr>
          <w:spacing w:val="-14"/>
        </w:rPr>
        <w:t xml:space="preserve"> </w:t>
      </w:r>
      <w:r>
        <w:t>service</w:t>
      </w:r>
      <w:r>
        <w:rPr>
          <w:spacing w:val="-14"/>
        </w:rPr>
        <w:t xml:space="preserve"> </w:t>
      </w:r>
      <w:r>
        <w:t>area</w:t>
      </w:r>
      <w:r>
        <w:rPr>
          <w:spacing w:val="-13"/>
        </w:rPr>
        <w:t xml:space="preserve"> </w:t>
      </w:r>
      <w:r>
        <w:t>boundary.</w:t>
      </w:r>
      <w:r>
        <w:rPr>
          <w:spacing w:val="-14"/>
        </w:rPr>
        <w:t xml:space="preserve"> </w:t>
      </w:r>
      <w:r>
        <w:t>The</w:t>
      </w:r>
      <w:r>
        <w:rPr>
          <w:spacing w:val="-14"/>
        </w:rPr>
        <w:t xml:space="preserve"> </w:t>
      </w:r>
      <w:r>
        <w:t>universe</w:t>
      </w:r>
      <w:r>
        <w:rPr>
          <w:spacing w:val="-14"/>
        </w:rPr>
        <w:t xml:space="preserve"> </w:t>
      </w:r>
      <w:r>
        <w:t>of</w:t>
      </w:r>
      <w:r>
        <w:rPr>
          <w:spacing w:val="-13"/>
        </w:rPr>
        <w:t xml:space="preserve"> </w:t>
      </w:r>
      <w:r>
        <w:t>systems</w:t>
      </w:r>
      <w:r>
        <w:rPr>
          <w:spacing w:val="-14"/>
        </w:rPr>
        <w:t xml:space="preserve"> </w:t>
      </w:r>
      <w:r>
        <w:t>in</w:t>
      </w:r>
      <w:r>
        <w:rPr>
          <w:spacing w:val="-14"/>
        </w:rPr>
        <w:t xml:space="preserve"> </w:t>
      </w:r>
      <w:r>
        <w:t>our</w:t>
      </w:r>
      <w:r>
        <w:rPr>
          <w:spacing w:val="-14"/>
        </w:rPr>
        <w:t xml:space="preserve"> </w:t>
      </w:r>
      <w:r>
        <w:t>efforts</w:t>
      </w:r>
      <w:r>
        <w:rPr>
          <w:spacing w:val="-13"/>
        </w:rPr>
        <w:t xml:space="preserve"> </w:t>
      </w:r>
      <w:r>
        <w:t>is</w:t>
      </w:r>
      <w:r>
        <w:rPr>
          <w:spacing w:val="-14"/>
        </w:rPr>
        <w:t xml:space="preserve"> </w:t>
      </w:r>
      <w:r>
        <w:t>limited to</w:t>
      </w:r>
      <w:r>
        <w:rPr>
          <w:spacing w:val="-9"/>
        </w:rPr>
        <w:t xml:space="preserve"> </w:t>
      </w:r>
      <w:r>
        <w:t>currently</w:t>
      </w:r>
      <w:r>
        <w:rPr>
          <w:spacing w:val="-9"/>
        </w:rPr>
        <w:t xml:space="preserve"> </w:t>
      </w:r>
      <w:r>
        <w:t>active</w:t>
      </w:r>
      <w:r>
        <w:rPr>
          <w:spacing w:val="-9"/>
        </w:rPr>
        <w:t xml:space="preserve"> </w:t>
      </w:r>
      <w:r>
        <w:t>community</w:t>
      </w:r>
      <w:r>
        <w:rPr>
          <w:spacing w:val="-9"/>
        </w:rPr>
        <w:t xml:space="preserve"> </w:t>
      </w:r>
      <w:r>
        <w:t>water</w:t>
      </w:r>
      <w:r>
        <w:rPr>
          <w:spacing w:val="-9"/>
        </w:rPr>
        <w:t xml:space="preserve"> </w:t>
      </w:r>
      <w:r>
        <w:t>systems</w:t>
      </w:r>
      <w:r>
        <w:rPr>
          <w:spacing w:val="-9"/>
        </w:rPr>
        <w:t xml:space="preserve"> </w:t>
      </w:r>
      <w:r>
        <w:t>which</w:t>
      </w:r>
      <w:r>
        <w:rPr>
          <w:spacing w:val="-9"/>
        </w:rPr>
        <w:t xml:space="preserve"> </w:t>
      </w:r>
      <w:r>
        <w:t>serve</w:t>
      </w:r>
      <w:r>
        <w:rPr>
          <w:spacing w:val="-9"/>
        </w:rPr>
        <w:t xml:space="preserve"> </w:t>
      </w:r>
      <w:r>
        <w:t>at</w:t>
      </w:r>
      <w:r>
        <w:rPr>
          <w:spacing w:val="-9"/>
        </w:rPr>
        <w:t xml:space="preserve"> </w:t>
      </w:r>
      <w:r>
        <w:t>least</w:t>
      </w:r>
      <w:r>
        <w:rPr>
          <w:spacing w:val="-8"/>
        </w:rPr>
        <w:t xml:space="preserve"> </w:t>
      </w:r>
      <w:r>
        <w:t>15</w:t>
      </w:r>
      <w:r>
        <w:rPr>
          <w:spacing w:val="-9"/>
        </w:rPr>
        <w:t xml:space="preserve"> </w:t>
      </w:r>
      <w:r>
        <w:t>service</w:t>
      </w:r>
      <w:r>
        <w:rPr>
          <w:spacing w:val="-8"/>
        </w:rPr>
        <w:t xml:space="preserve"> </w:t>
      </w:r>
      <w:r>
        <w:t>connections</w:t>
      </w:r>
      <w:r>
        <w:rPr>
          <w:spacing w:val="-9"/>
        </w:rPr>
        <w:t xml:space="preserve"> </w:t>
      </w:r>
      <w:r>
        <w:t>or</w:t>
      </w:r>
      <w:r>
        <w:rPr>
          <w:spacing w:val="-8"/>
        </w:rPr>
        <w:t xml:space="preserve"> </w:t>
      </w:r>
      <w:r>
        <w:t>serves an average of at least 25 people for at least 60 days a year</w:t>
      </w:r>
      <w:del w:id="15" w:author="Spalt, Nicholas" w:date="2024-03-29T14:02:00Z">
        <w:r w:rsidDel="00DA3827">
          <w:delText>.</w:delText>
        </w:r>
      </w:del>
      <w:r>
        <w:t>.</w:t>
      </w:r>
      <w:r>
        <w:rPr>
          <w:spacing w:val="35"/>
        </w:rPr>
        <w:t xml:space="preserve"> </w:t>
      </w:r>
      <w:r>
        <w:t xml:space="preserve">The total number of systems that fit </w:t>
      </w:r>
      <w:proofErr w:type="gramStart"/>
      <w:r>
        <w:t>this criteria</w:t>
      </w:r>
      <w:proofErr w:type="gramEnd"/>
      <w:r>
        <w:t xml:space="preserve"> for 2023 (Q4) is:</w:t>
      </w:r>
      <w:r>
        <w:rPr>
          <w:spacing w:val="40"/>
        </w:rPr>
        <w:t xml:space="preserve"> </w:t>
      </w:r>
      <w:r>
        <w:t>49,396</w:t>
      </w:r>
    </w:p>
    <w:p w14:paraId="2A75AC01" w14:textId="77777777" w:rsidR="00041B53" w:rsidRDefault="00041B53">
      <w:pPr>
        <w:pStyle w:val="BodyText"/>
        <w:spacing w:before="8"/>
        <w:rPr>
          <w:sz w:val="28"/>
        </w:rPr>
      </w:pPr>
    </w:p>
    <w:p w14:paraId="2A75AC02" w14:textId="77777777" w:rsidR="00041B53" w:rsidRDefault="00104982">
      <w:pPr>
        <w:pStyle w:val="Heading2"/>
      </w:pPr>
      <w:bookmarkStart w:id="16" w:name="Count_of_Systems_by_Primacy_Agency"/>
      <w:bookmarkStart w:id="17" w:name="_bookmark2"/>
      <w:bookmarkEnd w:id="16"/>
      <w:bookmarkEnd w:id="17"/>
      <w:r>
        <w:rPr>
          <w:w w:val="85"/>
        </w:rPr>
        <w:t>Count</w:t>
      </w:r>
      <w:r>
        <w:rPr>
          <w:spacing w:val="-4"/>
          <w:w w:val="85"/>
        </w:rPr>
        <w:t xml:space="preserve"> </w:t>
      </w:r>
      <w:r>
        <w:rPr>
          <w:w w:val="85"/>
        </w:rPr>
        <w:t>of</w:t>
      </w:r>
      <w:r>
        <w:rPr>
          <w:spacing w:val="-3"/>
          <w:w w:val="85"/>
        </w:rPr>
        <w:t xml:space="preserve"> </w:t>
      </w:r>
      <w:r>
        <w:rPr>
          <w:w w:val="85"/>
        </w:rPr>
        <w:t>Systems</w:t>
      </w:r>
      <w:r>
        <w:rPr>
          <w:spacing w:val="-3"/>
          <w:w w:val="85"/>
        </w:rPr>
        <w:t xml:space="preserve"> </w:t>
      </w:r>
      <w:r>
        <w:rPr>
          <w:w w:val="85"/>
        </w:rPr>
        <w:t>by</w:t>
      </w:r>
      <w:r>
        <w:rPr>
          <w:spacing w:val="-3"/>
          <w:w w:val="85"/>
        </w:rPr>
        <w:t xml:space="preserve"> </w:t>
      </w:r>
      <w:r>
        <w:rPr>
          <w:w w:val="85"/>
        </w:rPr>
        <w:t>Primacy</w:t>
      </w:r>
      <w:r>
        <w:rPr>
          <w:spacing w:val="-3"/>
          <w:w w:val="85"/>
        </w:rPr>
        <w:t xml:space="preserve"> </w:t>
      </w:r>
      <w:r>
        <w:rPr>
          <w:spacing w:val="-2"/>
          <w:w w:val="85"/>
        </w:rPr>
        <w:t>Agency</w:t>
      </w:r>
    </w:p>
    <w:p w14:paraId="2A75AC03" w14:textId="77777777" w:rsidR="00041B53" w:rsidRDefault="00104982">
      <w:pPr>
        <w:pStyle w:val="BodyText"/>
        <w:spacing w:before="263" w:line="218" w:lineRule="auto"/>
        <w:ind w:left="140" w:right="329"/>
        <w:jc w:val="both"/>
      </w:pPr>
      <w:r>
        <w:rPr>
          <w:spacing w:val="-2"/>
        </w:rPr>
        <w:t>Community</w:t>
      </w:r>
      <w:r>
        <w:rPr>
          <w:spacing w:val="-7"/>
        </w:rPr>
        <w:t xml:space="preserve"> </w:t>
      </w:r>
      <w:r>
        <w:rPr>
          <w:spacing w:val="-2"/>
        </w:rPr>
        <w:t>water</w:t>
      </w:r>
      <w:r>
        <w:rPr>
          <w:spacing w:val="-6"/>
        </w:rPr>
        <w:t xml:space="preserve"> </w:t>
      </w:r>
      <w:r>
        <w:rPr>
          <w:spacing w:val="-2"/>
        </w:rPr>
        <w:t>systems</w:t>
      </w:r>
      <w:r>
        <w:rPr>
          <w:spacing w:val="-6"/>
        </w:rPr>
        <w:t xml:space="preserve"> </w:t>
      </w:r>
      <w:r>
        <w:rPr>
          <w:spacing w:val="-2"/>
        </w:rPr>
        <w:t>each</w:t>
      </w:r>
      <w:r>
        <w:rPr>
          <w:spacing w:val="-6"/>
        </w:rPr>
        <w:t xml:space="preserve"> </w:t>
      </w:r>
      <w:r>
        <w:rPr>
          <w:spacing w:val="-2"/>
        </w:rPr>
        <w:t>fall</w:t>
      </w:r>
      <w:r>
        <w:rPr>
          <w:spacing w:val="-6"/>
        </w:rPr>
        <w:t xml:space="preserve"> </w:t>
      </w:r>
      <w:r>
        <w:rPr>
          <w:spacing w:val="-2"/>
        </w:rPr>
        <w:t>under</w:t>
      </w:r>
      <w:r>
        <w:rPr>
          <w:spacing w:val="-6"/>
        </w:rPr>
        <w:t xml:space="preserve"> </w:t>
      </w:r>
      <w:r>
        <w:rPr>
          <w:spacing w:val="-2"/>
        </w:rPr>
        <w:t>a</w:t>
      </w:r>
      <w:r>
        <w:rPr>
          <w:spacing w:val="-6"/>
        </w:rPr>
        <w:t xml:space="preserve"> </w:t>
      </w:r>
      <w:r>
        <w:rPr>
          <w:spacing w:val="-2"/>
        </w:rPr>
        <w:t>primacy</w:t>
      </w:r>
      <w:r>
        <w:rPr>
          <w:spacing w:val="-6"/>
        </w:rPr>
        <w:t xml:space="preserve"> </w:t>
      </w:r>
      <w:r>
        <w:rPr>
          <w:spacing w:val="-2"/>
        </w:rPr>
        <w:t>agency,</w:t>
      </w:r>
      <w:r>
        <w:rPr>
          <w:spacing w:val="-6"/>
        </w:rPr>
        <w:t xml:space="preserve"> </w:t>
      </w:r>
      <w:r>
        <w:rPr>
          <w:spacing w:val="-2"/>
        </w:rPr>
        <w:t>which</w:t>
      </w:r>
      <w:r>
        <w:rPr>
          <w:spacing w:val="-7"/>
        </w:rPr>
        <w:t xml:space="preserve"> </w:t>
      </w:r>
      <w:r>
        <w:rPr>
          <w:spacing w:val="-2"/>
        </w:rPr>
        <w:t>is</w:t>
      </w:r>
      <w:r>
        <w:rPr>
          <w:spacing w:val="-6"/>
        </w:rPr>
        <w:t xml:space="preserve"> </w:t>
      </w:r>
      <w:r>
        <w:rPr>
          <w:spacing w:val="-2"/>
        </w:rPr>
        <w:t>typically</w:t>
      </w:r>
      <w:r>
        <w:rPr>
          <w:spacing w:val="-6"/>
        </w:rPr>
        <w:t xml:space="preserve"> </w:t>
      </w:r>
      <w:r>
        <w:rPr>
          <w:spacing w:val="-2"/>
        </w:rPr>
        <w:t>determined</w:t>
      </w:r>
      <w:r>
        <w:rPr>
          <w:spacing w:val="-6"/>
        </w:rPr>
        <w:t xml:space="preserve"> </w:t>
      </w:r>
      <w:r>
        <w:rPr>
          <w:spacing w:val="-2"/>
        </w:rPr>
        <w:t>by</w:t>
      </w:r>
      <w:r>
        <w:rPr>
          <w:spacing w:val="-6"/>
        </w:rPr>
        <w:t xml:space="preserve"> </w:t>
      </w:r>
      <w:r>
        <w:rPr>
          <w:spacing w:val="-2"/>
        </w:rPr>
        <w:t xml:space="preserve">the </w:t>
      </w:r>
      <w:commentRangeStart w:id="18"/>
      <w:r>
        <w:t>state which they serve.</w:t>
      </w:r>
      <w:r>
        <w:rPr>
          <w:spacing w:val="40"/>
        </w:rPr>
        <w:t xml:space="preserve"> </w:t>
      </w:r>
      <w:r>
        <w:t>The exception to this rule is tribal systems, which report to the EPA regional oﬀices directly.</w:t>
      </w:r>
      <w:commentRangeEnd w:id="18"/>
      <w:r w:rsidR="00DA3827">
        <w:rPr>
          <w:rStyle w:val="CommentReference"/>
        </w:rPr>
        <w:commentReference w:id="18"/>
      </w:r>
    </w:p>
    <w:p w14:paraId="2A75AC04" w14:textId="77777777" w:rsidR="00041B53" w:rsidRDefault="00041B53">
      <w:pPr>
        <w:pStyle w:val="BodyText"/>
        <w:spacing w:before="5"/>
        <w:rPr>
          <w:sz w:val="28"/>
        </w:rPr>
      </w:pPr>
    </w:p>
    <w:p w14:paraId="2A75AC05" w14:textId="77777777" w:rsidR="00041B53" w:rsidRDefault="00104982">
      <w:pPr>
        <w:pStyle w:val="Heading2"/>
      </w:pPr>
      <w:bookmarkStart w:id="19" w:name="Systems_by_Type_of_Service_Area"/>
      <w:bookmarkStart w:id="20" w:name="_bookmark3"/>
      <w:bookmarkEnd w:id="19"/>
      <w:bookmarkEnd w:id="20"/>
      <w:r>
        <w:rPr>
          <w:w w:val="80"/>
        </w:rPr>
        <w:t>Systems</w:t>
      </w:r>
      <w:r>
        <w:rPr>
          <w:spacing w:val="6"/>
        </w:rPr>
        <w:t xml:space="preserve"> </w:t>
      </w:r>
      <w:r>
        <w:rPr>
          <w:w w:val="80"/>
        </w:rPr>
        <w:t>by</w:t>
      </w:r>
      <w:r>
        <w:rPr>
          <w:spacing w:val="6"/>
        </w:rPr>
        <w:t xml:space="preserve"> </w:t>
      </w:r>
      <w:r>
        <w:rPr>
          <w:w w:val="80"/>
        </w:rPr>
        <w:t>Type</w:t>
      </w:r>
      <w:r>
        <w:rPr>
          <w:spacing w:val="6"/>
        </w:rPr>
        <w:t xml:space="preserve"> </w:t>
      </w:r>
      <w:r>
        <w:rPr>
          <w:w w:val="80"/>
        </w:rPr>
        <w:t>of</w:t>
      </w:r>
      <w:r>
        <w:rPr>
          <w:spacing w:val="6"/>
        </w:rPr>
        <w:t xml:space="preserve"> </w:t>
      </w:r>
      <w:r>
        <w:rPr>
          <w:w w:val="80"/>
        </w:rPr>
        <w:t>Service</w:t>
      </w:r>
      <w:r>
        <w:rPr>
          <w:spacing w:val="7"/>
        </w:rPr>
        <w:t xml:space="preserve"> </w:t>
      </w:r>
      <w:r>
        <w:rPr>
          <w:spacing w:val="-4"/>
          <w:w w:val="80"/>
        </w:rPr>
        <w:t>Area</w:t>
      </w:r>
    </w:p>
    <w:p w14:paraId="2A75AC06" w14:textId="77777777" w:rsidR="00041B53" w:rsidRDefault="00104982">
      <w:pPr>
        <w:pStyle w:val="Heading1"/>
        <w:spacing w:before="253"/>
      </w:pPr>
      <w:bookmarkStart w:id="21" w:name="State_Data"/>
      <w:bookmarkStart w:id="22" w:name="_bookmark4"/>
      <w:bookmarkEnd w:id="21"/>
      <w:bookmarkEnd w:id="22"/>
      <w:r>
        <w:rPr>
          <w:w w:val="85"/>
        </w:rPr>
        <w:t>State</w:t>
      </w:r>
      <w:r>
        <w:rPr>
          <w:spacing w:val="11"/>
        </w:rPr>
        <w:t xml:space="preserve"> </w:t>
      </w:r>
      <w:r>
        <w:rPr>
          <w:spacing w:val="-4"/>
        </w:rPr>
        <w:t>Data</w:t>
      </w:r>
    </w:p>
    <w:p w14:paraId="2A75AC07" w14:textId="77777777" w:rsidR="00041B53" w:rsidRDefault="00104982">
      <w:pPr>
        <w:pStyle w:val="BodyText"/>
        <w:spacing w:before="326" w:line="218" w:lineRule="auto"/>
        <w:ind w:left="140" w:right="337" w:hanging="12"/>
        <w:jc w:val="both"/>
      </w:pPr>
      <w:r>
        <w:t>When</w:t>
      </w:r>
      <w:r>
        <w:rPr>
          <w:spacing w:val="-14"/>
        </w:rPr>
        <w:t xml:space="preserve"> </w:t>
      </w:r>
      <w:r>
        <w:t>detailed</w:t>
      </w:r>
      <w:r>
        <w:rPr>
          <w:spacing w:val="-14"/>
        </w:rPr>
        <w:t xml:space="preserve"> </w:t>
      </w:r>
      <w:r>
        <w:t>public</w:t>
      </w:r>
      <w:r>
        <w:rPr>
          <w:spacing w:val="-14"/>
        </w:rPr>
        <w:t xml:space="preserve"> </w:t>
      </w:r>
      <w:r>
        <w:t>water</w:t>
      </w:r>
      <w:r>
        <w:rPr>
          <w:spacing w:val="-13"/>
        </w:rPr>
        <w:t xml:space="preserve"> </w:t>
      </w:r>
      <w:r>
        <w:t>service</w:t>
      </w:r>
      <w:r>
        <w:rPr>
          <w:spacing w:val="-14"/>
        </w:rPr>
        <w:t xml:space="preserve"> </w:t>
      </w:r>
      <w:r>
        <w:t>area</w:t>
      </w:r>
      <w:r>
        <w:rPr>
          <w:spacing w:val="-14"/>
        </w:rPr>
        <w:t xml:space="preserve"> </w:t>
      </w:r>
      <w:r>
        <w:t>boundaries</w:t>
      </w:r>
      <w:r>
        <w:rPr>
          <w:spacing w:val="-14"/>
        </w:rPr>
        <w:t xml:space="preserve"> </w:t>
      </w:r>
      <w:r>
        <w:t>are</w:t>
      </w:r>
      <w:r>
        <w:rPr>
          <w:spacing w:val="-13"/>
        </w:rPr>
        <w:t xml:space="preserve"> </w:t>
      </w:r>
      <w:r>
        <w:t>publicly</w:t>
      </w:r>
      <w:r>
        <w:rPr>
          <w:spacing w:val="-14"/>
        </w:rPr>
        <w:t xml:space="preserve"> </w:t>
      </w:r>
      <w:r>
        <w:t>available</w:t>
      </w:r>
      <w:r>
        <w:rPr>
          <w:spacing w:val="-14"/>
        </w:rPr>
        <w:t xml:space="preserve"> </w:t>
      </w:r>
      <w:r>
        <w:t>from</w:t>
      </w:r>
      <w:r>
        <w:rPr>
          <w:spacing w:val="-14"/>
        </w:rPr>
        <w:t xml:space="preserve"> </w:t>
      </w:r>
      <w:r>
        <w:t>state</w:t>
      </w:r>
      <w:r>
        <w:rPr>
          <w:spacing w:val="-13"/>
        </w:rPr>
        <w:t xml:space="preserve"> </w:t>
      </w:r>
      <w:r>
        <w:t>or</w:t>
      </w:r>
      <w:r>
        <w:rPr>
          <w:spacing w:val="-14"/>
        </w:rPr>
        <w:t xml:space="preserve"> </w:t>
      </w:r>
      <w:r>
        <w:t>municipal sources, we consider that to be the highest quality spatial data possible.</w:t>
      </w:r>
      <w:r>
        <w:rPr>
          <w:spacing w:val="40"/>
        </w:rPr>
        <w:t xml:space="preserve"> </w:t>
      </w:r>
      <w:r>
        <w:t>A detailed review was conducted</w:t>
      </w:r>
      <w:r>
        <w:rPr>
          <w:spacing w:val="-4"/>
        </w:rPr>
        <w:t xml:space="preserve"> </w:t>
      </w:r>
      <w:r>
        <w:t>of</w:t>
      </w:r>
      <w:r>
        <w:rPr>
          <w:spacing w:val="-3"/>
        </w:rPr>
        <w:t xml:space="preserve"> </w:t>
      </w:r>
      <w:r>
        <w:t>available</w:t>
      </w:r>
      <w:r>
        <w:rPr>
          <w:spacing w:val="-4"/>
        </w:rPr>
        <w:t xml:space="preserve"> </w:t>
      </w:r>
      <w:r>
        <w:t>data</w:t>
      </w:r>
      <w:r>
        <w:rPr>
          <w:spacing w:val="-3"/>
        </w:rPr>
        <w:t xml:space="preserve"> </w:t>
      </w:r>
      <w:r>
        <w:t>and</w:t>
      </w:r>
      <w:r>
        <w:rPr>
          <w:spacing w:val="-3"/>
        </w:rPr>
        <w:t xml:space="preserve"> </w:t>
      </w:r>
      <w:r>
        <w:t>used</w:t>
      </w:r>
      <w:r>
        <w:rPr>
          <w:spacing w:val="-4"/>
        </w:rPr>
        <w:t xml:space="preserve"> </w:t>
      </w:r>
      <w:r>
        <w:t>to</w:t>
      </w:r>
      <w:r>
        <w:rPr>
          <w:spacing w:val="-3"/>
        </w:rPr>
        <w:t xml:space="preserve"> </w:t>
      </w:r>
      <w:r>
        <w:t>determine</w:t>
      </w:r>
      <w:r>
        <w:rPr>
          <w:spacing w:val="-4"/>
        </w:rPr>
        <w:t xml:space="preserve"> </w:t>
      </w:r>
      <w:r>
        <w:t>what</w:t>
      </w:r>
      <w:r>
        <w:rPr>
          <w:spacing w:val="-3"/>
        </w:rPr>
        <w:t xml:space="preserve"> </w:t>
      </w:r>
      <w:r>
        <w:t>would</w:t>
      </w:r>
      <w:r>
        <w:rPr>
          <w:spacing w:val="-4"/>
        </w:rPr>
        <w:t xml:space="preserve"> </w:t>
      </w:r>
      <w:r>
        <w:t>be</w:t>
      </w:r>
      <w:r>
        <w:rPr>
          <w:spacing w:val="-4"/>
        </w:rPr>
        <w:t xml:space="preserve"> </w:t>
      </w:r>
      <w:r>
        <w:t>included</w:t>
      </w:r>
      <w:r>
        <w:rPr>
          <w:spacing w:val="-3"/>
        </w:rPr>
        <w:t xml:space="preserve"> </w:t>
      </w:r>
      <w:r>
        <w:t>in</w:t>
      </w:r>
      <w:r>
        <w:rPr>
          <w:spacing w:val="-4"/>
        </w:rPr>
        <w:t xml:space="preserve"> </w:t>
      </w:r>
      <w:r>
        <w:t>the</w:t>
      </w:r>
      <w:r>
        <w:rPr>
          <w:spacing w:val="-3"/>
        </w:rPr>
        <w:t xml:space="preserve"> </w:t>
      </w:r>
      <w:r>
        <w:t>ORD</w:t>
      </w:r>
      <w:r>
        <w:rPr>
          <w:spacing w:val="-3"/>
        </w:rPr>
        <w:t xml:space="preserve"> </w:t>
      </w:r>
      <w:r>
        <w:t>national map</w:t>
      </w:r>
      <w:r>
        <w:rPr>
          <w:spacing w:val="-6"/>
        </w:rPr>
        <w:t xml:space="preserve"> </w:t>
      </w:r>
      <w:r>
        <w:t>versus</w:t>
      </w:r>
      <w:r>
        <w:rPr>
          <w:spacing w:val="-6"/>
        </w:rPr>
        <w:t xml:space="preserve"> </w:t>
      </w:r>
      <w:r>
        <w:t>what</w:t>
      </w:r>
      <w:r>
        <w:rPr>
          <w:spacing w:val="-6"/>
        </w:rPr>
        <w:t xml:space="preserve"> </w:t>
      </w:r>
      <w:r>
        <w:t>would</w:t>
      </w:r>
      <w:r>
        <w:rPr>
          <w:spacing w:val="-6"/>
        </w:rPr>
        <w:t xml:space="preserve"> </w:t>
      </w:r>
      <w:r>
        <w:t>be</w:t>
      </w:r>
      <w:r>
        <w:rPr>
          <w:spacing w:val="-6"/>
        </w:rPr>
        <w:t xml:space="preserve"> </w:t>
      </w:r>
      <w:r>
        <w:t>modeled.</w:t>
      </w:r>
      <w:r>
        <w:rPr>
          <w:spacing w:val="16"/>
        </w:rPr>
        <w:t xml:space="preserve"> </w:t>
      </w:r>
      <w:r>
        <w:t>Detailed</w:t>
      </w:r>
      <w:r>
        <w:rPr>
          <w:spacing w:val="-6"/>
        </w:rPr>
        <w:t xml:space="preserve"> </w:t>
      </w:r>
      <w:r>
        <w:t>descriptions</w:t>
      </w:r>
      <w:r>
        <w:rPr>
          <w:spacing w:val="-6"/>
        </w:rPr>
        <w:t xml:space="preserve"> </w:t>
      </w:r>
      <w:r>
        <w:t>of</w:t>
      </w:r>
      <w:r>
        <w:rPr>
          <w:spacing w:val="-6"/>
        </w:rPr>
        <w:t xml:space="preserve"> </w:t>
      </w:r>
      <w:r>
        <w:t>state</w:t>
      </w:r>
      <w:r>
        <w:rPr>
          <w:spacing w:val="-6"/>
        </w:rPr>
        <w:t xml:space="preserve"> </w:t>
      </w:r>
      <w:r>
        <w:t>data</w:t>
      </w:r>
      <w:r>
        <w:rPr>
          <w:spacing w:val="-6"/>
        </w:rPr>
        <w:t xml:space="preserve"> </w:t>
      </w:r>
      <w:r>
        <w:t>are</w:t>
      </w:r>
      <w:r>
        <w:rPr>
          <w:spacing w:val="-6"/>
        </w:rPr>
        <w:t xml:space="preserve"> </w:t>
      </w:r>
      <w:r>
        <w:t>available</w:t>
      </w:r>
      <w:r>
        <w:rPr>
          <w:spacing w:val="-6"/>
        </w:rPr>
        <w:t xml:space="preserve"> </w:t>
      </w:r>
      <w:r>
        <w:t>in</w:t>
      </w:r>
      <w:r>
        <w:rPr>
          <w:spacing w:val="-6"/>
        </w:rPr>
        <w:t xml:space="preserve"> </w:t>
      </w:r>
      <w:r>
        <w:t>the</w:t>
      </w:r>
      <w:r>
        <w:rPr>
          <w:spacing w:val="-6"/>
        </w:rPr>
        <w:t xml:space="preserve"> </w:t>
      </w:r>
      <w:r>
        <w:t>state boundary appendix.</w:t>
      </w:r>
    </w:p>
    <w:p w14:paraId="2A75AC08" w14:textId="77777777" w:rsidR="00041B53" w:rsidRDefault="00041B53">
      <w:pPr>
        <w:pStyle w:val="BodyText"/>
        <w:spacing w:before="11"/>
        <w:rPr>
          <w:sz w:val="32"/>
        </w:rPr>
      </w:pPr>
    </w:p>
    <w:p w14:paraId="2A75AC09" w14:textId="77777777" w:rsidR="00041B53" w:rsidRDefault="00104982">
      <w:pPr>
        <w:pStyle w:val="Heading1"/>
        <w:spacing w:before="1"/>
      </w:pPr>
      <w:bookmarkStart w:id="23" w:name="Place_Matched_Service_Area_Boundaries"/>
      <w:bookmarkStart w:id="24" w:name="_bookmark5"/>
      <w:bookmarkEnd w:id="23"/>
      <w:bookmarkEnd w:id="24"/>
      <w:r>
        <w:rPr>
          <w:w w:val="85"/>
        </w:rPr>
        <w:t>Place</w:t>
      </w:r>
      <w:r>
        <w:rPr>
          <w:spacing w:val="1"/>
        </w:rPr>
        <w:t xml:space="preserve"> </w:t>
      </w:r>
      <w:r>
        <w:rPr>
          <w:w w:val="85"/>
        </w:rPr>
        <w:t>Matched</w:t>
      </w:r>
      <w:r>
        <w:rPr>
          <w:spacing w:val="2"/>
        </w:rPr>
        <w:t xml:space="preserve"> </w:t>
      </w:r>
      <w:r>
        <w:rPr>
          <w:w w:val="85"/>
        </w:rPr>
        <w:t>Service</w:t>
      </w:r>
      <w:r>
        <w:rPr>
          <w:spacing w:val="2"/>
        </w:rPr>
        <w:t xml:space="preserve"> </w:t>
      </w:r>
      <w:r>
        <w:rPr>
          <w:w w:val="85"/>
        </w:rPr>
        <w:t>Area</w:t>
      </w:r>
      <w:r>
        <w:rPr>
          <w:spacing w:val="2"/>
        </w:rPr>
        <w:t xml:space="preserve"> </w:t>
      </w:r>
      <w:r>
        <w:rPr>
          <w:spacing w:val="-2"/>
          <w:w w:val="85"/>
        </w:rPr>
        <w:t>Boundaries</w:t>
      </w:r>
    </w:p>
    <w:p w14:paraId="2A75AC0A" w14:textId="77777777" w:rsidR="00041B53" w:rsidRDefault="00104982">
      <w:pPr>
        <w:pStyle w:val="Heading2"/>
        <w:spacing w:before="279"/>
      </w:pPr>
      <w:bookmarkStart w:id="25" w:name="Mobile_Homes_-_OSM"/>
      <w:bookmarkStart w:id="26" w:name="_bookmark6"/>
      <w:bookmarkEnd w:id="25"/>
      <w:bookmarkEnd w:id="26"/>
      <w:r>
        <w:rPr>
          <w:w w:val="85"/>
        </w:rPr>
        <w:t>Mobile</w:t>
      </w:r>
      <w:r>
        <w:rPr>
          <w:spacing w:val="4"/>
        </w:rPr>
        <w:t xml:space="preserve"> </w:t>
      </w:r>
      <w:r>
        <w:rPr>
          <w:w w:val="85"/>
        </w:rPr>
        <w:t>Homes</w:t>
      </w:r>
      <w:r>
        <w:rPr>
          <w:spacing w:val="4"/>
        </w:rPr>
        <w:t xml:space="preserve"> </w:t>
      </w:r>
      <w:r>
        <w:rPr>
          <w:w w:val="85"/>
        </w:rPr>
        <w:t>-</w:t>
      </w:r>
      <w:r>
        <w:rPr>
          <w:spacing w:val="4"/>
        </w:rPr>
        <w:t xml:space="preserve"> </w:t>
      </w:r>
      <w:r>
        <w:rPr>
          <w:spacing w:val="-5"/>
          <w:w w:val="85"/>
        </w:rPr>
        <w:t>OSM</w:t>
      </w:r>
    </w:p>
    <w:p w14:paraId="2A75AC0B" w14:textId="77777777" w:rsidR="00041B53" w:rsidRDefault="00104982">
      <w:pPr>
        <w:pStyle w:val="BodyText"/>
        <w:spacing w:before="263" w:line="218" w:lineRule="auto"/>
        <w:ind w:left="140" w:right="301" w:hanging="9"/>
        <w:jc w:val="both"/>
      </w:pPr>
      <w:r>
        <w:t xml:space="preserve">Areas delineated as mobile home parks were extracted from Open Street Map and fuzzy name </w:t>
      </w:r>
      <w:r>
        <w:rPr>
          <w:spacing w:val="-2"/>
        </w:rPr>
        <w:t>matched</w:t>
      </w:r>
      <w:r>
        <w:rPr>
          <w:spacing w:val="-10"/>
        </w:rPr>
        <w:t xml:space="preserve"> </w:t>
      </w:r>
      <w:r>
        <w:rPr>
          <w:spacing w:val="-2"/>
        </w:rPr>
        <w:t>with</w:t>
      </w:r>
      <w:r>
        <w:rPr>
          <w:spacing w:val="-9"/>
        </w:rPr>
        <w:t xml:space="preserve"> </w:t>
      </w:r>
      <w:r>
        <w:rPr>
          <w:spacing w:val="-2"/>
        </w:rPr>
        <w:t>community</w:t>
      </w:r>
      <w:r>
        <w:rPr>
          <w:spacing w:val="-10"/>
        </w:rPr>
        <w:t xml:space="preserve"> </w:t>
      </w:r>
      <w:r>
        <w:rPr>
          <w:spacing w:val="-2"/>
        </w:rPr>
        <w:t>water</w:t>
      </w:r>
      <w:r>
        <w:rPr>
          <w:spacing w:val="-10"/>
        </w:rPr>
        <w:t xml:space="preserve"> </w:t>
      </w:r>
      <w:r>
        <w:rPr>
          <w:spacing w:val="-2"/>
        </w:rPr>
        <w:t>system</w:t>
      </w:r>
      <w:r>
        <w:rPr>
          <w:spacing w:val="-10"/>
        </w:rPr>
        <w:t xml:space="preserve"> </w:t>
      </w:r>
      <w:r>
        <w:rPr>
          <w:spacing w:val="-2"/>
        </w:rPr>
        <w:t>names</w:t>
      </w:r>
      <w:r>
        <w:rPr>
          <w:spacing w:val="-9"/>
        </w:rPr>
        <w:t xml:space="preserve"> </w:t>
      </w:r>
      <w:r>
        <w:rPr>
          <w:spacing w:val="-2"/>
        </w:rPr>
        <w:t>reported</w:t>
      </w:r>
      <w:r>
        <w:rPr>
          <w:spacing w:val="-10"/>
        </w:rPr>
        <w:t xml:space="preserve"> </w:t>
      </w:r>
      <w:r>
        <w:rPr>
          <w:spacing w:val="-2"/>
        </w:rPr>
        <w:t>under</w:t>
      </w:r>
      <w:r>
        <w:rPr>
          <w:spacing w:val="-9"/>
        </w:rPr>
        <w:t xml:space="preserve"> </w:t>
      </w:r>
      <w:r>
        <w:rPr>
          <w:spacing w:val="-2"/>
        </w:rPr>
        <w:t>SDWA.</w:t>
      </w:r>
      <w:r>
        <w:rPr>
          <w:spacing w:val="-10"/>
        </w:rPr>
        <w:t xml:space="preserve"> </w:t>
      </w:r>
      <w:r>
        <w:rPr>
          <w:spacing w:val="-2"/>
        </w:rPr>
        <w:t>To</w:t>
      </w:r>
      <w:r>
        <w:rPr>
          <w:spacing w:val="-10"/>
        </w:rPr>
        <w:t xml:space="preserve"> </w:t>
      </w:r>
      <w:r>
        <w:rPr>
          <w:spacing w:val="-2"/>
        </w:rPr>
        <w:t>find</w:t>
      </w:r>
      <w:r>
        <w:rPr>
          <w:spacing w:val="-10"/>
        </w:rPr>
        <w:t xml:space="preserve"> </w:t>
      </w:r>
      <w:r>
        <w:rPr>
          <w:spacing w:val="-2"/>
        </w:rPr>
        <w:t>open</w:t>
      </w:r>
      <w:r>
        <w:rPr>
          <w:spacing w:val="-9"/>
        </w:rPr>
        <w:t xml:space="preserve"> </w:t>
      </w:r>
      <w:r>
        <w:rPr>
          <w:spacing w:val="-2"/>
        </w:rPr>
        <w:t>street</w:t>
      </w:r>
      <w:r>
        <w:rPr>
          <w:spacing w:val="-10"/>
        </w:rPr>
        <w:t xml:space="preserve"> </w:t>
      </w:r>
      <w:r>
        <w:rPr>
          <w:spacing w:val="-2"/>
        </w:rPr>
        <w:t>map</w:t>
      </w:r>
      <w:r>
        <w:rPr>
          <w:spacing w:val="-9"/>
        </w:rPr>
        <w:t xml:space="preserve"> </w:t>
      </w:r>
      <w:r>
        <w:rPr>
          <w:spacing w:val="-2"/>
        </w:rPr>
        <w:t xml:space="preserve">de- </w:t>
      </w:r>
      <w:r>
        <w:rPr>
          <w:spacing w:val="-4"/>
        </w:rPr>
        <w:t>lineated</w:t>
      </w:r>
      <w:r>
        <w:rPr>
          <w:spacing w:val="-9"/>
        </w:rPr>
        <w:t xml:space="preserve"> </w:t>
      </w:r>
      <w:r>
        <w:rPr>
          <w:spacing w:val="-4"/>
        </w:rPr>
        <w:t>areas,</w:t>
      </w:r>
      <w:r>
        <w:rPr>
          <w:spacing w:val="-6"/>
        </w:rPr>
        <w:t xml:space="preserve"> </w:t>
      </w:r>
      <w:r>
        <w:rPr>
          <w:spacing w:val="-4"/>
        </w:rPr>
        <w:t>the</w:t>
      </w:r>
      <w:r>
        <w:rPr>
          <w:spacing w:val="-9"/>
        </w:rPr>
        <w:t xml:space="preserve"> </w:t>
      </w:r>
      <w:r>
        <w:rPr>
          <w:spacing w:val="-4"/>
        </w:rPr>
        <w:t>point</w:t>
      </w:r>
      <w:r>
        <w:rPr>
          <w:spacing w:val="-9"/>
        </w:rPr>
        <w:t xml:space="preserve"> </w:t>
      </w:r>
      <w:r>
        <w:rPr>
          <w:spacing w:val="-4"/>
        </w:rPr>
        <w:t>locations</w:t>
      </w:r>
      <w:r>
        <w:rPr>
          <w:spacing w:val="-9"/>
        </w:rPr>
        <w:t xml:space="preserve"> </w:t>
      </w:r>
      <w:r>
        <w:rPr>
          <w:spacing w:val="-4"/>
        </w:rPr>
        <w:t>for</w:t>
      </w:r>
      <w:r>
        <w:rPr>
          <w:spacing w:val="-9"/>
        </w:rPr>
        <w:t xml:space="preserve"> </w:t>
      </w:r>
      <w:r>
        <w:rPr>
          <w:spacing w:val="-4"/>
        </w:rPr>
        <w:t>mobile</w:t>
      </w:r>
      <w:r>
        <w:rPr>
          <w:spacing w:val="-9"/>
        </w:rPr>
        <w:t xml:space="preserve"> </w:t>
      </w:r>
      <w:r>
        <w:rPr>
          <w:spacing w:val="-4"/>
        </w:rPr>
        <w:t>home</w:t>
      </w:r>
      <w:r>
        <w:rPr>
          <w:spacing w:val="-9"/>
        </w:rPr>
        <w:t xml:space="preserve"> </w:t>
      </w:r>
      <w:r>
        <w:rPr>
          <w:spacing w:val="-4"/>
        </w:rPr>
        <w:t>parks</w:t>
      </w:r>
      <w:r>
        <w:rPr>
          <w:spacing w:val="-9"/>
        </w:rPr>
        <w:t xml:space="preserve"> </w:t>
      </w:r>
      <w:r>
        <w:rPr>
          <w:spacing w:val="-4"/>
        </w:rPr>
        <w:t>from</w:t>
      </w:r>
      <w:r>
        <w:rPr>
          <w:spacing w:val="-9"/>
        </w:rPr>
        <w:t xml:space="preserve"> </w:t>
      </w:r>
      <w:r>
        <w:rPr>
          <w:spacing w:val="-4"/>
        </w:rPr>
        <w:t>Homeland</w:t>
      </w:r>
      <w:r>
        <w:rPr>
          <w:spacing w:val="-9"/>
        </w:rPr>
        <w:t xml:space="preserve"> </w:t>
      </w:r>
      <w:r>
        <w:rPr>
          <w:spacing w:val="-4"/>
        </w:rPr>
        <w:t>Infrastructure</w:t>
      </w:r>
      <w:r>
        <w:rPr>
          <w:spacing w:val="-9"/>
        </w:rPr>
        <w:t xml:space="preserve"> </w:t>
      </w:r>
      <w:r>
        <w:rPr>
          <w:spacing w:val="-4"/>
        </w:rPr>
        <w:t xml:space="preserve">Foundation- </w:t>
      </w:r>
      <w:r>
        <w:t>Level Data (HIFLD) was intersected with areas tagged as ‘residental=</w:t>
      </w:r>
      <w:proofErr w:type="spellStart"/>
      <w:r>
        <w:t>trailer_park</w:t>
      </w:r>
      <w:proofErr w:type="spellEnd"/>
      <w:r>
        <w:t>’ in open street map.</w:t>
      </w:r>
      <w:r>
        <w:rPr>
          <w:spacing w:val="27"/>
        </w:rPr>
        <w:t xml:space="preserve"> </w:t>
      </w:r>
      <w:r>
        <w:t>If a match was found, the given names of that mobile home park (from both sources) were matched with SDWA reported names.</w:t>
      </w:r>
    </w:p>
    <w:p w14:paraId="2A75AC0C" w14:textId="77777777" w:rsidR="00041B53" w:rsidRDefault="00041B53">
      <w:pPr>
        <w:spacing w:line="218" w:lineRule="auto"/>
        <w:jc w:val="both"/>
        <w:sectPr w:rsidR="00041B53">
          <w:pgSz w:w="12240" w:h="15840"/>
          <w:pgMar w:top="1340" w:right="1100" w:bottom="1180" w:left="1300" w:header="0" w:footer="897" w:gutter="0"/>
          <w:cols w:space="720"/>
        </w:sectPr>
      </w:pPr>
    </w:p>
    <w:p w14:paraId="2A75AC0D" w14:textId="77777777" w:rsidR="00041B53" w:rsidRDefault="00041B53">
      <w:pPr>
        <w:pStyle w:val="BodyText"/>
        <w:rPr>
          <w:sz w:val="20"/>
        </w:rPr>
      </w:pPr>
    </w:p>
    <w:p w14:paraId="2A75AC0E" w14:textId="77777777" w:rsidR="00041B53" w:rsidRDefault="00041B53">
      <w:pPr>
        <w:pStyle w:val="BodyText"/>
        <w:spacing w:before="11"/>
        <w:rPr>
          <w:sz w:val="17"/>
        </w:rPr>
      </w:pPr>
    </w:p>
    <w:p w14:paraId="2A75AC0F" w14:textId="77777777" w:rsidR="00041B53" w:rsidRDefault="00104982">
      <w:pPr>
        <w:spacing w:line="196" w:lineRule="auto"/>
        <w:ind w:left="1843" w:firstLine="240"/>
        <w:jc w:val="right"/>
        <w:rPr>
          <w:rFonts w:ascii="Arial"/>
          <w:sz w:val="18"/>
        </w:rPr>
      </w:pPr>
      <w:r>
        <w:rPr>
          <w:rFonts w:ascii="Arial"/>
          <w:color w:val="4D4D4D"/>
          <w:spacing w:val="-2"/>
          <w:sz w:val="18"/>
        </w:rPr>
        <w:t>Alabama Alaska Arizona Arkansas California Colorado Connecticut Delaware</w:t>
      </w:r>
    </w:p>
    <w:p w14:paraId="2A75AC10" w14:textId="77777777" w:rsidR="00041B53" w:rsidRDefault="00104982">
      <w:pPr>
        <w:spacing w:before="4" w:line="196" w:lineRule="auto"/>
        <w:ind w:left="1684" w:hanging="455"/>
        <w:jc w:val="right"/>
        <w:rPr>
          <w:rFonts w:ascii="Arial"/>
          <w:sz w:val="18"/>
        </w:rPr>
      </w:pPr>
      <w:r>
        <w:rPr>
          <w:rFonts w:ascii="Arial"/>
          <w:color w:val="4D4D4D"/>
          <w:sz w:val="18"/>
        </w:rPr>
        <w:t>District</w:t>
      </w:r>
      <w:r>
        <w:rPr>
          <w:rFonts w:ascii="Arial"/>
          <w:color w:val="4D4D4D"/>
          <w:spacing w:val="-15"/>
          <w:sz w:val="18"/>
        </w:rPr>
        <w:t xml:space="preserve"> </w:t>
      </w:r>
      <w:r>
        <w:rPr>
          <w:rFonts w:ascii="Arial"/>
          <w:color w:val="4D4D4D"/>
          <w:sz w:val="18"/>
        </w:rPr>
        <w:t>of</w:t>
      </w:r>
      <w:r>
        <w:rPr>
          <w:rFonts w:ascii="Arial"/>
          <w:color w:val="4D4D4D"/>
          <w:spacing w:val="-12"/>
          <w:sz w:val="18"/>
        </w:rPr>
        <w:t xml:space="preserve"> </w:t>
      </w:r>
      <w:r>
        <w:rPr>
          <w:rFonts w:ascii="Arial"/>
          <w:color w:val="4D4D4D"/>
          <w:sz w:val="18"/>
        </w:rPr>
        <w:t>Columbia EPA</w:t>
      </w:r>
      <w:r>
        <w:rPr>
          <w:rFonts w:ascii="Arial"/>
          <w:color w:val="4D4D4D"/>
          <w:spacing w:val="-11"/>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10"/>
          <w:sz w:val="18"/>
        </w:rPr>
        <w:t>1</w:t>
      </w:r>
    </w:p>
    <w:p w14:paraId="2A75AC11" w14:textId="77777777" w:rsidR="00041B53" w:rsidRDefault="00104982">
      <w:pPr>
        <w:spacing w:line="159" w:lineRule="exact"/>
        <w:ind w:left="1584"/>
        <w:rPr>
          <w:rFonts w:ascii="Arial"/>
          <w:sz w:val="18"/>
        </w:rPr>
      </w:pPr>
      <w:r>
        <w:rPr>
          <w:rFonts w:ascii="Arial"/>
          <w:color w:val="4D4D4D"/>
          <w:sz w:val="18"/>
        </w:rPr>
        <w:t>EPA</w:t>
      </w:r>
      <w:r>
        <w:rPr>
          <w:rFonts w:ascii="Arial"/>
          <w:color w:val="4D4D4D"/>
          <w:spacing w:val="-13"/>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5"/>
          <w:sz w:val="18"/>
        </w:rPr>
        <w:t>10</w:t>
      </w:r>
    </w:p>
    <w:p w14:paraId="2A75AC12" w14:textId="77777777" w:rsidR="00041B53" w:rsidRDefault="00104982">
      <w:pPr>
        <w:spacing w:line="170" w:lineRule="exact"/>
        <w:ind w:left="1684"/>
        <w:rPr>
          <w:rFonts w:ascii="Arial"/>
          <w:sz w:val="18"/>
        </w:rPr>
      </w:pPr>
      <w:r>
        <w:rPr>
          <w:rFonts w:ascii="Arial"/>
          <w:color w:val="4D4D4D"/>
          <w:sz w:val="18"/>
        </w:rPr>
        <w:t>EPA</w:t>
      </w:r>
      <w:r>
        <w:rPr>
          <w:rFonts w:ascii="Arial"/>
          <w:color w:val="4D4D4D"/>
          <w:spacing w:val="-13"/>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10"/>
          <w:sz w:val="18"/>
        </w:rPr>
        <w:t>2</w:t>
      </w:r>
    </w:p>
    <w:p w14:paraId="2A75AC13" w14:textId="77777777" w:rsidR="00041B53" w:rsidRDefault="00104982">
      <w:pPr>
        <w:spacing w:line="170" w:lineRule="exact"/>
        <w:ind w:left="1684"/>
        <w:rPr>
          <w:rFonts w:ascii="Arial"/>
          <w:sz w:val="18"/>
        </w:rPr>
      </w:pPr>
      <w:r>
        <w:rPr>
          <w:rFonts w:ascii="Arial"/>
          <w:color w:val="4D4D4D"/>
          <w:sz w:val="18"/>
        </w:rPr>
        <w:t>EPA</w:t>
      </w:r>
      <w:r>
        <w:rPr>
          <w:rFonts w:ascii="Arial"/>
          <w:color w:val="4D4D4D"/>
          <w:spacing w:val="-13"/>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10"/>
          <w:sz w:val="18"/>
        </w:rPr>
        <w:t>4</w:t>
      </w:r>
    </w:p>
    <w:p w14:paraId="2A75AC14" w14:textId="77777777" w:rsidR="00041B53" w:rsidRDefault="00104982">
      <w:pPr>
        <w:spacing w:line="170" w:lineRule="exact"/>
        <w:ind w:left="1684"/>
        <w:rPr>
          <w:rFonts w:ascii="Arial"/>
          <w:sz w:val="18"/>
        </w:rPr>
      </w:pPr>
      <w:r>
        <w:rPr>
          <w:rFonts w:ascii="Arial"/>
          <w:color w:val="4D4D4D"/>
          <w:sz w:val="18"/>
        </w:rPr>
        <w:t>EPA</w:t>
      </w:r>
      <w:r>
        <w:rPr>
          <w:rFonts w:ascii="Arial"/>
          <w:color w:val="4D4D4D"/>
          <w:spacing w:val="-13"/>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10"/>
          <w:sz w:val="18"/>
        </w:rPr>
        <w:t>5</w:t>
      </w:r>
    </w:p>
    <w:p w14:paraId="2A75AC15" w14:textId="77777777" w:rsidR="00041B53" w:rsidRDefault="00104982">
      <w:pPr>
        <w:spacing w:line="170" w:lineRule="exact"/>
        <w:ind w:left="1684"/>
        <w:rPr>
          <w:rFonts w:ascii="Arial"/>
          <w:sz w:val="18"/>
        </w:rPr>
      </w:pPr>
      <w:r>
        <w:rPr>
          <w:rFonts w:ascii="Arial"/>
          <w:color w:val="4D4D4D"/>
          <w:sz w:val="18"/>
        </w:rPr>
        <w:t>EPA</w:t>
      </w:r>
      <w:r>
        <w:rPr>
          <w:rFonts w:ascii="Arial"/>
          <w:color w:val="4D4D4D"/>
          <w:spacing w:val="-13"/>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10"/>
          <w:sz w:val="18"/>
        </w:rPr>
        <w:t>6</w:t>
      </w:r>
    </w:p>
    <w:p w14:paraId="2A75AC16" w14:textId="77777777" w:rsidR="00041B53" w:rsidRDefault="00104982">
      <w:pPr>
        <w:spacing w:line="170" w:lineRule="exact"/>
        <w:ind w:left="1684"/>
        <w:rPr>
          <w:rFonts w:ascii="Arial"/>
          <w:sz w:val="18"/>
        </w:rPr>
      </w:pPr>
      <w:r>
        <w:rPr>
          <w:rFonts w:ascii="Arial"/>
          <w:color w:val="4D4D4D"/>
          <w:sz w:val="18"/>
        </w:rPr>
        <w:t>EPA</w:t>
      </w:r>
      <w:r>
        <w:rPr>
          <w:rFonts w:ascii="Arial"/>
          <w:color w:val="4D4D4D"/>
          <w:spacing w:val="-13"/>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10"/>
          <w:sz w:val="18"/>
        </w:rPr>
        <w:t>7</w:t>
      </w:r>
    </w:p>
    <w:p w14:paraId="2A75AC17" w14:textId="77777777" w:rsidR="00041B53" w:rsidRDefault="00104982">
      <w:pPr>
        <w:spacing w:line="170" w:lineRule="exact"/>
        <w:ind w:left="1684"/>
        <w:rPr>
          <w:rFonts w:ascii="Arial"/>
          <w:sz w:val="18"/>
        </w:rPr>
      </w:pPr>
      <w:r>
        <w:rPr>
          <w:rFonts w:ascii="Arial"/>
          <w:color w:val="4D4D4D"/>
          <w:sz w:val="18"/>
        </w:rPr>
        <w:t>EPA</w:t>
      </w:r>
      <w:r>
        <w:rPr>
          <w:rFonts w:ascii="Arial"/>
          <w:color w:val="4D4D4D"/>
          <w:spacing w:val="-13"/>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10"/>
          <w:sz w:val="18"/>
        </w:rPr>
        <w:t>8</w:t>
      </w:r>
    </w:p>
    <w:p w14:paraId="2A75AC18" w14:textId="77777777" w:rsidR="00041B53" w:rsidRDefault="00104982">
      <w:pPr>
        <w:spacing w:line="170" w:lineRule="exact"/>
        <w:ind w:left="1684"/>
        <w:rPr>
          <w:rFonts w:ascii="Arial"/>
          <w:sz w:val="18"/>
        </w:rPr>
      </w:pPr>
      <w:r>
        <w:rPr>
          <w:rFonts w:ascii="Arial"/>
          <w:color w:val="4D4D4D"/>
          <w:sz w:val="18"/>
        </w:rPr>
        <w:t>EPA</w:t>
      </w:r>
      <w:r>
        <w:rPr>
          <w:rFonts w:ascii="Arial"/>
          <w:color w:val="4D4D4D"/>
          <w:spacing w:val="-13"/>
          <w:sz w:val="18"/>
        </w:rPr>
        <w:t xml:space="preserve"> </w:t>
      </w:r>
      <w:r>
        <w:rPr>
          <w:rFonts w:ascii="Arial"/>
          <w:color w:val="4D4D4D"/>
          <w:sz w:val="18"/>
        </w:rPr>
        <w:t>Region</w:t>
      </w:r>
      <w:r>
        <w:rPr>
          <w:rFonts w:ascii="Arial"/>
          <w:color w:val="4D4D4D"/>
          <w:spacing w:val="-11"/>
          <w:sz w:val="18"/>
        </w:rPr>
        <w:t xml:space="preserve"> </w:t>
      </w:r>
      <w:r>
        <w:rPr>
          <w:rFonts w:ascii="Arial"/>
          <w:color w:val="4D4D4D"/>
          <w:spacing w:val="-10"/>
          <w:sz w:val="18"/>
        </w:rPr>
        <w:t>9</w:t>
      </w:r>
    </w:p>
    <w:p w14:paraId="2A75AC19" w14:textId="77777777" w:rsidR="00041B53" w:rsidRDefault="00104982">
      <w:pPr>
        <w:spacing w:before="12" w:line="196" w:lineRule="auto"/>
        <w:ind w:left="2153" w:firstLine="87"/>
        <w:jc w:val="right"/>
        <w:rPr>
          <w:rFonts w:ascii="Arial"/>
          <w:sz w:val="18"/>
        </w:rPr>
      </w:pPr>
      <w:r>
        <w:rPr>
          <w:rFonts w:ascii="Arial"/>
          <w:color w:val="4D4D4D"/>
          <w:spacing w:val="-2"/>
          <w:sz w:val="18"/>
        </w:rPr>
        <w:t>Florida Georgia Hawaii Idaho Illinois Indiana</w:t>
      </w:r>
    </w:p>
    <w:p w14:paraId="2A75AC1A" w14:textId="77777777" w:rsidR="00041B53" w:rsidRDefault="00104982">
      <w:pPr>
        <w:spacing w:before="3" w:line="196" w:lineRule="auto"/>
        <w:ind w:left="2023" w:firstLine="395"/>
        <w:jc w:val="right"/>
        <w:rPr>
          <w:rFonts w:ascii="Arial"/>
          <w:sz w:val="18"/>
        </w:rPr>
      </w:pPr>
      <w:r>
        <w:rPr>
          <w:noProof/>
        </w:rPr>
        <mc:AlternateContent>
          <mc:Choice Requires="wps">
            <w:drawing>
              <wp:anchor distT="0" distB="0" distL="0" distR="0" simplePos="0" relativeHeight="15730176" behindDoc="0" locked="0" layoutInCell="1" allowOverlap="1" wp14:anchorId="2A75AE36" wp14:editId="2A75AE37">
                <wp:simplePos x="0" y="0"/>
                <wp:positionH relativeFrom="page">
                  <wp:posOffset>1402285</wp:posOffset>
                </wp:positionH>
                <wp:positionV relativeFrom="paragraph">
                  <wp:posOffset>179030</wp:posOffset>
                </wp:positionV>
                <wp:extent cx="181610" cy="103695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036955"/>
                        </a:xfrm>
                        <a:prstGeom prst="rect">
                          <a:avLst/>
                        </a:prstGeom>
                      </wps:spPr>
                      <wps:txbx>
                        <w:txbxContent>
                          <w:p w14:paraId="2A75AE7B" w14:textId="77777777" w:rsidR="00041B53" w:rsidRDefault="00104982">
                            <w:pPr>
                              <w:pStyle w:val="BodyText"/>
                              <w:spacing w:before="13"/>
                              <w:ind w:left="20"/>
                              <w:rPr>
                                <w:rFonts w:ascii="Arial"/>
                              </w:rPr>
                            </w:pPr>
                            <w:r>
                              <w:rPr>
                                <w:rFonts w:ascii="Arial"/>
                              </w:rPr>
                              <w:t>Primacy</w:t>
                            </w:r>
                            <w:r>
                              <w:rPr>
                                <w:rFonts w:ascii="Arial"/>
                                <w:spacing w:val="3"/>
                              </w:rPr>
                              <w:t xml:space="preserve"> </w:t>
                            </w:r>
                            <w:r>
                              <w:rPr>
                                <w:rFonts w:ascii="Arial"/>
                                <w:spacing w:val="-2"/>
                              </w:rPr>
                              <w:t>Agency</w:t>
                            </w:r>
                          </w:p>
                        </w:txbxContent>
                      </wps:txbx>
                      <wps:bodyPr vert="vert270" wrap="square" lIns="0" tIns="0" rIns="0" bIns="0" rtlCol="0">
                        <a:noAutofit/>
                      </wps:bodyPr>
                    </wps:wsp>
                  </a:graphicData>
                </a:graphic>
              </wp:anchor>
            </w:drawing>
          </mc:Choice>
          <mc:Fallback>
            <w:pict>
              <v:shape w14:anchorId="2A75AE36" id="Textbox 6" o:spid="_x0000_s1030" type="#_x0000_t202" style="position:absolute;left:0;text-align:left;margin-left:110.4pt;margin-top:14.1pt;width:14.3pt;height:81.65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" filled="f" stroked="f">
                <v:textbox style="layout-flow:vertical;mso-layout-flow-alt:bottom-to-top" inset="0,0,0,0">
                  <w:txbxContent>
                    <w:p w14:paraId="2A75AE7B" w14:textId="77777777" w:rsidR="00041B53" w:rsidRDefault="00104982">
                      <w:pPr>
                        <w:pStyle w:val="BodyText"/>
                        <w:spacing w:before="13"/>
                        <w:ind w:left="20"/>
                        <w:rPr>
                          <w:rFonts w:ascii="Arial"/>
                        </w:rPr>
                      </w:pPr>
                      <w:r>
                        <w:rPr>
                          <w:rFonts w:ascii="Arial"/>
                        </w:rPr>
                        <w:t>Primacy</w:t>
                      </w:r>
                      <w:r>
                        <w:rPr>
                          <w:rFonts w:ascii="Arial"/>
                          <w:spacing w:val="3"/>
                        </w:rPr>
                        <w:t xml:space="preserve"> </w:t>
                      </w:r>
                      <w:r>
                        <w:rPr>
                          <w:rFonts w:ascii="Arial"/>
                          <w:spacing w:val="-2"/>
                        </w:rPr>
                        <w:t>Agency</w:t>
                      </w:r>
                    </w:p>
                  </w:txbxContent>
                </v:textbox>
                <w10:wrap anchorx="page"/>
              </v:shape>
            </w:pict>
          </mc:Fallback>
        </mc:AlternateContent>
      </w:r>
      <w:r>
        <w:rPr>
          <w:rFonts w:ascii="Arial"/>
          <w:color w:val="4D4D4D"/>
          <w:spacing w:val="-4"/>
          <w:sz w:val="18"/>
        </w:rPr>
        <w:t xml:space="preserve">Iowa </w:t>
      </w:r>
      <w:r>
        <w:rPr>
          <w:rFonts w:ascii="Arial"/>
          <w:color w:val="4D4D4D"/>
          <w:spacing w:val="-2"/>
          <w:sz w:val="18"/>
        </w:rPr>
        <w:t>Kansas Kentucky Louisiana</w:t>
      </w:r>
    </w:p>
    <w:p w14:paraId="2A75AC1B" w14:textId="77777777" w:rsidR="00041B53" w:rsidRDefault="00104982">
      <w:pPr>
        <w:spacing w:before="2" w:line="196" w:lineRule="auto"/>
        <w:ind w:left="1593" w:firstLine="710"/>
        <w:jc w:val="right"/>
        <w:rPr>
          <w:rFonts w:ascii="Arial"/>
          <w:sz w:val="18"/>
        </w:rPr>
      </w:pPr>
      <w:r>
        <w:rPr>
          <w:rFonts w:ascii="Arial"/>
          <w:color w:val="4D4D4D"/>
          <w:spacing w:val="-2"/>
          <w:sz w:val="18"/>
        </w:rPr>
        <w:t>Maine Maryland Massachusetts</w:t>
      </w:r>
    </w:p>
    <w:p w14:paraId="2A75AC1C" w14:textId="77777777" w:rsidR="00041B53" w:rsidRDefault="00104982">
      <w:pPr>
        <w:spacing w:before="2" w:line="196" w:lineRule="auto"/>
        <w:ind w:left="1671" w:firstLine="402"/>
        <w:jc w:val="right"/>
        <w:rPr>
          <w:rFonts w:ascii="Arial"/>
          <w:sz w:val="18"/>
        </w:rPr>
      </w:pPr>
      <w:r>
        <w:rPr>
          <w:rFonts w:ascii="Arial"/>
          <w:color w:val="4D4D4D"/>
          <w:spacing w:val="-2"/>
          <w:sz w:val="18"/>
        </w:rPr>
        <w:t xml:space="preserve">Michigan Minnesota Mississippi Missouri Montana </w:t>
      </w:r>
      <w:r>
        <w:rPr>
          <w:rFonts w:ascii="Arial"/>
          <w:color w:val="4D4D4D"/>
          <w:sz w:val="18"/>
        </w:rPr>
        <w:t>Navajo</w:t>
      </w:r>
      <w:r>
        <w:rPr>
          <w:rFonts w:ascii="Arial"/>
          <w:color w:val="4D4D4D"/>
          <w:spacing w:val="-9"/>
          <w:sz w:val="18"/>
        </w:rPr>
        <w:t xml:space="preserve"> </w:t>
      </w:r>
      <w:r>
        <w:rPr>
          <w:rFonts w:ascii="Arial"/>
          <w:color w:val="4D4D4D"/>
          <w:spacing w:val="-2"/>
          <w:sz w:val="18"/>
        </w:rPr>
        <w:t>Nation</w:t>
      </w:r>
    </w:p>
    <w:p w14:paraId="2A75AC1D" w14:textId="77777777" w:rsidR="00041B53" w:rsidRDefault="00104982">
      <w:pPr>
        <w:spacing w:before="3" w:line="196" w:lineRule="auto"/>
        <w:ind w:left="2183" w:hanging="159"/>
        <w:jc w:val="right"/>
        <w:rPr>
          <w:rFonts w:ascii="Arial"/>
          <w:sz w:val="18"/>
        </w:rPr>
      </w:pPr>
      <w:r>
        <w:rPr>
          <w:rFonts w:ascii="Arial"/>
          <w:color w:val="4D4D4D"/>
          <w:spacing w:val="-2"/>
          <w:sz w:val="18"/>
        </w:rPr>
        <w:t xml:space="preserve">Nebraska </w:t>
      </w:r>
      <w:r>
        <w:rPr>
          <w:rFonts w:ascii="Arial"/>
          <w:color w:val="4D4D4D"/>
          <w:spacing w:val="-5"/>
          <w:sz w:val="18"/>
        </w:rPr>
        <w:t>Nevada</w:t>
      </w:r>
    </w:p>
    <w:p w14:paraId="2A75AC1E" w14:textId="77777777" w:rsidR="00041B53" w:rsidRDefault="00104982">
      <w:pPr>
        <w:spacing w:before="1" w:line="196" w:lineRule="auto"/>
        <w:ind w:left="1626" w:hanging="109"/>
        <w:jc w:val="right"/>
        <w:rPr>
          <w:rFonts w:ascii="Arial"/>
          <w:sz w:val="18"/>
        </w:rPr>
      </w:pPr>
      <w:r>
        <w:rPr>
          <w:rFonts w:ascii="Arial"/>
          <w:color w:val="4D4D4D"/>
          <w:spacing w:val="-2"/>
          <w:sz w:val="18"/>
        </w:rPr>
        <w:t>New</w:t>
      </w:r>
      <w:r>
        <w:rPr>
          <w:rFonts w:ascii="Arial"/>
          <w:color w:val="4D4D4D"/>
          <w:spacing w:val="-11"/>
          <w:sz w:val="18"/>
        </w:rPr>
        <w:t xml:space="preserve"> </w:t>
      </w:r>
      <w:r>
        <w:rPr>
          <w:rFonts w:ascii="Arial"/>
          <w:color w:val="4D4D4D"/>
          <w:spacing w:val="-2"/>
          <w:sz w:val="18"/>
        </w:rPr>
        <w:t xml:space="preserve">Hampshire </w:t>
      </w:r>
      <w:r>
        <w:rPr>
          <w:rFonts w:ascii="Arial"/>
          <w:color w:val="4D4D4D"/>
          <w:sz w:val="18"/>
        </w:rPr>
        <w:t>New Jersey New Mexico New York North</w:t>
      </w:r>
      <w:r>
        <w:rPr>
          <w:rFonts w:ascii="Arial"/>
          <w:color w:val="4D4D4D"/>
          <w:spacing w:val="-13"/>
          <w:sz w:val="18"/>
        </w:rPr>
        <w:t xml:space="preserve"> </w:t>
      </w:r>
      <w:r>
        <w:rPr>
          <w:rFonts w:ascii="Arial"/>
          <w:color w:val="4D4D4D"/>
          <w:sz w:val="18"/>
        </w:rPr>
        <w:t>Carolina North Dakota</w:t>
      </w:r>
    </w:p>
    <w:p w14:paraId="2A75AC1F" w14:textId="77777777" w:rsidR="00041B53" w:rsidRDefault="00104982">
      <w:pPr>
        <w:spacing w:before="3" w:line="196" w:lineRule="auto"/>
        <w:ind w:left="1603" w:firstLine="810"/>
        <w:jc w:val="right"/>
        <w:rPr>
          <w:rFonts w:ascii="Arial"/>
          <w:sz w:val="18"/>
        </w:rPr>
      </w:pPr>
      <w:r>
        <w:rPr>
          <w:rFonts w:ascii="Arial"/>
          <w:color w:val="4D4D4D"/>
          <w:spacing w:val="-4"/>
          <w:sz w:val="18"/>
        </w:rPr>
        <w:t xml:space="preserve">Ohio </w:t>
      </w:r>
      <w:r>
        <w:rPr>
          <w:rFonts w:ascii="Arial"/>
          <w:color w:val="4D4D4D"/>
          <w:spacing w:val="-2"/>
          <w:sz w:val="18"/>
        </w:rPr>
        <w:t xml:space="preserve">Oklahoma Oregon Pennsylvania </w:t>
      </w:r>
      <w:r>
        <w:rPr>
          <w:rFonts w:ascii="Arial"/>
          <w:color w:val="4D4D4D"/>
          <w:sz w:val="18"/>
        </w:rPr>
        <w:t>Rhode Island South</w:t>
      </w:r>
      <w:r>
        <w:rPr>
          <w:rFonts w:ascii="Arial"/>
          <w:color w:val="4D4D4D"/>
          <w:spacing w:val="-13"/>
          <w:sz w:val="18"/>
        </w:rPr>
        <w:t xml:space="preserve"> </w:t>
      </w:r>
      <w:r>
        <w:rPr>
          <w:rFonts w:ascii="Arial"/>
          <w:color w:val="4D4D4D"/>
          <w:sz w:val="18"/>
        </w:rPr>
        <w:t xml:space="preserve">Carolina South Dakota </w:t>
      </w:r>
      <w:r>
        <w:rPr>
          <w:rFonts w:ascii="Arial"/>
          <w:color w:val="4D4D4D"/>
          <w:spacing w:val="-2"/>
          <w:sz w:val="18"/>
        </w:rPr>
        <w:t>Tennessee</w:t>
      </w:r>
    </w:p>
    <w:p w14:paraId="2A75AC20" w14:textId="77777777" w:rsidR="00041B53" w:rsidRDefault="00104982">
      <w:pPr>
        <w:spacing w:before="4" w:line="196" w:lineRule="auto"/>
        <w:ind w:left="1738" w:firstLine="591"/>
        <w:jc w:val="right"/>
        <w:rPr>
          <w:rFonts w:ascii="Arial"/>
          <w:sz w:val="18"/>
        </w:rPr>
      </w:pPr>
      <w:r>
        <w:rPr>
          <w:rFonts w:ascii="Arial"/>
          <w:color w:val="4D4D4D"/>
          <w:spacing w:val="-8"/>
          <w:sz w:val="18"/>
        </w:rPr>
        <w:t xml:space="preserve">Texas </w:t>
      </w:r>
      <w:r>
        <w:rPr>
          <w:rFonts w:ascii="Arial"/>
          <w:color w:val="4D4D4D"/>
          <w:spacing w:val="-4"/>
          <w:sz w:val="18"/>
        </w:rPr>
        <w:t>Utah</w:t>
      </w:r>
      <w:r>
        <w:rPr>
          <w:rFonts w:ascii="Arial"/>
          <w:color w:val="4D4D4D"/>
          <w:spacing w:val="40"/>
          <w:sz w:val="18"/>
        </w:rPr>
        <w:t xml:space="preserve"> </w:t>
      </w:r>
      <w:r>
        <w:rPr>
          <w:rFonts w:ascii="Arial"/>
          <w:color w:val="4D4D4D"/>
          <w:spacing w:val="-2"/>
          <w:sz w:val="18"/>
        </w:rPr>
        <w:t>Vermont Virginia Washington West</w:t>
      </w:r>
      <w:r>
        <w:rPr>
          <w:rFonts w:ascii="Arial"/>
          <w:color w:val="4D4D4D"/>
          <w:spacing w:val="-11"/>
          <w:sz w:val="18"/>
        </w:rPr>
        <w:t xml:space="preserve"> </w:t>
      </w:r>
      <w:r>
        <w:rPr>
          <w:rFonts w:ascii="Arial"/>
          <w:color w:val="4D4D4D"/>
          <w:spacing w:val="-2"/>
          <w:sz w:val="18"/>
        </w:rPr>
        <w:t>Virginia Wisconsin Wyoming</w:t>
      </w:r>
    </w:p>
    <w:p w14:paraId="2A75AC21" w14:textId="77777777" w:rsidR="00041B53" w:rsidRDefault="00104982">
      <w:pPr>
        <w:spacing w:before="71"/>
        <w:ind w:left="58"/>
        <w:rPr>
          <w:rFonts w:ascii="Arial"/>
          <w:sz w:val="26"/>
        </w:rPr>
      </w:pPr>
      <w:r>
        <w:br w:type="column"/>
      </w:r>
      <w:r>
        <w:rPr>
          <w:rFonts w:ascii="Arial"/>
          <w:sz w:val="26"/>
        </w:rPr>
        <w:t>Count</w:t>
      </w:r>
      <w:r>
        <w:rPr>
          <w:rFonts w:ascii="Arial"/>
          <w:spacing w:val="-5"/>
          <w:sz w:val="26"/>
        </w:rPr>
        <w:t xml:space="preserve"> </w:t>
      </w:r>
      <w:r>
        <w:rPr>
          <w:rFonts w:ascii="Arial"/>
          <w:sz w:val="26"/>
        </w:rPr>
        <w:t>of</w:t>
      </w:r>
      <w:r>
        <w:rPr>
          <w:rFonts w:ascii="Arial"/>
          <w:spacing w:val="-4"/>
          <w:sz w:val="26"/>
        </w:rPr>
        <w:t xml:space="preserve"> </w:t>
      </w:r>
      <w:r>
        <w:rPr>
          <w:rFonts w:ascii="Arial"/>
          <w:sz w:val="26"/>
        </w:rPr>
        <w:t>Active</w:t>
      </w:r>
      <w:r>
        <w:rPr>
          <w:rFonts w:ascii="Arial"/>
          <w:spacing w:val="-4"/>
          <w:sz w:val="26"/>
        </w:rPr>
        <w:t xml:space="preserve"> </w:t>
      </w:r>
      <w:r>
        <w:rPr>
          <w:rFonts w:ascii="Arial"/>
          <w:sz w:val="26"/>
        </w:rPr>
        <w:t>Community</w:t>
      </w:r>
      <w:r>
        <w:rPr>
          <w:rFonts w:ascii="Arial"/>
          <w:spacing w:val="-4"/>
          <w:sz w:val="26"/>
        </w:rPr>
        <w:t xml:space="preserve"> </w:t>
      </w:r>
      <w:r>
        <w:rPr>
          <w:rFonts w:ascii="Arial"/>
          <w:sz w:val="26"/>
        </w:rPr>
        <w:t>Water</w:t>
      </w:r>
      <w:r>
        <w:rPr>
          <w:rFonts w:ascii="Arial"/>
          <w:spacing w:val="-4"/>
          <w:sz w:val="26"/>
        </w:rPr>
        <w:t xml:space="preserve"> </w:t>
      </w:r>
      <w:r>
        <w:rPr>
          <w:rFonts w:ascii="Arial"/>
          <w:spacing w:val="-2"/>
          <w:sz w:val="26"/>
        </w:rPr>
        <w:t>Systems</w:t>
      </w:r>
    </w:p>
    <w:p w14:paraId="2A75AC22" w14:textId="77777777" w:rsidR="00041B53" w:rsidRDefault="00041B53">
      <w:pPr>
        <w:pStyle w:val="BodyText"/>
        <w:rPr>
          <w:rFonts w:ascii="Arial"/>
          <w:sz w:val="28"/>
        </w:rPr>
      </w:pPr>
    </w:p>
    <w:p w14:paraId="2A75AC23" w14:textId="77777777" w:rsidR="00041B53" w:rsidRDefault="00041B53">
      <w:pPr>
        <w:pStyle w:val="BodyText"/>
        <w:rPr>
          <w:rFonts w:ascii="Arial"/>
          <w:sz w:val="28"/>
        </w:rPr>
      </w:pPr>
    </w:p>
    <w:p w14:paraId="2A75AC24" w14:textId="77777777" w:rsidR="00041B53" w:rsidRDefault="00041B53">
      <w:pPr>
        <w:pStyle w:val="BodyText"/>
        <w:rPr>
          <w:rFonts w:ascii="Arial"/>
          <w:sz w:val="28"/>
        </w:rPr>
      </w:pPr>
    </w:p>
    <w:p w14:paraId="2A75AC25" w14:textId="77777777" w:rsidR="00041B53" w:rsidRDefault="00041B53">
      <w:pPr>
        <w:pStyle w:val="BodyText"/>
        <w:rPr>
          <w:rFonts w:ascii="Arial"/>
          <w:sz w:val="28"/>
        </w:rPr>
      </w:pPr>
    </w:p>
    <w:p w14:paraId="2A75AC26" w14:textId="77777777" w:rsidR="00041B53" w:rsidRDefault="00041B53">
      <w:pPr>
        <w:pStyle w:val="BodyText"/>
        <w:rPr>
          <w:rFonts w:ascii="Arial"/>
          <w:sz w:val="28"/>
        </w:rPr>
      </w:pPr>
    </w:p>
    <w:p w14:paraId="2A75AC27" w14:textId="77777777" w:rsidR="00041B53" w:rsidRDefault="00041B53">
      <w:pPr>
        <w:pStyle w:val="BodyText"/>
        <w:rPr>
          <w:rFonts w:ascii="Arial"/>
          <w:sz w:val="28"/>
        </w:rPr>
      </w:pPr>
    </w:p>
    <w:p w14:paraId="2A75AC28" w14:textId="77777777" w:rsidR="00041B53" w:rsidRDefault="00041B53">
      <w:pPr>
        <w:pStyle w:val="BodyText"/>
        <w:rPr>
          <w:rFonts w:ascii="Arial"/>
          <w:sz w:val="28"/>
        </w:rPr>
      </w:pPr>
    </w:p>
    <w:p w14:paraId="2A75AC29" w14:textId="77777777" w:rsidR="00041B53" w:rsidRDefault="00041B53">
      <w:pPr>
        <w:pStyle w:val="BodyText"/>
        <w:rPr>
          <w:rFonts w:ascii="Arial"/>
          <w:sz w:val="28"/>
        </w:rPr>
      </w:pPr>
    </w:p>
    <w:p w14:paraId="2A75AC2A" w14:textId="77777777" w:rsidR="00041B53" w:rsidRDefault="00041B53">
      <w:pPr>
        <w:pStyle w:val="BodyText"/>
        <w:rPr>
          <w:rFonts w:ascii="Arial"/>
          <w:sz w:val="28"/>
        </w:rPr>
      </w:pPr>
    </w:p>
    <w:p w14:paraId="2A75AC2B" w14:textId="77777777" w:rsidR="00041B53" w:rsidRDefault="00041B53">
      <w:pPr>
        <w:pStyle w:val="BodyText"/>
        <w:rPr>
          <w:rFonts w:ascii="Arial"/>
          <w:sz w:val="28"/>
        </w:rPr>
      </w:pPr>
    </w:p>
    <w:p w14:paraId="2A75AC2C" w14:textId="77777777" w:rsidR="00041B53" w:rsidRDefault="00041B53">
      <w:pPr>
        <w:pStyle w:val="BodyText"/>
        <w:rPr>
          <w:rFonts w:ascii="Arial"/>
          <w:sz w:val="28"/>
        </w:rPr>
      </w:pPr>
    </w:p>
    <w:p w14:paraId="2A75AC2D" w14:textId="77777777" w:rsidR="00041B53" w:rsidRDefault="00041B53">
      <w:pPr>
        <w:pStyle w:val="BodyText"/>
        <w:rPr>
          <w:rFonts w:ascii="Arial"/>
          <w:sz w:val="28"/>
        </w:rPr>
      </w:pPr>
    </w:p>
    <w:p w14:paraId="2A75AC2E" w14:textId="77777777" w:rsidR="00041B53" w:rsidRDefault="00041B53">
      <w:pPr>
        <w:pStyle w:val="BodyText"/>
        <w:spacing w:before="9"/>
        <w:rPr>
          <w:rFonts w:ascii="Arial"/>
          <w:sz w:val="35"/>
        </w:rPr>
      </w:pPr>
    </w:p>
    <w:p w14:paraId="2A75AC2F" w14:textId="77777777" w:rsidR="00041B53" w:rsidRDefault="00104982">
      <w:pPr>
        <w:pStyle w:val="BodyText"/>
        <w:ind w:left="3939"/>
        <w:rPr>
          <w:rFonts w:ascii="Arial"/>
        </w:rPr>
      </w:pPr>
      <w:r>
        <w:rPr>
          <w:noProof/>
        </w:rPr>
        <mc:AlternateContent>
          <mc:Choice Requires="wpg">
            <w:drawing>
              <wp:anchor distT="0" distB="0" distL="0" distR="0" simplePos="0" relativeHeight="15729152" behindDoc="0" locked="0" layoutInCell="1" allowOverlap="1" wp14:anchorId="2A75AE38" wp14:editId="2A75AE39">
                <wp:simplePos x="0" y="0"/>
                <wp:positionH relativeFrom="page">
                  <wp:posOffset>2627338</wp:posOffset>
                </wp:positionH>
                <wp:positionV relativeFrom="paragraph">
                  <wp:posOffset>-2643742</wp:posOffset>
                </wp:positionV>
                <wp:extent cx="2290445" cy="665099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0445" cy="6650990"/>
                          <a:chOff x="0" y="0"/>
                          <a:chExt cx="2290445" cy="6650990"/>
                        </a:xfrm>
                      </wpg:grpSpPr>
                      <wps:wsp>
                        <wps:cNvPr id="8" name="Graphic 8"/>
                        <wps:cNvSpPr/>
                        <wps:spPr>
                          <a:xfrm>
                            <a:off x="34799" y="0"/>
                            <a:ext cx="2256155" cy="6616700"/>
                          </a:xfrm>
                          <a:custGeom>
                            <a:avLst/>
                            <a:gdLst/>
                            <a:ahLst/>
                            <a:cxnLst/>
                            <a:rect l="l" t="t" r="r" b="b"/>
                            <a:pathLst>
                              <a:path w="2256155" h="6616700">
                                <a:moveTo>
                                  <a:pt x="2255587" y="0"/>
                                </a:moveTo>
                                <a:lnTo>
                                  <a:pt x="0" y="0"/>
                                </a:lnTo>
                                <a:lnTo>
                                  <a:pt x="0" y="6616136"/>
                                </a:lnTo>
                                <a:lnTo>
                                  <a:pt x="2255587" y="6616136"/>
                                </a:lnTo>
                                <a:lnTo>
                                  <a:pt x="2255587" y="0"/>
                                </a:lnTo>
                                <a:close/>
                              </a:path>
                            </a:pathLst>
                          </a:custGeom>
                          <a:solidFill>
                            <a:srgbClr val="EBEBEB"/>
                          </a:solidFill>
                        </wps:spPr>
                        <wps:bodyPr wrap="square" lIns="0" tIns="0" rIns="0" bIns="0" rtlCol="0">
                          <a:prstTxWarp prst="textNoShape">
                            <a:avLst/>
                          </a:prstTxWarp>
                          <a:noAutofit/>
                        </wps:bodyPr>
                      </wps:wsp>
                      <wps:wsp>
                        <wps:cNvPr id="9" name="Graphic 9"/>
                        <wps:cNvSpPr/>
                        <wps:spPr>
                          <a:xfrm>
                            <a:off x="363611" y="0"/>
                            <a:ext cx="1811020" cy="6616700"/>
                          </a:xfrm>
                          <a:custGeom>
                            <a:avLst/>
                            <a:gdLst/>
                            <a:ahLst/>
                            <a:cxnLst/>
                            <a:rect l="l" t="t" r="r" b="b"/>
                            <a:pathLst>
                              <a:path w="1811020" h="6616700">
                                <a:moveTo>
                                  <a:pt x="0" y="6491800"/>
                                </a:moveTo>
                                <a:lnTo>
                                  <a:pt x="0" y="6616136"/>
                                </a:lnTo>
                              </a:path>
                              <a:path w="1811020" h="6616700">
                                <a:moveTo>
                                  <a:pt x="0" y="6275639"/>
                                </a:moveTo>
                                <a:lnTo>
                                  <a:pt x="0" y="6394515"/>
                                </a:lnTo>
                              </a:path>
                              <a:path w="1811020" h="6616700">
                                <a:moveTo>
                                  <a:pt x="0" y="6167432"/>
                                </a:moveTo>
                                <a:lnTo>
                                  <a:pt x="0" y="6178354"/>
                                </a:lnTo>
                              </a:path>
                              <a:path w="1811020" h="6616700">
                                <a:moveTo>
                                  <a:pt x="0" y="5843191"/>
                                </a:moveTo>
                                <a:lnTo>
                                  <a:pt x="0" y="6070147"/>
                                </a:lnTo>
                              </a:path>
                              <a:path w="1811020" h="6616700">
                                <a:moveTo>
                                  <a:pt x="0" y="5518823"/>
                                </a:moveTo>
                                <a:lnTo>
                                  <a:pt x="0" y="5745906"/>
                                </a:lnTo>
                              </a:path>
                              <a:path w="1811020" h="6616700">
                                <a:moveTo>
                                  <a:pt x="0" y="5302663"/>
                                </a:moveTo>
                                <a:lnTo>
                                  <a:pt x="0" y="5421538"/>
                                </a:lnTo>
                              </a:path>
                              <a:path w="1811020" h="6616700">
                                <a:moveTo>
                                  <a:pt x="0" y="5194583"/>
                                </a:moveTo>
                                <a:lnTo>
                                  <a:pt x="0" y="5205378"/>
                                </a:lnTo>
                              </a:path>
                              <a:path w="1811020" h="6616700">
                                <a:moveTo>
                                  <a:pt x="0" y="5086375"/>
                                </a:moveTo>
                                <a:lnTo>
                                  <a:pt x="0" y="5097298"/>
                                </a:lnTo>
                              </a:path>
                              <a:path w="1811020" h="6616700">
                                <a:moveTo>
                                  <a:pt x="0" y="4978295"/>
                                </a:moveTo>
                                <a:lnTo>
                                  <a:pt x="0" y="4989090"/>
                                </a:lnTo>
                              </a:path>
                              <a:path w="1811020" h="6616700">
                                <a:moveTo>
                                  <a:pt x="0" y="4762135"/>
                                </a:moveTo>
                                <a:lnTo>
                                  <a:pt x="0" y="4881010"/>
                                </a:lnTo>
                              </a:path>
                              <a:path w="1811020" h="6616700">
                                <a:moveTo>
                                  <a:pt x="0" y="4654054"/>
                                </a:moveTo>
                                <a:lnTo>
                                  <a:pt x="0" y="4664850"/>
                                </a:lnTo>
                              </a:path>
                              <a:path w="1811020" h="6616700">
                                <a:moveTo>
                                  <a:pt x="0" y="4545847"/>
                                </a:moveTo>
                                <a:lnTo>
                                  <a:pt x="0" y="4556769"/>
                                </a:lnTo>
                              </a:path>
                              <a:path w="1811020" h="6616700">
                                <a:moveTo>
                                  <a:pt x="0" y="4437767"/>
                                </a:moveTo>
                                <a:lnTo>
                                  <a:pt x="0" y="4448562"/>
                                </a:lnTo>
                              </a:path>
                              <a:path w="1811020" h="6616700">
                                <a:moveTo>
                                  <a:pt x="0" y="4329687"/>
                                </a:moveTo>
                                <a:lnTo>
                                  <a:pt x="0" y="4340482"/>
                                </a:lnTo>
                              </a:path>
                              <a:path w="1811020" h="6616700">
                                <a:moveTo>
                                  <a:pt x="0" y="4113526"/>
                                </a:moveTo>
                                <a:lnTo>
                                  <a:pt x="0" y="4232402"/>
                                </a:lnTo>
                              </a:path>
                              <a:path w="1811020" h="6616700">
                                <a:moveTo>
                                  <a:pt x="0" y="3897239"/>
                                </a:moveTo>
                                <a:lnTo>
                                  <a:pt x="0" y="4016241"/>
                                </a:lnTo>
                              </a:path>
                              <a:path w="1811020" h="6616700">
                                <a:moveTo>
                                  <a:pt x="0" y="3789158"/>
                                </a:moveTo>
                                <a:lnTo>
                                  <a:pt x="0" y="3799954"/>
                                </a:lnTo>
                              </a:path>
                              <a:path w="1811020" h="6616700">
                                <a:moveTo>
                                  <a:pt x="0" y="3681078"/>
                                </a:moveTo>
                                <a:lnTo>
                                  <a:pt x="0" y="3691873"/>
                                </a:lnTo>
                              </a:path>
                              <a:path w="1811020" h="6616700">
                                <a:moveTo>
                                  <a:pt x="0" y="3572998"/>
                                </a:moveTo>
                                <a:lnTo>
                                  <a:pt x="0" y="3583793"/>
                                </a:lnTo>
                              </a:path>
                              <a:path w="1811020" h="6616700">
                                <a:moveTo>
                                  <a:pt x="0" y="3464791"/>
                                </a:moveTo>
                                <a:lnTo>
                                  <a:pt x="0" y="3475713"/>
                                </a:lnTo>
                              </a:path>
                              <a:path w="1811020" h="6616700">
                                <a:moveTo>
                                  <a:pt x="0" y="3032470"/>
                                </a:moveTo>
                                <a:lnTo>
                                  <a:pt x="0" y="3367506"/>
                                </a:lnTo>
                              </a:path>
                              <a:path w="1811020" h="6616700">
                                <a:moveTo>
                                  <a:pt x="0" y="2816182"/>
                                </a:moveTo>
                                <a:lnTo>
                                  <a:pt x="0" y="2935185"/>
                                </a:lnTo>
                              </a:path>
                              <a:path w="1811020" h="6616700">
                                <a:moveTo>
                                  <a:pt x="0" y="2708102"/>
                                </a:moveTo>
                                <a:lnTo>
                                  <a:pt x="0" y="2718897"/>
                                </a:lnTo>
                              </a:path>
                              <a:path w="1811020" h="6616700">
                                <a:moveTo>
                                  <a:pt x="0" y="2600022"/>
                                </a:moveTo>
                                <a:lnTo>
                                  <a:pt x="0" y="2610817"/>
                                </a:lnTo>
                              </a:path>
                              <a:path w="1811020" h="6616700">
                                <a:moveTo>
                                  <a:pt x="0" y="2491941"/>
                                </a:moveTo>
                                <a:lnTo>
                                  <a:pt x="0" y="2502737"/>
                                </a:lnTo>
                              </a:path>
                              <a:path w="1811020" h="6616700">
                                <a:moveTo>
                                  <a:pt x="0" y="2383734"/>
                                </a:moveTo>
                                <a:lnTo>
                                  <a:pt x="0" y="2394656"/>
                                </a:lnTo>
                              </a:path>
                              <a:path w="1811020" h="6616700">
                                <a:moveTo>
                                  <a:pt x="0" y="2167574"/>
                                </a:moveTo>
                                <a:lnTo>
                                  <a:pt x="0" y="2286449"/>
                                </a:lnTo>
                              </a:path>
                              <a:path w="1811020" h="6616700">
                                <a:moveTo>
                                  <a:pt x="0" y="2059493"/>
                                </a:moveTo>
                                <a:lnTo>
                                  <a:pt x="0" y="2070289"/>
                                </a:lnTo>
                              </a:path>
                              <a:path w="1811020" h="6616700">
                                <a:moveTo>
                                  <a:pt x="0" y="654069"/>
                                </a:moveTo>
                                <a:lnTo>
                                  <a:pt x="0" y="1962208"/>
                                </a:lnTo>
                              </a:path>
                              <a:path w="1811020" h="6616700">
                                <a:moveTo>
                                  <a:pt x="0" y="545989"/>
                                </a:moveTo>
                                <a:lnTo>
                                  <a:pt x="0" y="556784"/>
                                </a:lnTo>
                              </a:path>
                              <a:path w="1811020" h="6616700">
                                <a:moveTo>
                                  <a:pt x="0" y="437909"/>
                                </a:moveTo>
                                <a:lnTo>
                                  <a:pt x="0" y="448704"/>
                                </a:lnTo>
                              </a:path>
                              <a:path w="1811020" h="6616700">
                                <a:moveTo>
                                  <a:pt x="0" y="329701"/>
                                </a:moveTo>
                                <a:lnTo>
                                  <a:pt x="0" y="340624"/>
                                </a:lnTo>
                              </a:path>
                              <a:path w="1811020" h="6616700">
                                <a:moveTo>
                                  <a:pt x="0" y="0"/>
                                </a:moveTo>
                                <a:lnTo>
                                  <a:pt x="0" y="232416"/>
                                </a:lnTo>
                              </a:path>
                              <a:path w="1811020" h="6616700">
                                <a:moveTo>
                                  <a:pt x="452641" y="6275639"/>
                                </a:moveTo>
                                <a:lnTo>
                                  <a:pt x="452641" y="6616136"/>
                                </a:lnTo>
                              </a:path>
                              <a:path w="1811020" h="6616700">
                                <a:moveTo>
                                  <a:pt x="452641" y="5843191"/>
                                </a:moveTo>
                                <a:lnTo>
                                  <a:pt x="452641" y="6178354"/>
                                </a:lnTo>
                              </a:path>
                              <a:path w="1811020" h="6616700">
                                <a:moveTo>
                                  <a:pt x="452641" y="5302663"/>
                                </a:moveTo>
                                <a:lnTo>
                                  <a:pt x="452641" y="5745906"/>
                                </a:lnTo>
                              </a:path>
                              <a:path w="1811020" h="6616700">
                                <a:moveTo>
                                  <a:pt x="452641" y="4762135"/>
                                </a:moveTo>
                                <a:lnTo>
                                  <a:pt x="452641" y="5205378"/>
                                </a:lnTo>
                              </a:path>
                              <a:path w="1811020" h="6616700">
                                <a:moveTo>
                                  <a:pt x="452641" y="4654054"/>
                                </a:moveTo>
                                <a:lnTo>
                                  <a:pt x="452641" y="4664850"/>
                                </a:lnTo>
                              </a:path>
                              <a:path w="1811020" h="6616700">
                                <a:moveTo>
                                  <a:pt x="452641" y="2491941"/>
                                </a:moveTo>
                                <a:lnTo>
                                  <a:pt x="452641" y="4556769"/>
                                </a:lnTo>
                              </a:path>
                              <a:path w="1811020" h="6616700">
                                <a:moveTo>
                                  <a:pt x="452641" y="2167574"/>
                                </a:moveTo>
                                <a:lnTo>
                                  <a:pt x="452641" y="2394656"/>
                                </a:lnTo>
                              </a:path>
                              <a:path w="1811020" h="6616700">
                                <a:moveTo>
                                  <a:pt x="452641" y="2059493"/>
                                </a:moveTo>
                                <a:lnTo>
                                  <a:pt x="452641" y="2070289"/>
                                </a:lnTo>
                              </a:path>
                              <a:path w="1811020" h="6616700">
                                <a:moveTo>
                                  <a:pt x="452641" y="545989"/>
                                </a:moveTo>
                                <a:lnTo>
                                  <a:pt x="452641" y="1962208"/>
                                </a:lnTo>
                              </a:path>
                              <a:path w="1811020" h="6616700">
                                <a:moveTo>
                                  <a:pt x="452641" y="0"/>
                                </a:moveTo>
                                <a:lnTo>
                                  <a:pt x="452641" y="448704"/>
                                </a:lnTo>
                              </a:path>
                              <a:path w="1811020" h="6616700">
                                <a:moveTo>
                                  <a:pt x="905283" y="5843191"/>
                                </a:moveTo>
                                <a:lnTo>
                                  <a:pt x="905283" y="6616136"/>
                                </a:lnTo>
                              </a:path>
                              <a:path w="1811020" h="6616700">
                                <a:moveTo>
                                  <a:pt x="905283" y="545989"/>
                                </a:moveTo>
                                <a:lnTo>
                                  <a:pt x="905283" y="5745906"/>
                                </a:lnTo>
                              </a:path>
                              <a:path w="1811020" h="6616700">
                                <a:moveTo>
                                  <a:pt x="905283" y="0"/>
                                </a:moveTo>
                                <a:lnTo>
                                  <a:pt x="905283" y="448704"/>
                                </a:lnTo>
                              </a:path>
                              <a:path w="1811020" h="6616700">
                                <a:moveTo>
                                  <a:pt x="1357924" y="5843191"/>
                                </a:moveTo>
                                <a:lnTo>
                                  <a:pt x="1357924" y="6616136"/>
                                </a:lnTo>
                              </a:path>
                              <a:path w="1811020" h="6616700">
                                <a:moveTo>
                                  <a:pt x="1357924" y="0"/>
                                </a:moveTo>
                                <a:lnTo>
                                  <a:pt x="1357924" y="5745906"/>
                                </a:lnTo>
                              </a:path>
                              <a:path w="1811020" h="6616700">
                                <a:moveTo>
                                  <a:pt x="1810566" y="5843191"/>
                                </a:moveTo>
                                <a:lnTo>
                                  <a:pt x="1810566" y="6616136"/>
                                </a:lnTo>
                              </a:path>
                              <a:path w="1811020" h="6616700">
                                <a:moveTo>
                                  <a:pt x="1810566" y="0"/>
                                </a:moveTo>
                                <a:lnTo>
                                  <a:pt x="1810566" y="5745906"/>
                                </a:lnTo>
                              </a:path>
                            </a:pathLst>
                          </a:custGeom>
                          <a:ln w="6731">
                            <a:solidFill>
                              <a:srgbClr val="FFFFFF"/>
                            </a:solidFill>
                            <a:prstDash val="solid"/>
                          </a:ln>
                        </wps:spPr>
                        <wps:bodyPr wrap="square" lIns="0" tIns="0" rIns="0" bIns="0" rtlCol="0">
                          <a:prstTxWarp prst="textNoShape">
                            <a:avLst/>
                          </a:prstTxWarp>
                          <a:noAutofit/>
                        </wps:bodyPr>
                      </wps:wsp>
                      <wps:wsp>
                        <wps:cNvPr id="10" name="Graphic 10"/>
                        <wps:cNvSpPr/>
                        <wps:spPr>
                          <a:xfrm>
                            <a:off x="34799" y="5470181"/>
                            <a:ext cx="2256155" cy="1081405"/>
                          </a:xfrm>
                          <a:custGeom>
                            <a:avLst/>
                            <a:gdLst/>
                            <a:ahLst/>
                            <a:cxnLst/>
                            <a:rect l="l" t="t" r="r" b="b"/>
                            <a:pathLst>
                              <a:path w="2256155" h="1081405">
                                <a:moveTo>
                                  <a:pt x="0" y="1081056"/>
                                </a:moveTo>
                                <a:lnTo>
                                  <a:pt x="102492" y="1081056"/>
                                </a:lnTo>
                              </a:path>
                              <a:path w="2256155" h="1081405">
                                <a:moveTo>
                                  <a:pt x="241434" y="1081056"/>
                                </a:moveTo>
                                <a:lnTo>
                                  <a:pt x="2255587" y="1081056"/>
                                </a:lnTo>
                              </a:path>
                              <a:path w="2256155" h="1081405">
                                <a:moveTo>
                                  <a:pt x="0" y="972976"/>
                                </a:moveTo>
                                <a:lnTo>
                                  <a:pt x="102492" y="972976"/>
                                </a:lnTo>
                              </a:path>
                              <a:path w="2256155" h="1081405">
                                <a:moveTo>
                                  <a:pt x="531129" y="972976"/>
                                </a:moveTo>
                                <a:lnTo>
                                  <a:pt x="2255587" y="972976"/>
                                </a:lnTo>
                              </a:path>
                              <a:path w="2256155" h="1081405">
                                <a:moveTo>
                                  <a:pt x="0" y="864895"/>
                                </a:moveTo>
                                <a:lnTo>
                                  <a:pt x="102492" y="864895"/>
                                </a:lnTo>
                              </a:path>
                              <a:path w="2256155" h="1081405">
                                <a:moveTo>
                                  <a:pt x="288044" y="864895"/>
                                </a:moveTo>
                                <a:lnTo>
                                  <a:pt x="2255587" y="864895"/>
                                </a:lnTo>
                              </a:path>
                              <a:path w="2256155" h="1081405">
                                <a:moveTo>
                                  <a:pt x="0" y="756815"/>
                                </a:moveTo>
                                <a:lnTo>
                                  <a:pt x="102492" y="756815"/>
                                </a:lnTo>
                              </a:path>
                              <a:path w="2256155" h="1081405">
                                <a:moveTo>
                                  <a:pt x="1071150" y="756815"/>
                                </a:moveTo>
                                <a:lnTo>
                                  <a:pt x="2255587" y="756815"/>
                                </a:lnTo>
                              </a:path>
                              <a:path w="2256155" h="1081405">
                                <a:moveTo>
                                  <a:pt x="0" y="648608"/>
                                </a:moveTo>
                                <a:lnTo>
                                  <a:pt x="102492" y="648608"/>
                                </a:lnTo>
                              </a:path>
                              <a:path w="2256155" h="1081405">
                                <a:moveTo>
                                  <a:pt x="547005" y="648608"/>
                                </a:moveTo>
                                <a:lnTo>
                                  <a:pt x="2255587" y="648608"/>
                                </a:lnTo>
                              </a:path>
                              <a:path w="2256155" h="1081405">
                                <a:moveTo>
                                  <a:pt x="0" y="540528"/>
                                </a:moveTo>
                                <a:lnTo>
                                  <a:pt x="102492" y="540528"/>
                                </a:lnTo>
                              </a:path>
                              <a:path w="2256155" h="1081405">
                                <a:moveTo>
                                  <a:pt x="273185" y="540528"/>
                                </a:moveTo>
                                <a:lnTo>
                                  <a:pt x="2255587" y="540528"/>
                                </a:lnTo>
                              </a:path>
                              <a:path w="2256155" h="1081405">
                                <a:moveTo>
                                  <a:pt x="0" y="432447"/>
                                </a:moveTo>
                                <a:lnTo>
                                  <a:pt x="102492" y="432447"/>
                                </a:lnTo>
                              </a:path>
                              <a:path w="2256155" h="1081405">
                                <a:moveTo>
                                  <a:pt x="316620" y="432447"/>
                                </a:moveTo>
                                <a:lnTo>
                                  <a:pt x="2255587" y="432447"/>
                                </a:lnTo>
                              </a:path>
                              <a:path w="2256155" h="1081405">
                                <a:moveTo>
                                  <a:pt x="0" y="324367"/>
                                </a:moveTo>
                                <a:lnTo>
                                  <a:pt x="102492" y="324367"/>
                                </a:lnTo>
                              </a:path>
                              <a:path w="2256155" h="1081405">
                                <a:moveTo>
                                  <a:pt x="2153095" y="324367"/>
                                </a:moveTo>
                                <a:lnTo>
                                  <a:pt x="2255587" y="324367"/>
                                </a:lnTo>
                              </a:path>
                              <a:path w="2256155" h="1081405">
                                <a:moveTo>
                                  <a:pt x="0" y="216287"/>
                                </a:moveTo>
                                <a:lnTo>
                                  <a:pt x="102492" y="216287"/>
                                </a:lnTo>
                              </a:path>
                              <a:path w="2256155" h="1081405">
                                <a:moveTo>
                                  <a:pt x="303412" y="216287"/>
                                </a:moveTo>
                                <a:lnTo>
                                  <a:pt x="2255587" y="216287"/>
                                </a:lnTo>
                              </a:path>
                              <a:path w="2256155" h="1081405">
                                <a:moveTo>
                                  <a:pt x="0" y="108080"/>
                                </a:moveTo>
                                <a:lnTo>
                                  <a:pt x="102492" y="108080"/>
                                </a:lnTo>
                              </a:path>
                              <a:path w="2256155" h="1081405">
                                <a:moveTo>
                                  <a:pt x="301634" y="108080"/>
                                </a:moveTo>
                                <a:lnTo>
                                  <a:pt x="2255587" y="108080"/>
                                </a:lnTo>
                              </a:path>
                              <a:path w="2256155" h="1081405">
                                <a:moveTo>
                                  <a:pt x="0" y="0"/>
                                </a:moveTo>
                                <a:lnTo>
                                  <a:pt x="102492" y="0"/>
                                </a:lnTo>
                              </a:path>
                              <a:path w="2256155" h="1081405">
                                <a:moveTo>
                                  <a:pt x="350530" y="0"/>
                                </a:moveTo>
                                <a:lnTo>
                                  <a:pt x="2255587" y="0"/>
                                </a:lnTo>
                              </a:path>
                            </a:pathLst>
                          </a:custGeom>
                          <a:ln w="13589">
                            <a:solidFill>
                              <a:srgbClr val="FFFFFF"/>
                            </a:solidFill>
                            <a:prstDash val="solid"/>
                          </a:ln>
                        </wps:spPr>
                        <wps:bodyPr wrap="square" lIns="0" tIns="0" rIns="0" bIns="0" rtlCol="0">
                          <a:prstTxWarp prst="textNoShape">
                            <a:avLst/>
                          </a:prstTxWarp>
                          <a:noAutofit/>
                        </wps:bodyPr>
                      </wps:wsp>
                      <wps:wsp>
                        <wps:cNvPr id="11" name="Graphic 11"/>
                        <wps:cNvSpPr/>
                        <wps:spPr>
                          <a:xfrm>
                            <a:off x="34799" y="5362100"/>
                            <a:ext cx="2256155" cy="1270"/>
                          </a:xfrm>
                          <a:custGeom>
                            <a:avLst/>
                            <a:gdLst/>
                            <a:ahLst/>
                            <a:cxnLst/>
                            <a:rect l="l" t="t" r="r" b="b"/>
                            <a:pathLst>
                              <a:path w="2256155">
                                <a:moveTo>
                                  <a:pt x="0" y="0"/>
                                </a:moveTo>
                                <a:lnTo>
                                  <a:pt x="2255587" y="0"/>
                                </a:lnTo>
                              </a:path>
                            </a:pathLst>
                          </a:custGeom>
                          <a:ln w="13589">
                            <a:solidFill>
                              <a:srgbClr val="FFFFFF"/>
                            </a:solidFill>
                            <a:prstDash val="solid"/>
                          </a:ln>
                        </wps:spPr>
                        <wps:bodyPr wrap="square" lIns="0" tIns="0" rIns="0" bIns="0" rtlCol="0">
                          <a:prstTxWarp prst="textNoShape">
                            <a:avLst/>
                          </a:prstTxWarp>
                          <a:noAutofit/>
                        </wps:bodyPr>
                      </wps:wsp>
                      <wps:wsp>
                        <wps:cNvPr id="12" name="Graphic 12"/>
                        <wps:cNvSpPr/>
                        <wps:spPr>
                          <a:xfrm>
                            <a:off x="34799" y="2335092"/>
                            <a:ext cx="2256155" cy="2919095"/>
                          </a:xfrm>
                          <a:custGeom>
                            <a:avLst/>
                            <a:gdLst/>
                            <a:ahLst/>
                            <a:cxnLst/>
                            <a:rect l="l" t="t" r="r" b="b"/>
                            <a:pathLst>
                              <a:path w="2256155" h="2919095">
                                <a:moveTo>
                                  <a:pt x="0" y="2918928"/>
                                </a:moveTo>
                                <a:lnTo>
                                  <a:pt x="102492" y="2918928"/>
                                </a:lnTo>
                              </a:path>
                              <a:path w="2256155" h="2919095">
                                <a:moveTo>
                                  <a:pt x="899187" y="2918928"/>
                                </a:moveTo>
                                <a:lnTo>
                                  <a:pt x="2255587" y="2918928"/>
                                </a:lnTo>
                              </a:path>
                              <a:path w="2256155" h="2919095">
                                <a:moveTo>
                                  <a:pt x="0" y="2810848"/>
                                </a:moveTo>
                                <a:lnTo>
                                  <a:pt x="102492" y="2810848"/>
                                </a:lnTo>
                              </a:path>
                              <a:path w="2256155" h="2919095">
                                <a:moveTo>
                                  <a:pt x="502681" y="2810848"/>
                                </a:moveTo>
                                <a:lnTo>
                                  <a:pt x="2255587" y="2810848"/>
                                </a:lnTo>
                              </a:path>
                              <a:path w="2256155" h="2919095">
                                <a:moveTo>
                                  <a:pt x="0" y="2702641"/>
                                </a:moveTo>
                                <a:lnTo>
                                  <a:pt x="102492" y="2702641"/>
                                </a:lnTo>
                              </a:path>
                              <a:path w="2256155" h="2919095">
                                <a:moveTo>
                                  <a:pt x="498616" y="2702641"/>
                                </a:moveTo>
                                <a:lnTo>
                                  <a:pt x="2255587" y="2702641"/>
                                </a:lnTo>
                              </a:path>
                              <a:path w="2256155" h="2919095">
                                <a:moveTo>
                                  <a:pt x="0" y="2594560"/>
                                </a:moveTo>
                                <a:lnTo>
                                  <a:pt x="102492" y="2594560"/>
                                </a:lnTo>
                              </a:path>
                              <a:path w="2256155" h="2919095">
                                <a:moveTo>
                                  <a:pt x="595012" y="2594560"/>
                                </a:moveTo>
                                <a:lnTo>
                                  <a:pt x="2255587" y="2594560"/>
                                </a:lnTo>
                              </a:path>
                              <a:path w="2256155" h="2919095">
                                <a:moveTo>
                                  <a:pt x="0" y="2486480"/>
                                </a:moveTo>
                                <a:lnTo>
                                  <a:pt x="102492" y="2486480"/>
                                </a:lnTo>
                              </a:path>
                              <a:path w="2256155" h="2919095">
                                <a:moveTo>
                                  <a:pt x="238767" y="2486480"/>
                                </a:moveTo>
                                <a:lnTo>
                                  <a:pt x="2255587" y="2486480"/>
                                </a:lnTo>
                              </a:path>
                              <a:path w="2256155" h="2919095">
                                <a:moveTo>
                                  <a:pt x="0" y="2378400"/>
                                </a:moveTo>
                                <a:lnTo>
                                  <a:pt x="102492" y="2378400"/>
                                </a:lnTo>
                              </a:path>
                              <a:path w="2256155" h="2919095">
                                <a:moveTo>
                                  <a:pt x="971579" y="2378400"/>
                                </a:moveTo>
                                <a:lnTo>
                                  <a:pt x="2255587" y="2378400"/>
                                </a:lnTo>
                              </a:path>
                              <a:path w="2256155" h="2919095">
                                <a:moveTo>
                                  <a:pt x="0" y="2270320"/>
                                </a:moveTo>
                                <a:lnTo>
                                  <a:pt x="102492" y="2270320"/>
                                </a:lnTo>
                              </a:path>
                              <a:path w="2256155" h="2919095">
                                <a:moveTo>
                                  <a:pt x="1053115" y="2270320"/>
                                </a:moveTo>
                                <a:lnTo>
                                  <a:pt x="2255587" y="2270320"/>
                                </a:lnTo>
                              </a:path>
                              <a:path w="2256155" h="2919095">
                                <a:moveTo>
                                  <a:pt x="0" y="2162112"/>
                                </a:moveTo>
                                <a:lnTo>
                                  <a:pt x="102492" y="2162112"/>
                                </a:lnTo>
                              </a:path>
                              <a:path w="2256155" h="2919095">
                                <a:moveTo>
                                  <a:pt x="345577" y="2162112"/>
                                </a:moveTo>
                                <a:lnTo>
                                  <a:pt x="2255587" y="2162112"/>
                                </a:lnTo>
                              </a:path>
                              <a:path w="2256155" h="2919095">
                                <a:moveTo>
                                  <a:pt x="0" y="2054032"/>
                                </a:moveTo>
                                <a:lnTo>
                                  <a:pt x="102492" y="2054032"/>
                                </a:lnTo>
                              </a:path>
                              <a:path w="2256155" h="2919095">
                                <a:moveTo>
                                  <a:pt x="344180" y="2054032"/>
                                </a:moveTo>
                                <a:lnTo>
                                  <a:pt x="2255587" y="2054032"/>
                                </a:lnTo>
                              </a:path>
                              <a:path w="2256155" h="2919095">
                                <a:moveTo>
                                  <a:pt x="0" y="1945952"/>
                                </a:moveTo>
                                <a:lnTo>
                                  <a:pt x="102492" y="1945952"/>
                                </a:lnTo>
                              </a:path>
                              <a:path w="2256155" h="2919095">
                                <a:moveTo>
                                  <a:pt x="398537" y="1945952"/>
                                </a:moveTo>
                                <a:lnTo>
                                  <a:pt x="2255587" y="1945952"/>
                                </a:lnTo>
                              </a:path>
                              <a:path w="2256155" h="2919095">
                                <a:moveTo>
                                  <a:pt x="0" y="1837872"/>
                                </a:moveTo>
                                <a:lnTo>
                                  <a:pt x="102492" y="1837872"/>
                                </a:lnTo>
                              </a:path>
                              <a:path w="2256155" h="2919095">
                                <a:moveTo>
                                  <a:pt x="185806" y="1837872"/>
                                </a:moveTo>
                                <a:lnTo>
                                  <a:pt x="2255587" y="1837872"/>
                                </a:lnTo>
                              </a:path>
                              <a:path w="2256155" h="2919095">
                                <a:moveTo>
                                  <a:pt x="0" y="1729791"/>
                                </a:moveTo>
                                <a:lnTo>
                                  <a:pt x="102492" y="1729791"/>
                                </a:lnTo>
                              </a:path>
                              <a:path w="2256155" h="2919095">
                                <a:moveTo>
                                  <a:pt x="365516" y="1729791"/>
                                </a:moveTo>
                                <a:lnTo>
                                  <a:pt x="2255587" y="1729791"/>
                                </a:lnTo>
                              </a:path>
                              <a:path w="2256155" h="2919095">
                                <a:moveTo>
                                  <a:pt x="0" y="1621584"/>
                                </a:moveTo>
                                <a:lnTo>
                                  <a:pt x="102492" y="1621584"/>
                                </a:lnTo>
                              </a:path>
                              <a:path w="2256155" h="2919095">
                                <a:moveTo>
                                  <a:pt x="164977" y="1621584"/>
                                </a:moveTo>
                                <a:lnTo>
                                  <a:pt x="2255587" y="1621584"/>
                                </a:lnTo>
                              </a:path>
                              <a:path w="2256155" h="2919095">
                                <a:moveTo>
                                  <a:pt x="0" y="1513504"/>
                                </a:moveTo>
                                <a:lnTo>
                                  <a:pt x="102492" y="1513504"/>
                                </a:lnTo>
                              </a:path>
                              <a:path w="2256155" h="2919095">
                                <a:moveTo>
                                  <a:pt x="401205" y="1513504"/>
                                </a:moveTo>
                                <a:lnTo>
                                  <a:pt x="2255587" y="1513504"/>
                                </a:lnTo>
                              </a:path>
                              <a:path w="2256155" h="2919095">
                                <a:moveTo>
                                  <a:pt x="0" y="1405424"/>
                                </a:moveTo>
                                <a:lnTo>
                                  <a:pt x="102492" y="1405424"/>
                                </a:lnTo>
                              </a:path>
                              <a:path w="2256155" h="2919095">
                                <a:moveTo>
                                  <a:pt x="724937" y="1405424"/>
                                </a:moveTo>
                                <a:lnTo>
                                  <a:pt x="2255587" y="1405424"/>
                                </a:lnTo>
                              </a:path>
                              <a:path w="2256155" h="2919095">
                                <a:moveTo>
                                  <a:pt x="0" y="1297343"/>
                                </a:moveTo>
                                <a:lnTo>
                                  <a:pt x="102492" y="1297343"/>
                                </a:lnTo>
                              </a:path>
                              <a:path w="2256155" h="2919095">
                                <a:moveTo>
                                  <a:pt x="559197" y="1297343"/>
                                </a:moveTo>
                                <a:lnTo>
                                  <a:pt x="2255587" y="1297343"/>
                                </a:lnTo>
                              </a:path>
                              <a:path w="2256155" h="2919095">
                                <a:moveTo>
                                  <a:pt x="0" y="1189263"/>
                                </a:moveTo>
                                <a:lnTo>
                                  <a:pt x="102492" y="1189263"/>
                                </a:lnTo>
                              </a:path>
                              <a:path w="2256155" h="2919095">
                                <a:moveTo>
                                  <a:pt x="524398" y="1189263"/>
                                </a:moveTo>
                                <a:lnTo>
                                  <a:pt x="2255587" y="1189263"/>
                                </a:lnTo>
                              </a:path>
                              <a:path w="2256155" h="2919095">
                                <a:moveTo>
                                  <a:pt x="0" y="1081056"/>
                                </a:moveTo>
                                <a:lnTo>
                                  <a:pt x="102492" y="1081056"/>
                                </a:lnTo>
                              </a:path>
                              <a:path w="2256155" h="2919095">
                                <a:moveTo>
                                  <a:pt x="675152" y="1081056"/>
                                </a:moveTo>
                                <a:lnTo>
                                  <a:pt x="2255587" y="1081056"/>
                                </a:lnTo>
                              </a:path>
                              <a:path w="2256155" h="2919095">
                                <a:moveTo>
                                  <a:pt x="0" y="972976"/>
                                </a:moveTo>
                                <a:lnTo>
                                  <a:pt x="102492" y="972976"/>
                                </a:lnTo>
                              </a:path>
                              <a:path w="2256155" h="2919095">
                                <a:moveTo>
                                  <a:pt x="305317" y="972976"/>
                                </a:moveTo>
                                <a:lnTo>
                                  <a:pt x="2255587" y="972976"/>
                                </a:lnTo>
                              </a:path>
                              <a:path w="2256155" h="2919095">
                                <a:moveTo>
                                  <a:pt x="0" y="864895"/>
                                </a:moveTo>
                                <a:lnTo>
                                  <a:pt x="102492" y="864895"/>
                                </a:lnTo>
                              </a:path>
                              <a:path w="2256155" h="2919095">
                                <a:moveTo>
                                  <a:pt x="291219" y="864895"/>
                                </a:moveTo>
                                <a:lnTo>
                                  <a:pt x="2255587" y="864895"/>
                                </a:lnTo>
                              </a:path>
                              <a:path w="2256155" h="2919095">
                                <a:moveTo>
                                  <a:pt x="0" y="756815"/>
                                </a:moveTo>
                                <a:lnTo>
                                  <a:pt x="102492" y="756815"/>
                                </a:lnTo>
                              </a:path>
                              <a:path w="2256155" h="2919095">
                                <a:moveTo>
                                  <a:pt x="252737" y="756815"/>
                                </a:moveTo>
                                <a:lnTo>
                                  <a:pt x="2255587" y="756815"/>
                                </a:lnTo>
                              </a:path>
                              <a:path w="2256155" h="2919095">
                                <a:moveTo>
                                  <a:pt x="0" y="648735"/>
                                </a:moveTo>
                                <a:lnTo>
                                  <a:pt x="102492" y="648735"/>
                                </a:lnTo>
                              </a:path>
                              <a:path w="2256155" h="2919095">
                                <a:moveTo>
                                  <a:pt x="513476" y="648735"/>
                                </a:moveTo>
                                <a:lnTo>
                                  <a:pt x="2255587" y="648735"/>
                                </a:lnTo>
                              </a:path>
                              <a:path w="2256155" h="2919095">
                                <a:moveTo>
                                  <a:pt x="0" y="540528"/>
                                </a:moveTo>
                                <a:lnTo>
                                  <a:pt x="102492" y="540528"/>
                                </a:lnTo>
                              </a:path>
                              <a:path w="2256155" h="2919095">
                                <a:moveTo>
                                  <a:pt x="266327" y="540528"/>
                                </a:moveTo>
                                <a:lnTo>
                                  <a:pt x="2255587" y="540528"/>
                                </a:lnTo>
                              </a:path>
                              <a:path w="2256155" h="2919095">
                                <a:moveTo>
                                  <a:pt x="0" y="432447"/>
                                </a:moveTo>
                                <a:lnTo>
                                  <a:pt x="102492" y="432447"/>
                                </a:lnTo>
                              </a:path>
                              <a:path w="2256155" h="2919095">
                                <a:moveTo>
                                  <a:pt x="482233" y="432447"/>
                                </a:moveTo>
                                <a:lnTo>
                                  <a:pt x="2255587" y="432447"/>
                                </a:lnTo>
                              </a:path>
                              <a:path w="2256155" h="2919095">
                                <a:moveTo>
                                  <a:pt x="0" y="324367"/>
                                </a:moveTo>
                                <a:lnTo>
                                  <a:pt x="102492" y="324367"/>
                                </a:lnTo>
                              </a:path>
                              <a:path w="2256155" h="2919095">
                                <a:moveTo>
                                  <a:pt x="574184" y="324367"/>
                                </a:moveTo>
                                <a:lnTo>
                                  <a:pt x="2255587" y="324367"/>
                                </a:lnTo>
                              </a:path>
                              <a:path w="2256155" h="2919095">
                                <a:moveTo>
                                  <a:pt x="0" y="216287"/>
                                </a:moveTo>
                                <a:lnTo>
                                  <a:pt x="102492" y="216287"/>
                                </a:lnTo>
                              </a:path>
                              <a:path w="2256155" h="2919095">
                                <a:moveTo>
                                  <a:pt x="441084" y="216287"/>
                                </a:moveTo>
                                <a:lnTo>
                                  <a:pt x="2255587" y="216287"/>
                                </a:lnTo>
                              </a:path>
                              <a:path w="2256155" h="2919095">
                                <a:moveTo>
                                  <a:pt x="0" y="108080"/>
                                </a:moveTo>
                                <a:lnTo>
                                  <a:pt x="102492" y="108080"/>
                                </a:lnTo>
                              </a:path>
                              <a:path w="2256155" h="2919095">
                                <a:moveTo>
                                  <a:pt x="881533" y="108080"/>
                                </a:moveTo>
                                <a:lnTo>
                                  <a:pt x="2255587" y="108080"/>
                                </a:lnTo>
                              </a:path>
                              <a:path w="2256155" h="2919095">
                                <a:moveTo>
                                  <a:pt x="0" y="0"/>
                                </a:moveTo>
                                <a:lnTo>
                                  <a:pt x="102492" y="0"/>
                                </a:lnTo>
                              </a:path>
                              <a:path w="2256155" h="2919095">
                                <a:moveTo>
                                  <a:pt x="424319" y="0"/>
                                </a:moveTo>
                                <a:lnTo>
                                  <a:pt x="2255587" y="0"/>
                                </a:lnTo>
                              </a:path>
                            </a:pathLst>
                          </a:custGeom>
                          <a:ln w="13589">
                            <a:solidFill>
                              <a:srgbClr val="FFFFFF"/>
                            </a:solidFill>
                            <a:prstDash val="solid"/>
                          </a:ln>
                        </wps:spPr>
                        <wps:bodyPr wrap="square" lIns="0" tIns="0" rIns="0" bIns="0" rtlCol="0">
                          <a:prstTxWarp prst="textNoShape">
                            <a:avLst/>
                          </a:prstTxWarp>
                          <a:noAutofit/>
                        </wps:bodyPr>
                      </wps:wsp>
                      <wps:wsp>
                        <wps:cNvPr id="13" name="Graphic 13"/>
                        <wps:cNvSpPr/>
                        <wps:spPr>
                          <a:xfrm>
                            <a:off x="34799" y="1902644"/>
                            <a:ext cx="2256155" cy="324485"/>
                          </a:xfrm>
                          <a:custGeom>
                            <a:avLst/>
                            <a:gdLst/>
                            <a:ahLst/>
                            <a:cxnLst/>
                            <a:rect l="l" t="t" r="r" b="b"/>
                            <a:pathLst>
                              <a:path w="2256155" h="324485">
                                <a:moveTo>
                                  <a:pt x="0" y="324367"/>
                                </a:moveTo>
                                <a:lnTo>
                                  <a:pt x="102492" y="324367"/>
                                </a:lnTo>
                              </a:path>
                              <a:path w="2256155" h="324485">
                                <a:moveTo>
                                  <a:pt x="153674" y="324367"/>
                                </a:moveTo>
                                <a:lnTo>
                                  <a:pt x="2255587" y="324367"/>
                                </a:lnTo>
                              </a:path>
                              <a:path w="2256155" h="324485">
                                <a:moveTo>
                                  <a:pt x="0" y="216287"/>
                                </a:moveTo>
                                <a:lnTo>
                                  <a:pt x="102492" y="216287"/>
                                </a:lnTo>
                              </a:path>
                              <a:path w="2256155" h="324485">
                                <a:moveTo>
                                  <a:pt x="840765" y="216287"/>
                                </a:moveTo>
                                <a:lnTo>
                                  <a:pt x="2255587" y="216287"/>
                                </a:lnTo>
                              </a:path>
                              <a:path w="2256155" h="324485">
                                <a:moveTo>
                                  <a:pt x="0" y="108207"/>
                                </a:moveTo>
                                <a:lnTo>
                                  <a:pt x="102492" y="108207"/>
                                </a:lnTo>
                              </a:path>
                              <a:path w="2256155" h="324485">
                                <a:moveTo>
                                  <a:pt x="805966" y="108207"/>
                                </a:moveTo>
                                <a:lnTo>
                                  <a:pt x="2255587" y="108207"/>
                                </a:lnTo>
                              </a:path>
                              <a:path w="2256155" h="324485">
                                <a:moveTo>
                                  <a:pt x="0" y="0"/>
                                </a:moveTo>
                                <a:lnTo>
                                  <a:pt x="102492" y="0"/>
                                </a:lnTo>
                              </a:path>
                              <a:path w="2256155" h="324485">
                                <a:moveTo>
                                  <a:pt x="188092" y="0"/>
                                </a:moveTo>
                                <a:lnTo>
                                  <a:pt x="2255587" y="0"/>
                                </a:lnTo>
                              </a:path>
                            </a:pathLst>
                          </a:custGeom>
                          <a:ln w="13589">
                            <a:solidFill>
                              <a:srgbClr val="FFFFFF"/>
                            </a:solidFill>
                            <a:prstDash val="solid"/>
                          </a:ln>
                        </wps:spPr>
                        <wps:bodyPr wrap="square" lIns="0" tIns="0" rIns="0" bIns="0" rtlCol="0">
                          <a:prstTxWarp prst="textNoShape">
                            <a:avLst/>
                          </a:prstTxWarp>
                          <a:noAutofit/>
                        </wps:bodyPr>
                      </wps:wsp>
                      <wps:wsp>
                        <wps:cNvPr id="14" name="Graphic 14"/>
                        <wps:cNvSpPr/>
                        <wps:spPr>
                          <a:xfrm>
                            <a:off x="34799" y="929794"/>
                            <a:ext cx="2256155" cy="864869"/>
                          </a:xfrm>
                          <a:custGeom>
                            <a:avLst/>
                            <a:gdLst/>
                            <a:ahLst/>
                            <a:cxnLst/>
                            <a:rect l="l" t="t" r="r" b="b"/>
                            <a:pathLst>
                              <a:path w="2256155" h="864869">
                                <a:moveTo>
                                  <a:pt x="0" y="864768"/>
                                </a:moveTo>
                                <a:lnTo>
                                  <a:pt x="2255587" y="864768"/>
                                </a:lnTo>
                              </a:path>
                              <a:path w="2256155" h="864869">
                                <a:moveTo>
                                  <a:pt x="0" y="756688"/>
                                </a:moveTo>
                                <a:lnTo>
                                  <a:pt x="2255587" y="756688"/>
                                </a:lnTo>
                              </a:path>
                              <a:path w="2256155" h="864869">
                                <a:moveTo>
                                  <a:pt x="0" y="648608"/>
                                </a:moveTo>
                                <a:lnTo>
                                  <a:pt x="2255587" y="648608"/>
                                </a:lnTo>
                              </a:path>
                              <a:path w="2256155" h="864869">
                                <a:moveTo>
                                  <a:pt x="0" y="540528"/>
                                </a:moveTo>
                                <a:lnTo>
                                  <a:pt x="2255587" y="540528"/>
                                </a:lnTo>
                              </a:path>
                              <a:path w="2256155" h="864869">
                                <a:moveTo>
                                  <a:pt x="0" y="432320"/>
                                </a:moveTo>
                                <a:lnTo>
                                  <a:pt x="2255587" y="432320"/>
                                </a:lnTo>
                              </a:path>
                              <a:path w="2256155" h="864869">
                                <a:moveTo>
                                  <a:pt x="0" y="324240"/>
                                </a:moveTo>
                                <a:lnTo>
                                  <a:pt x="2255587" y="324240"/>
                                </a:lnTo>
                              </a:path>
                              <a:path w="2256155" h="864869">
                                <a:moveTo>
                                  <a:pt x="0" y="216160"/>
                                </a:moveTo>
                                <a:lnTo>
                                  <a:pt x="2255587" y="216160"/>
                                </a:lnTo>
                              </a:path>
                              <a:path w="2256155" h="864869">
                                <a:moveTo>
                                  <a:pt x="0" y="108080"/>
                                </a:moveTo>
                                <a:lnTo>
                                  <a:pt x="2255587" y="108080"/>
                                </a:lnTo>
                              </a:path>
                              <a:path w="2256155" h="864869">
                                <a:moveTo>
                                  <a:pt x="0" y="0"/>
                                </a:moveTo>
                                <a:lnTo>
                                  <a:pt x="2255587" y="0"/>
                                </a:lnTo>
                              </a:path>
                            </a:pathLst>
                          </a:custGeom>
                          <a:ln w="13589">
                            <a:solidFill>
                              <a:srgbClr val="FFFFFF"/>
                            </a:solidFill>
                            <a:prstDash val="solid"/>
                          </a:ln>
                        </wps:spPr>
                        <wps:bodyPr wrap="square" lIns="0" tIns="0" rIns="0" bIns="0" rtlCol="0">
                          <a:prstTxWarp prst="textNoShape">
                            <a:avLst/>
                          </a:prstTxWarp>
                          <a:noAutofit/>
                        </wps:bodyPr>
                      </wps:wsp>
                      <wps:wsp>
                        <wps:cNvPr id="15" name="Graphic 15"/>
                        <wps:cNvSpPr/>
                        <wps:spPr>
                          <a:xfrm>
                            <a:off x="34799" y="64898"/>
                            <a:ext cx="2256155" cy="756920"/>
                          </a:xfrm>
                          <a:custGeom>
                            <a:avLst/>
                            <a:gdLst/>
                            <a:ahLst/>
                            <a:cxnLst/>
                            <a:rect l="l" t="t" r="r" b="b"/>
                            <a:pathLst>
                              <a:path w="2256155" h="756920">
                                <a:moveTo>
                                  <a:pt x="0" y="756688"/>
                                </a:moveTo>
                                <a:lnTo>
                                  <a:pt x="102492" y="756688"/>
                                </a:lnTo>
                              </a:path>
                              <a:path w="2256155" h="756920">
                                <a:moveTo>
                                  <a:pt x="191648" y="756688"/>
                                </a:moveTo>
                                <a:lnTo>
                                  <a:pt x="2255587" y="756688"/>
                                </a:lnTo>
                              </a:path>
                              <a:path w="2256155" h="756920">
                                <a:moveTo>
                                  <a:pt x="0" y="648608"/>
                                </a:moveTo>
                                <a:lnTo>
                                  <a:pt x="102492" y="648608"/>
                                </a:lnTo>
                              </a:path>
                              <a:path w="2256155" h="756920">
                                <a:moveTo>
                                  <a:pt x="281694" y="648608"/>
                                </a:moveTo>
                                <a:lnTo>
                                  <a:pt x="2255587" y="648608"/>
                                </a:lnTo>
                              </a:path>
                              <a:path w="2256155" h="756920">
                                <a:moveTo>
                                  <a:pt x="0" y="540528"/>
                                </a:moveTo>
                                <a:lnTo>
                                  <a:pt x="102492" y="540528"/>
                                </a:lnTo>
                              </a:path>
                              <a:path w="2256155" h="756920">
                                <a:moveTo>
                                  <a:pt x="510809" y="540528"/>
                                </a:moveTo>
                                <a:lnTo>
                                  <a:pt x="2255587" y="540528"/>
                                </a:lnTo>
                              </a:path>
                              <a:path w="2256155" h="756920">
                                <a:moveTo>
                                  <a:pt x="0" y="432447"/>
                                </a:moveTo>
                                <a:lnTo>
                                  <a:pt x="102492" y="432447"/>
                                </a:lnTo>
                              </a:path>
                              <a:path w="2256155" h="756920">
                                <a:moveTo>
                                  <a:pt x="1296581" y="432447"/>
                                </a:moveTo>
                                <a:lnTo>
                                  <a:pt x="2255587" y="432447"/>
                                </a:lnTo>
                              </a:path>
                              <a:path w="2256155" h="756920">
                                <a:moveTo>
                                  <a:pt x="0" y="324367"/>
                                </a:moveTo>
                                <a:lnTo>
                                  <a:pt x="102492" y="324367"/>
                                </a:lnTo>
                              </a:path>
                              <a:path w="2256155" h="756920">
                                <a:moveTo>
                                  <a:pt x="395870" y="324367"/>
                                </a:moveTo>
                                <a:lnTo>
                                  <a:pt x="2255587" y="324367"/>
                                </a:lnTo>
                              </a:path>
                              <a:path w="2256155" h="756920">
                                <a:moveTo>
                                  <a:pt x="0" y="216160"/>
                                </a:moveTo>
                                <a:lnTo>
                                  <a:pt x="102492" y="216160"/>
                                </a:lnTo>
                              </a:path>
                              <a:path w="2256155" h="756920">
                                <a:moveTo>
                                  <a:pt x="429272" y="216160"/>
                                </a:moveTo>
                                <a:lnTo>
                                  <a:pt x="2255587" y="216160"/>
                                </a:lnTo>
                              </a:path>
                              <a:path w="2256155" h="756920">
                                <a:moveTo>
                                  <a:pt x="0" y="108080"/>
                                </a:moveTo>
                                <a:lnTo>
                                  <a:pt x="102492" y="108080"/>
                                </a:lnTo>
                              </a:path>
                              <a:path w="2256155" h="756920">
                                <a:moveTo>
                                  <a:pt x="234703" y="108080"/>
                                </a:moveTo>
                                <a:lnTo>
                                  <a:pt x="2255587" y="108080"/>
                                </a:lnTo>
                              </a:path>
                              <a:path w="2256155" h="756920">
                                <a:moveTo>
                                  <a:pt x="0" y="0"/>
                                </a:moveTo>
                                <a:lnTo>
                                  <a:pt x="102492" y="0"/>
                                </a:lnTo>
                              </a:path>
                              <a:path w="2256155" h="756920">
                                <a:moveTo>
                                  <a:pt x="326526" y="0"/>
                                </a:moveTo>
                                <a:lnTo>
                                  <a:pt x="2255587" y="0"/>
                                </a:lnTo>
                              </a:path>
                            </a:pathLst>
                          </a:custGeom>
                          <a:ln w="13589">
                            <a:solidFill>
                              <a:srgbClr val="FFFFFF"/>
                            </a:solidFill>
                            <a:prstDash val="solid"/>
                          </a:ln>
                        </wps:spPr>
                        <wps:bodyPr wrap="square" lIns="0" tIns="0" rIns="0" bIns="0" rtlCol="0">
                          <a:prstTxWarp prst="textNoShape">
                            <a:avLst/>
                          </a:prstTxWarp>
                          <a:noAutofit/>
                        </wps:bodyPr>
                      </wps:wsp>
                      <wps:wsp>
                        <wps:cNvPr id="16" name="Graphic 16"/>
                        <wps:cNvSpPr/>
                        <wps:spPr>
                          <a:xfrm>
                            <a:off x="137291" y="0"/>
                            <a:ext cx="1270" cy="6616700"/>
                          </a:xfrm>
                          <a:custGeom>
                            <a:avLst/>
                            <a:gdLst/>
                            <a:ahLst/>
                            <a:cxnLst/>
                            <a:rect l="l" t="t" r="r" b="b"/>
                            <a:pathLst>
                              <a:path h="6616700">
                                <a:moveTo>
                                  <a:pt x="0" y="6616136"/>
                                </a:moveTo>
                                <a:lnTo>
                                  <a:pt x="0" y="0"/>
                                </a:lnTo>
                              </a:path>
                            </a:pathLst>
                          </a:custGeom>
                          <a:ln w="13589">
                            <a:solidFill>
                              <a:srgbClr val="FFFFFF"/>
                            </a:solidFill>
                            <a:prstDash val="solid"/>
                          </a:ln>
                        </wps:spPr>
                        <wps:bodyPr wrap="square" lIns="0" tIns="0" rIns="0" bIns="0" rtlCol="0">
                          <a:prstTxWarp prst="textNoShape">
                            <a:avLst/>
                          </a:prstTxWarp>
                          <a:noAutofit/>
                        </wps:bodyPr>
                      </wps:wsp>
                      <wps:wsp>
                        <wps:cNvPr id="17" name="Graphic 17"/>
                        <wps:cNvSpPr/>
                        <wps:spPr>
                          <a:xfrm>
                            <a:off x="583138" y="0"/>
                            <a:ext cx="1365250" cy="6616700"/>
                          </a:xfrm>
                          <a:custGeom>
                            <a:avLst/>
                            <a:gdLst/>
                            <a:ahLst/>
                            <a:cxnLst/>
                            <a:rect l="l" t="t" r="r" b="b"/>
                            <a:pathLst>
                              <a:path w="1365250" h="6616700">
                                <a:moveTo>
                                  <a:pt x="6794" y="6275639"/>
                                </a:moveTo>
                                <a:lnTo>
                                  <a:pt x="6794" y="6616136"/>
                                </a:lnTo>
                              </a:path>
                              <a:path w="1365250" h="6616700">
                                <a:moveTo>
                                  <a:pt x="6794" y="5843191"/>
                                </a:moveTo>
                                <a:lnTo>
                                  <a:pt x="6794" y="6178354"/>
                                </a:lnTo>
                              </a:path>
                              <a:path w="1365250" h="6616700">
                                <a:moveTo>
                                  <a:pt x="6794" y="5302663"/>
                                </a:moveTo>
                                <a:lnTo>
                                  <a:pt x="6794" y="5745906"/>
                                </a:lnTo>
                              </a:path>
                              <a:path w="1365250" h="6616700">
                                <a:moveTo>
                                  <a:pt x="6794" y="4978295"/>
                                </a:moveTo>
                                <a:lnTo>
                                  <a:pt x="6794" y="5205378"/>
                                </a:lnTo>
                              </a:path>
                              <a:path w="1365250" h="6616700">
                                <a:moveTo>
                                  <a:pt x="6794" y="4762135"/>
                                </a:moveTo>
                                <a:lnTo>
                                  <a:pt x="6794" y="4881010"/>
                                </a:lnTo>
                              </a:path>
                              <a:path w="1365250" h="6616700">
                                <a:moveTo>
                                  <a:pt x="0" y="4659452"/>
                                </a:moveTo>
                                <a:lnTo>
                                  <a:pt x="13589" y="4659452"/>
                                </a:lnTo>
                              </a:path>
                              <a:path w="1365250" h="6616700">
                                <a:moveTo>
                                  <a:pt x="6794" y="3789158"/>
                                </a:moveTo>
                                <a:lnTo>
                                  <a:pt x="6794" y="4556769"/>
                                </a:lnTo>
                              </a:path>
                              <a:path w="1365250" h="6616700">
                                <a:moveTo>
                                  <a:pt x="6794" y="3464791"/>
                                </a:moveTo>
                                <a:lnTo>
                                  <a:pt x="6794" y="3691873"/>
                                </a:lnTo>
                              </a:path>
                              <a:path w="1365250" h="6616700">
                                <a:moveTo>
                                  <a:pt x="6794" y="2708102"/>
                                </a:moveTo>
                                <a:lnTo>
                                  <a:pt x="6794" y="3367506"/>
                                </a:lnTo>
                              </a:path>
                              <a:path w="1365250" h="6616700">
                                <a:moveTo>
                                  <a:pt x="6794" y="2491941"/>
                                </a:moveTo>
                                <a:lnTo>
                                  <a:pt x="6794" y="2610817"/>
                                </a:lnTo>
                              </a:path>
                              <a:path w="1365250" h="6616700">
                                <a:moveTo>
                                  <a:pt x="6794" y="2167574"/>
                                </a:moveTo>
                                <a:lnTo>
                                  <a:pt x="6794" y="2394656"/>
                                </a:lnTo>
                              </a:path>
                              <a:path w="1365250" h="6616700">
                                <a:moveTo>
                                  <a:pt x="0" y="2064891"/>
                                </a:moveTo>
                                <a:lnTo>
                                  <a:pt x="13589" y="2064891"/>
                                </a:lnTo>
                              </a:path>
                              <a:path w="1365250" h="6616700">
                                <a:moveTo>
                                  <a:pt x="6794" y="545989"/>
                                </a:moveTo>
                                <a:lnTo>
                                  <a:pt x="6794" y="1962208"/>
                                </a:lnTo>
                              </a:path>
                              <a:path w="1365250" h="6616700">
                                <a:moveTo>
                                  <a:pt x="6794" y="0"/>
                                </a:moveTo>
                                <a:lnTo>
                                  <a:pt x="6794" y="448704"/>
                                </a:lnTo>
                              </a:path>
                              <a:path w="1365250" h="6616700">
                                <a:moveTo>
                                  <a:pt x="459436" y="6275639"/>
                                </a:moveTo>
                                <a:lnTo>
                                  <a:pt x="459436" y="6616136"/>
                                </a:lnTo>
                              </a:path>
                              <a:path w="1365250" h="6616700">
                                <a:moveTo>
                                  <a:pt x="459436" y="5843191"/>
                                </a:moveTo>
                                <a:lnTo>
                                  <a:pt x="459436" y="6178354"/>
                                </a:lnTo>
                              </a:path>
                              <a:path w="1365250" h="6616700">
                                <a:moveTo>
                                  <a:pt x="459436" y="4654054"/>
                                </a:moveTo>
                                <a:lnTo>
                                  <a:pt x="459436" y="5745906"/>
                                </a:lnTo>
                              </a:path>
                              <a:path w="1365250" h="6616700">
                                <a:moveTo>
                                  <a:pt x="459436" y="545989"/>
                                </a:moveTo>
                                <a:lnTo>
                                  <a:pt x="459436" y="4556769"/>
                                </a:lnTo>
                              </a:path>
                              <a:path w="1365250" h="6616700">
                                <a:moveTo>
                                  <a:pt x="459436" y="0"/>
                                </a:moveTo>
                                <a:lnTo>
                                  <a:pt x="459436" y="448704"/>
                                </a:lnTo>
                              </a:path>
                              <a:path w="1365250" h="6616700">
                                <a:moveTo>
                                  <a:pt x="912077" y="5843191"/>
                                </a:moveTo>
                                <a:lnTo>
                                  <a:pt x="912077" y="6616136"/>
                                </a:lnTo>
                              </a:path>
                              <a:path w="1365250" h="6616700">
                                <a:moveTo>
                                  <a:pt x="912077" y="0"/>
                                </a:moveTo>
                                <a:lnTo>
                                  <a:pt x="912077" y="5745906"/>
                                </a:lnTo>
                              </a:path>
                              <a:path w="1365250" h="6616700">
                                <a:moveTo>
                                  <a:pt x="1364719" y="5843191"/>
                                </a:moveTo>
                                <a:lnTo>
                                  <a:pt x="1364719" y="6616136"/>
                                </a:lnTo>
                              </a:path>
                              <a:path w="1365250" h="6616700">
                                <a:moveTo>
                                  <a:pt x="1364719" y="0"/>
                                </a:moveTo>
                                <a:lnTo>
                                  <a:pt x="1364719" y="5745906"/>
                                </a:lnTo>
                              </a:path>
                            </a:pathLst>
                          </a:custGeom>
                          <a:ln w="13589">
                            <a:solidFill>
                              <a:srgbClr val="FFFFFF"/>
                            </a:solidFill>
                            <a:prstDash val="solid"/>
                          </a:ln>
                        </wps:spPr>
                        <wps:bodyPr wrap="square" lIns="0" tIns="0" rIns="0" bIns="0" rtlCol="0">
                          <a:prstTxWarp prst="textNoShape">
                            <a:avLst/>
                          </a:prstTxWarp>
                          <a:noAutofit/>
                        </wps:bodyPr>
                      </wps:wsp>
                      <wps:wsp>
                        <wps:cNvPr id="18" name="Graphic 18"/>
                        <wps:cNvSpPr/>
                        <wps:spPr>
                          <a:xfrm>
                            <a:off x="137291" y="16256"/>
                            <a:ext cx="224154" cy="97790"/>
                          </a:xfrm>
                          <a:custGeom>
                            <a:avLst/>
                            <a:gdLst/>
                            <a:ahLst/>
                            <a:cxnLst/>
                            <a:rect l="l" t="t" r="r" b="b"/>
                            <a:pathLst>
                              <a:path w="224154" h="97790">
                                <a:moveTo>
                                  <a:pt x="224034" y="0"/>
                                </a:moveTo>
                                <a:lnTo>
                                  <a:pt x="0" y="0"/>
                                </a:lnTo>
                                <a:lnTo>
                                  <a:pt x="0" y="97284"/>
                                </a:lnTo>
                                <a:lnTo>
                                  <a:pt x="224034" y="97284"/>
                                </a:lnTo>
                                <a:lnTo>
                                  <a:pt x="224034" y="0"/>
                                </a:lnTo>
                                <a:close/>
                              </a:path>
                            </a:pathLst>
                          </a:custGeom>
                          <a:solidFill>
                            <a:srgbClr val="44377B"/>
                          </a:solidFill>
                        </wps:spPr>
                        <wps:bodyPr wrap="square" lIns="0" tIns="0" rIns="0" bIns="0" rtlCol="0">
                          <a:prstTxWarp prst="textNoShape">
                            <a:avLst/>
                          </a:prstTxWarp>
                          <a:noAutofit/>
                        </wps:bodyPr>
                      </wps:wsp>
                      <wps:wsp>
                        <wps:cNvPr id="19" name="Graphic 19"/>
                        <wps:cNvSpPr/>
                        <wps:spPr>
                          <a:xfrm>
                            <a:off x="137291" y="124336"/>
                            <a:ext cx="132715" cy="97790"/>
                          </a:xfrm>
                          <a:custGeom>
                            <a:avLst/>
                            <a:gdLst/>
                            <a:ahLst/>
                            <a:cxnLst/>
                            <a:rect l="l" t="t" r="r" b="b"/>
                            <a:pathLst>
                              <a:path w="132715" h="97790">
                                <a:moveTo>
                                  <a:pt x="132210" y="0"/>
                                </a:moveTo>
                                <a:lnTo>
                                  <a:pt x="0" y="0"/>
                                </a:lnTo>
                                <a:lnTo>
                                  <a:pt x="0" y="97284"/>
                                </a:lnTo>
                                <a:lnTo>
                                  <a:pt x="132210" y="97284"/>
                                </a:lnTo>
                                <a:lnTo>
                                  <a:pt x="132210" y="0"/>
                                </a:lnTo>
                                <a:close/>
                              </a:path>
                            </a:pathLst>
                          </a:custGeom>
                          <a:solidFill>
                            <a:srgbClr val="450958"/>
                          </a:solidFill>
                        </wps:spPr>
                        <wps:bodyPr wrap="square" lIns="0" tIns="0" rIns="0" bIns="0" rtlCol="0">
                          <a:prstTxWarp prst="textNoShape">
                            <a:avLst/>
                          </a:prstTxWarp>
                          <a:noAutofit/>
                        </wps:bodyPr>
                      </wps:wsp>
                      <wps:wsp>
                        <wps:cNvPr id="20" name="Graphic 20"/>
                        <wps:cNvSpPr/>
                        <wps:spPr>
                          <a:xfrm>
                            <a:off x="137291" y="232416"/>
                            <a:ext cx="327025" cy="97790"/>
                          </a:xfrm>
                          <a:custGeom>
                            <a:avLst/>
                            <a:gdLst/>
                            <a:ahLst/>
                            <a:cxnLst/>
                            <a:rect l="l" t="t" r="r" b="b"/>
                            <a:pathLst>
                              <a:path w="327025" h="97790">
                                <a:moveTo>
                                  <a:pt x="326780" y="0"/>
                                </a:moveTo>
                                <a:lnTo>
                                  <a:pt x="0" y="0"/>
                                </a:lnTo>
                                <a:lnTo>
                                  <a:pt x="0" y="97284"/>
                                </a:lnTo>
                                <a:lnTo>
                                  <a:pt x="326780" y="97284"/>
                                </a:lnTo>
                                <a:lnTo>
                                  <a:pt x="326780" y="0"/>
                                </a:lnTo>
                                <a:close/>
                              </a:path>
                            </a:pathLst>
                          </a:custGeom>
                          <a:solidFill>
                            <a:srgbClr val="433D80"/>
                          </a:solidFill>
                        </wps:spPr>
                        <wps:bodyPr wrap="square" lIns="0" tIns="0" rIns="0" bIns="0" rtlCol="0">
                          <a:prstTxWarp prst="textNoShape">
                            <a:avLst/>
                          </a:prstTxWarp>
                          <a:noAutofit/>
                        </wps:bodyPr>
                      </wps:wsp>
                      <wps:wsp>
                        <wps:cNvPr id="21" name="Graphic 21"/>
                        <wps:cNvSpPr/>
                        <wps:spPr>
                          <a:xfrm>
                            <a:off x="137291" y="340624"/>
                            <a:ext cx="294005" cy="97790"/>
                          </a:xfrm>
                          <a:custGeom>
                            <a:avLst/>
                            <a:gdLst/>
                            <a:ahLst/>
                            <a:cxnLst/>
                            <a:rect l="l" t="t" r="r" b="b"/>
                            <a:pathLst>
                              <a:path w="294005" h="97790">
                                <a:moveTo>
                                  <a:pt x="293378" y="0"/>
                                </a:moveTo>
                                <a:lnTo>
                                  <a:pt x="0" y="0"/>
                                </a:lnTo>
                                <a:lnTo>
                                  <a:pt x="0" y="97284"/>
                                </a:lnTo>
                                <a:lnTo>
                                  <a:pt x="293378" y="97284"/>
                                </a:lnTo>
                                <a:lnTo>
                                  <a:pt x="293378" y="0"/>
                                </a:lnTo>
                                <a:close/>
                              </a:path>
                            </a:pathLst>
                          </a:custGeom>
                          <a:solidFill>
                            <a:srgbClr val="462066"/>
                          </a:solidFill>
                        </wps:spPr>
                        <wps:bodyPr wrap="square" lIns="0" tIns="0" rIns="0" bIns="0" rtlCol="0">
                          <a:prstTxWarp prst="textNoShape">
                            <a:avLst/>
                          </a:prstTxWarp>
                          <a:noAutofit/>
                        </wps:bodyPr>
                      </wps:wsp>
                      <wps:wsp>
                        <wps:cNvPr id="22" name="Graphic 22"/>
                        <wps:cNvSpPr/>
                        <wps:spPr>
                          <a:xfrm>
                            <a:off x="137291" y="448704"/>
                            <a:ext cx="1194435" cy="97790"/>
                          </a:xfrm>
                          <a:custGeom>
                            <a:avLst/>
                            <a:gdLst/>
                            <a:ahLst/>
                            <a:cxnLst/>
                            <a:rect l="l" t="t" r="r" b="b"/>
                            <a:pathLst>
                              <a:path w="1194435" h="97790">
                                <a:moveTo>
                                  <a:pt x="1194089" y="0"/>
                                </a:moveTo>
                                <a:lnTo>
                                  <a:pt x="0" y="0"/>
                                </a:lnTo>
                                <a:lnTo>
                                  <a:pt x="0" y="97284"/>
                                </a:lnTo>
                                <a:lnTo>
                                  <a:pt x="1194089" y="97284"/>
                                </a:lnTo>
                                <a:lnTo>
                                  <a:pt x="1194089" y="0"/>
                                </a:lnTo>
                                <a:close/>
                              </a:path>
                            </a:pathLst>
                          </a:custGeom>
                          <a:solidFill>
                            <a:srgbClr val="FDE725"/>
                          </a:solidFill>
                        </wps:spPr>
                        <wps:bodyPr wrap="square" lIns="0" tIns="0" rIns="0" bIns="0" rtlCol="0">
                          <a:prstTxWarp prst="textNoShape">
                            <a:avLst/>
                          </a:prstTxWarp>
                          <a:noAutofit/>
                        </wps:bodyPr>
                      </wps:wsp>
                      <wps:wsp>
                        <wps:cNvPr id="23" name="Graphic 23"/>
                        <wps:cNvSpPr/>
                        <wps:spPr>
                          <a:xfrm>
                            <a:off x="137291" y="556784"/>
                            <a:ext cx="408940" cy="97790"/>
                          </a:xfrm>
                          <a:custGeom>
                            <a:avLst/>
                            <a:gdLst/>
                            <a:ahLst/>
                            <a:cxnLst/>
                            <a:rect l="l" t="t" r="r" b="b"/>
                            <a:pathLst>
                              <a:path w="408940" h="97790">
                                <a:moveTo>
                                  <a:pt x="408317" y="0"/>
                                </a:moveTo>
                                <a:lnTo>
                                  <a:pt x="0" y="0"/>
                                </a:lnTo>
                                <a:lnTo>
                                  <a:pt x="0" y="97284"/>
                                </a:lnTo>
                                <a:lnTo>
                                  <a:pt x="408317" y="97284"/>
                                </a:lnTo>
                                <a:lnTo>
                                  <a:pt x="408317" y="0"/>
                                </a:lnTo>
                                <a:close/>
                              </a:path>
                            </a:pathLst>
                          </a:custGeom>
                          <a:solidFill>
                            <a:srgbClr val="433C80"/>
                          </a:solidFill>
                        </wps:spPr>
                        <wps:bodyPr wrap="square" lIns="0" tIns="0" rIns="0" bIns="0" rtlCol="0">
                          <a:prstTxWarp prst="textNoShape">
                            <a:avLst/>
                          </a:prstTxWarp>
                          <a:noAutofit/>
                        </wps:bodyPr>
                      </wps:wsp>
                      <wps:wsp>
                        <wps:cNvPr id="24" name="Graphic 24"/>
                        <wps:cNvSpPr/>
                        <wps:spPr>
                          <a:xfrm>
                            <a:off x="137291" y="664864"/>
                            <a:ext cx="179705" cy="97790"/>
                          </a:xfrm>
                          <a:custGeom>
                            <a:avLst/>
                            <a:gdLst/>
                            <a:ahLst/>
                            <a:cxnLst/>
                            <a:rect l="l" t="t" r="r" b="b"/>
                            <a:pathLst>
                              <a:path w="179705" h="97790">
                                <a:moveTo>
                                  <a:pt x="179202" y="0"/>
                                </a:moveTo>
                                <a:lnTo>
                                  <a:pt x="0" y="0"/>
                                </a:lnTo>
                                <a:lnTo>
                                  <a:pt x="0" y="97284"/>
                                </a:lnTo>
                                <a:lnTo>
                                  <a:pt x="179202" y="97284"/>
                                </a:lnTo>
                                <a:lnTo>
                                  <a:pt x="179202" y="0"/>
                                </a:lnTo>
                                <a:close/>
                              </a:path>
                            </a:pathLst>
                          </a:custGeom>
                          <a:solidFill>
                            <a:srgbClr val="461E65"/>
                          </a:solidFill>
                        </wps:spPr>
                        <wps:bodyPr wrap="square" lIns="0" tIns="0" rIns="0" bIns="0" rtlCol="0">
                          <a:prstTxWarp prst="textNoShape">
                            <a:avLst/>
                          </a:prstTxWarp>
                          <a:noAutofit/>
                        </wps:bodyPr>
                      </wps:wsp>
                      <wps:wsp>
                        <wps:cNvPr id="25" name="Graphic 25"/>
                        <wps:cNvSpPr/>
                        <wps:spPr>
                          <a:xfrm>
                            <a:off x="137291" y="772945"/>
                            <a:ext cx="89535" cy="97790"/>
                          </a:xfrm>
                          <a:custGeom>
                            <a:avLst/>
                            <a:gdLst/>
                            <a:ahLst/>
                            <a:cxnLst/>
                            <a:rect l="l" t="t" r="r" b="b"/>
                            <a:pathLst>
                              <a:path w="89535" h="97790">
                                <a:moveTo>
                                  <a:pt x="89156" y="0"/>
                                </a:moveTo>
                                <a:lnTo>
                                  <a:pt x="0" y="0"/>
                                </a:lnTo>
                                <a:lnTo>
                                  <a:pt x="0" y="97284"/>
                                </a:lnTo>
                                <a:lnTo>
                                  <a:pt x="89156" y="97284"/>
                                </a:lnTo>
                                <a:lnTo>
                                  <a:pt x="89156" y="0"/>
                                </a:lnTo>
                                <a:close/>
                              </a:path>
                            </a:pathLst>
                          </a:custGeom>
                          <a:solidFill>
                            <a:srgbClr val="450E5A"/>
                          </a:solidFill>
                        </wps:spPr>
                        <wps:bodyPr wrap="square" lIns="0" tIns="0" rIns="0" bIns="0" rtlCol="0">
                          <a:prstTxWarp prst="textNoShape">
                            <a:avLst/>
                          </a:prstTxWarp>
                          <a:noAutofit/>
                        </wps:bodyPr>
                      </wps:wsp>
                      <wps:wsp>
                        <wps:cNvPr id="26" name="Graphic 26"/>
                        <wps:cNvSpPr/>
                        <wps:spPr>
                          <a:xfrm>
                            <a:off x="137291" y="881152"/>
                            <a:ext cx="1905" cy="97790"/>
                          </a:xfrm>
                          <a:custGeom>
                            <a:avLst/>
                            <a:gdLst/>
                            <a:ahLst/>
                            <a:cxnLst/>
                            <a:rect l="l" t="t" r="r" b="b"/>
                            <a:pathLst>
                              <a:path w="1905" h="97790">
                                <a:moveTo>
                                  <a:pt x="1397" y="0"/>
                                </a:moveTo>
                                <a:lnTo>
                                  <a:pt x="0" y="0"/>
                                </a:lnTo>
                                <a:lnTo>
                                  <a:pt x="0" y="97284"/>
                                </a:lnTo>
                                <a:lnTo>
                                  <a:pt x="1397" y="97284"/>
                                </a:lnTo>
                                <a:lnTo>
                                  <a:pt x="1397" y="0"/>
                                </a:lnTo>
                                <a:close/>
                              </a:path>
                            </a:pathLst>
                          </a:custGeom>
                          <a:solidFill>
                            <a:srgbClr val="450958"/>
                          </a:solidFill>
                        </wps:spPr>
                        <wps:bodyPr wrap="square" lIns="0" tIns="0" rIns="0" bIns="0" rtlCol="0">
                          <a:prstTxWarp prst="textNoShape">
                            <a:avLst/>
                          </a:prstTxWarp>
                          <a:noAutofit/>
                        </wps:bodyPr>
                      </wps:wsp>
                      <wps:wsp>
                        <wps:cNvPr id="27" name="Graphic 27"/>
                        <wps:cNvSpPr/>
                        <wps:spPr>
                          <a:xfrm>
                            <a:off x="137286" y="989242"/>
                            <a:ext cx="34925" cy="205740"/>
                          </a:xfrm>
                          <a:custGeom>
                            <a:avLst/>
                            <a:gdLst/>
                            <a:ahLst/>
                            <a:cxnLst/>
                            <a:rect l="l" t="t" r="r" b="b"/>
                            <a:pathLst>
                              <a:path w="34925" h="205740">
                                <a:moveTo>
                                  <a:pt x="1397" y="0"/>
                                </a:moveTo>
                                <a:lnTo>
                                  <a:pt x="0" y="0"/>
                                </a:lnTo>
                                <a:lnTo>
                                  <a:pt x="0" y="97282"/>
                                </a:lnTo>
                                <a:lnTo>
                                  <a:pt x="1397" y="97282"/>
                                </a:lnTo>
                                <a:lnTo>
                                  <a:pt x="1397" y="0"/>
                                </a:lnTo>
                                <a:close/>
                              </a:path>
                              <a:path w="34925" h="205740">
                                <a:moveTo>
                                  <a:pt x="34798" y="108077"/>
                                </a:moveTo>
                                <a:lnTo>
                                  <a:pt x="0" y="108077"/>
                                </a:lnTo>
                                <a:lnTo>
                                  <a:pt x="0" y="205359"/>
                                </a:lnTo>
                                <a:lnTo>
                                  <a:pt x="34798" y="205359"/>
                                </a:lnTo>
                                <a:lnTo>
                                  <a:pt x="34798" y="108077"/>
                                </a:lnTo>
                                <a:close/>
                              </a:path>
                            </a:pathLst>
                          </a:custGeom>
                          <a:solidFill>
                            <a:srgbClr val="440254"/>
                          </a:solidFill>
                        </wps:spPr>
                        <wps:bodyPr wrap="square" lIns="0" tIns="0" rIns="0" bIns="0" rtlCol="0">
                          <a:prstTxWarp prst="textNoShape">
                            <a:avLst/>
                          </a:prstTxWarp>
                          <a:noAutofit/>
                        </wps:bodyPr>
                      </wps:wsp>
                      <wps:wsp>
                        <wps:cNvPr id="28" name="Graphic 28"/>
                        <wps:cNvSpPr/>
                        <wps:spPr>
                          <a:xfrm>
                            <a:off x="137291" y="1205393"/>
                            <a:ext cx="3175" cy="97790"/>
                          </a:xfrm>
                          <a:custGeom>
                            <a:avLst/>
                            <a:gdLst/>
                            <a:ahLst/>
                            <a:cxnLst/>
                            <a:rect l="l" t="t" r="r" b="b"/>
                            <a:pathLst>
                              <a:path w="3175" h="97790">
                                <a:moveTo>
                                  <a:pt x="3175" y="0"/>
                                </a:moveTo>
                                <a:lnTo>
                                  <a:pt x="0" y="0"/>
                                </a:lnTo>
                                <a:lnTo>
                                  <a:pt x="0" y="97284"/>
                                </a:lnTo>
                                <a:lnTo>
                                  <a:pt x="3175" y="97284"/>
                                </a:lnTo>
                                <a:lnTo>
                                  <a:pt x="3175" y="0"/>
                                </a:lnTo>
                                <a:close/>
                              </a:path>
                            </a:pathLst>
                          </a:custGeom>
                          <a:solidFill>
                            <a:srgbClr val="440154"/>
                          </a:solidFill>
                        </wps:spPr>
                        <wps:bodyPr wrap="square" lIns="0" tIns="0" rIns="0" bIns="0" rtlCol="0">
                          <a:prstTxWarp prst="textNoShape">
                            <a:avLst/>
                          </a:prstTxWarp>
                          <a:noAutofit/>
                        </wps:bodyPr>
                      </wps:wsp>
                      <wps:wsp>
                        <wps:cNvPr id="29" name="Graphic 29"/>
                        <wps:cNvSpPr/>
                        <wps:spPr>
                          <a:xfrm>
                            <a:off x="137291" y="1313473"/>
                            <a:ext cx="6350" cy="97790"/>
                          </a:xfrm>
                          <a:custGeom>
                            <a:avLst/>
                            <a:gdLst/>
                            <a:ahLst/>
                            <a:cxnLst/>
                            <a:rect l="l" t="t" r="r" b="b"/>
                            <a:pathLst>
                              <a:path w="6350" h="97790">
                                <a:moveTo>
                                  <a:pt x="5842" y="0"/>
                                </a:moveTo>
                                <a:lnTo>
                                  <a:pt x="0" y="0"/>
                                </a:lnTo>
                                <a:lnTo>
                                  <a:pt x="0" y="97284"/>
                                </a:lnTo>
                                <a:lnTo>
                                  <a:pt x="5842" y="97284"/>
                                </a:lnTo>
                                <a:lnTo>
                                  <a:pt x="5842" y="0"/>
                                </a:lnTo>
                                <a:close/>
                              </a:path>
                            </a:pathLst>
                          </a:custGeom>
                          <a:solidFill>
                            <a:srgbClr val="440254"/>
                          </a:solidFill>
                        </wps:spPr>
                        <wps:bodyPr wrap="square" lIns="0" tIns="0" rIns="0" bIns="0" rtlCol="0">
                          <a:prstTxWarp prst="textNoShape">
                            <a:avLst/>
                          </a:prstTxWarp>
                          <a:noAutofit/>
                        </wps:bodyPr>
                      </wps:wsp>
                      <wps:wsp>
                        <wps:cNvPr id="30" name="Graphic 30"/>
                        <wps:cNvSpPr/>
                        <wps:spPr>
                          <a:xfrm>
                            <a:off x="137286" y="1421690"/>
                            <a:ext cx="29209" cy="205740"/>
                          </a:xfrm>
                          <a:custGeom>
                            <a:avLst/>
                            <a:gdLst/>
                            <a:ahLst/>
                            <a:cxnLst/>
                            <a:rect l="l" t="t" r="r" b="b"/>
                            <a:pathLst>
                              <a:path w="29209" h="205740">
                                <a:moveTo>
                                  <a:pt x="21336" y="108077"/>
                                </a:moveTo>
                                <a:lnTo>
                                  <a:pt x="0" y="108077"/>
                                </a:lnTo>
                                <a:lnTo>
                                  <a:pt x="0" y="205359"/>
                                </a:lnTo>
                                <a:lnTo>
                                  <a:pt x="21336" y="205359"/>
                                </a:lnTo>
                                <a:lnTo>
                                  <a:pt x="21336" y="108077"/>
                                </a:lnTo>
                                <a:close/>
                              </a:path>
                              <a:path w="29209" h="205740">
                                <a:moveTo>
                                  <a:pt x="28956" y="0"/>
                                </a:moveTo>
                                <a:lnTo>
                                  <a:pt x="0" y="0"/>
                                </a:lnTo>
                                <a:lnTo>
                                  <a:pt x="0" y="97282"/>
                                </a:lnTo>
                                <a:lnTo>
                                  <a:pt x="28956" y="97282"/>
                                </a:lnTo>
                                <a:lnTo>
                                  <a:pt x="28956" y="0"/>
                                </a:lnTo>
                                <a:close/>
                              </a:path>
                            </a:pathLst>
                          </a:custGeom>
                          <a:solidFill>
                            <a:srgbClr val="440255"/>
                          </a:solidFill>
                        </wps:spPr>
                        <wps:bodyPr wrap="square" lIns="0" tIns="0" rIns="0" bIns="0" rtlCol="0">
                          <a:prstTxWarp prst="textNoShape">
                            <a:avLst/>
                          </a:prstTxWarp>
                          <a:noAutofit/>
                        </wps:bodyPr>
                      </wps:wsp>
                      <wps:wsp>
                        <wps:cNvPr id="31" name="Graphic 31"/>
                        <wps:cNvSpPr/>
                        <wps:spPr>
                          <a:xfrm>
                            <a:off x="137291" y="1637841"/>
                            <a:ext cx="5080" cy="97790"/>
                          </a:xfrm>
                          <a:custGeom>
                            <a:avLst/>
                            <a:gdLst/>
                            <a:ahLst/>
                            <a:cxnLst/>
                            <a:rect l="l" t="t" r="r" b="b"/>
                            <a:pathLst>
                              <a:path w="5080" h="97790">
                                <a:moveTo>
                                  <a:pt x="4572" y="0"/>
                                </a:moveTo>
                                <a:lnTo>
                                  <a:pt x="0" y="0"/>
                                </a:lnTo>
                                <a:lnTo>
                                  <a:pt x="0" y="97284"/>
                                </a:lnTo>
                                <a:lnTo>
                                  <a:pt x="4572" y="97284"/>
                                </a:lnTo>
                                <a:lnTo>
                                  <a:pt x="4572" y="0"/>
                                </a:lnTo>
                                <a:close/>
                              </a:path>
                            </a:pathLst>
                          </a:custGeom>
                          <a:solidFill>
                            <a:srgbClr val="440154"/>
                          </a:solidFill>
                        </wps:spPr>
                        <wps:bodyPr wrap="square" lIns="0" tIns="0" rIns="0" bIns="0" rtlCol="0">
                          <a:prstTxWarp prst="textNoShape">
                            <a:avLst/>
                          </a:prstTxWarp>
                          <a:noAutofit/>
                        </wps:bodyPr>
                      </wps:wsp>
                      <wps:wsp>
                        <wps:cNvPr id="32" name="Graphic 32"/>
                        <wps:cNvSpPr/>
                        <wps:spPr>
                          <a:xfrm>
                            <a:off x="137291" y="1745921"/>
                            <a:ext cx="48895" cy="97790"/>
                          </a:xfrm>
                          <a:custGeom>
                            <a:avLst/>
                            <a:gdLst/>
                            <a:ahLst/>
                            <a:cxnLst/>
                            <a:rect l="l" t="t" r="r" b="b"/>
                            <a:pathLst>
                              <a:path w="48895" h="97790">
                                <a:moveTo>
                                  <a:pt x="48388" y="0"/>
                                </a:moveTo>
                                <a:lnTo>
                                  <a:pt x="0" y="0"/>
                                </a:lnTo>
                                <a:lnTo>
                                  <a:pt x="0" y="97284"/>
                                </a:lnTo>
                                <a:lnTo>
                                  <a:pt x="48388" y="97284"/>
                                </a:lnTo>
                                <a:lnTo>
                                  <a:pt x="48388" y="0"/>
                                </a:lnTo>
                                <a:close/>
                              </a:path>
                            </a:pathLst>
                          </a:custGeom>
                          <a:solidFill>
                            <a:srgbClr val="440255"/>
                          </a:solidFill>
                        </wps:spPr>
                        <wps:bodyPr wrap="square" lIns="0" tIns="0" rIns="0" bIns="0" rtlCol="0">
                          <a:prstTxWarp prst="textNoShape">
                            <a:avLst/>
                          </a:prstTxWarp>
                          <a:noAutofit/>
                        </wps:bodyPr>
                      </wps:wsp>
                      <wps:wsp>
                        <wps:cNvPr id="33" name="Graphic 33"/>
                        <wps:cNvSpPr/>
                        <wps:spPr>
                          <a:xfrm>
                            <a:off x="137291" y="1854128"/>
                            <a:ext cx="85725" cy="97790"/>
                          </a:xfrm>
                          <a:custGeom>
                            <a:avLst/>
                            <a:gdLst/>
                            <a:ahLst/>
                            <a:cxnLst/>
                            <a:rect l="l" t="t" r="r" b="b"/>
                            <a:pathLst>
                              <a:path w="85725" h="97790">
                                <a:moveTo>
                                  <a:pt x="85600" y="0"/>
                                </a:moveTo>
                                <a:lnTo>
                                  <a:pt x="0" y="0"/>
                                </a:lnTo>
                                <a:lnTo>
                                  <a:pt x="0" y="97284"/>
                                </a:lnTo>
                                <a:lnTo>
                                  <a:pt x="85600" y="97284"/>
                                </a:lnTo>
                                <a:lnTo>
                                  <a:pt x="85600" y="0"/>
                                </a:lnTo>
                                <a:close/>
                              </a:path>
                            </a:pathLst>
                          </a:custGeom>
                          <a:solidFill>
                            <a:srgbClr val="440556"/>
                          </a:solidFill>
                        </wps:spPr>
                        <wps:bodyPr wrap="square" lIns="0" tIns="0" rIns="0" bIns="0" rtlCol="0">
                          <a:prstTxWarp prst="textNoShape">
                            <a:avLst/>
                          </a:prstTxWarp>
                          <a:noAutofit/>
                        </wps:bodyPr>
                      </wps:wsp>
                      <wps:wsp>
                        <wps:cNvPr id="34" name="Graphic 34"/>
                        <wps:cNvSpPr/>
                        <wps:spPr>
                          <a:xfrm>
                            <a:off x="137291" y="1962208"/>
                            <a:ext cx="703580" cy="97790"/>
                          </a:xfrm>
                          <a:custGeom>
                            <a:avLst/>
                            <a:gdLst/>
                            <a:ahLst/>
                            <a:cxnLst/>
                            <a:rect l="l" t="t" r="r" b="b"/>
                            <a:pathLst>
                              <a:path w="703580" h="97790">
                                <a:moveTo>
                                  <a:pt x="703474" y="0"/>
                                </a:moveTo>
                                <a:lnTo>
                                  <a:pt x="0" y="0"/>
                                </a:lnTo>
                                <a:lnTo>
                                  <a:pt x="0" y="97284"/>
                                </a:lnTo>
                                <a:lnTo>
                                  <a:pt x="703474" y="97284"/>
                                </a:lnTo>
                                <a:lnTo>
                                  <a:pt x="703474" y="0"/>
                                </a:lnTo>
                                <a:close/>
                              </a:path>
                            </a:pathLst>
                          </a:custGeom>
                          <a:solidFill>
                            <a:srgbClr val="299987"/>
                          </a:solidFill>
                        </wps:spPr>
                        <wps:bodyPr wrap="square" lIns="0" tIns="0" rIns="0" bIns="0" rtlCol="0">
                          <a:prstTxWarp prst="textNoShape">
                            <a:avLst/>
                          </a:prstTxWarp>
                          <a:noAutofit/>
                        </wps:bodyPr>
                      </wps:wsp>
                      <wps:wsp>
                        <wps:cNvPr id="35" name="Graphic 35"/>
                        <wps:cNvSpPr/>
                        <wps:spPr>
                          <a:xfrm>
                            <a:off x="137291" y="2070289"/>
                            <a:ext cx="738505" cy="97790"/>
                          </a:xfrm>
                          <a:custGeom>
                            <a:avLst/>
                            <a:gdLst/>
                            <a:ahLst/>
                            <a:cxnLst/>
                            <a:rect l="l" t="t" r="r" b="b"/>
                            <a:pathLst>
                              <a:path w="738505" h="97790">
                                <a:moveTo>
                                  <a:pt x="738273" y="0"/>
                                </a:moveTo>
                                <a:lnTo>
                                  <a:pt x="0" y="0"/>
                                </a:lnTo>
                                <a:lnTo>
                                  <a:pt x="0" y="97284"/>
                                </a:lnTo>
                                <a:lnTo>
                                  <a:pt x="738273" y="97284"/>
                                </a:lnTo>
                                <a:lnTo>
                                  <a:pt x="738273" y="0"/>
                                </a:lnTo>
                                <a:close/>
                              </a:path>
                            </a:pathLst>
                          </a:custGeom>
                          <a:solidFill>
                            <a:srgbClr val="3E5489"/>
                          </a:solidFill>
                        </wps:spPr>
                        <wps:bodyPr wrap="square" lIns="0" tIns="0" rIns="0" bIns="0" rtlCol="0">
                          <a:prstTxWarp prst="textNoShape">
                            <a:avLst/>
                          </a:prstTxWarp>
                          <a:noAutofit/>
                        </wps:bodyPr>
                      </wps:wsp>
                      <wps:wsp>
                        <wps:cNvPr id="36" name="Graphic 36"/>
                        <wps:cNvSpPr/>
                        <wps:spPr>
                          <a:xfrm>
                            <a:off x="137286" y="2178381"/>
                            <a:ext cx="321945" cy="205740"/>
                          </a:xfrm>
                          <a:custGeom>
                            <a:avLst/>
                            <a:gdLst/>
                            <a:ahLst/>
                            <a:cxnLst/>
                            <a:rect l="l" t="t" r="r" b="b"/>
                            <a:pathLst>
                              <a:path w="321945" h="205740">
                                <a:moveTo>
                                  <a:pt x="51181" y="0"/>
                                </a:moveTo>
                                <a:lnTo>
                                  <a:pt x="0" y="0"/>
                                </a:lnTo>
                                <a:lnTo>
                                  <a:pt x="0" y="97282"/>
                                </a:lnTo>
                                <a:lnTo>
                                  <a:pt x="51181" y="97282"/>
                                </a:lnTo>
                                <a:lnTo>
                                  <a:pt x="51181" y="0"/>
                                </a:lnTo>
                                <a:close/>
                              </a:path>
                              <a:path w="321945" h="205740">
                                <a:moveTo>
                                  <a:pt x="321830" y="108077"/>
                                </a:moveTo>
                                <a:lnTo>
                                  <a:pt x="0" y="108077"/>
                                </a:lnTo>
                                <a:lnTo>
                                  <a:pt x="0" y="205359"/>
                                </a:lnTo>
                                <a:lnTo>
                                  <a:pt x="321830" y="205359"/>
                                </a:lnTo>
                                <a:lnTo>
                                  <a:pt x="321830" y="108077"/>
                                </a:lnTo>
                                <a:close/>
                              </a:path>
                            </a:pathLst>
                          </a:custGeom>
                          <a:solidFill>
                            <a:srgbClr val="45135D"/>
                          </a:solidFill>
                        </wps:spPr>
                        <wps:bodyPr wrap="square" lIns="0" tIns="0" rIns="0" bIns="0" rtlCol="0">
                          <a:prstTxWarp prst="textNoShape">
                            <a:avLst/>
                          </a:prstTxWarp>
                          <a:noAutofit/>
                        </wps:bodyPr>
                      </wps:wsp>
                      <wps:wsp>
                        <wps:cNvPr id="37" name="Graphic 37"/>
                        <wps:cNvSpPr/>
                        <wps:spPr>
                          <a:xfrm>
                            <a:off x="137291" y="2394656"/>
                            <a:ext cx="779145" cy="97790"/>
                          </a:xfrm>
                          <a:custGeom>
                            <a:avLst/>
                            <a:gdLst/>
                            <a:ahLst/>
                            <a:cxnLst/>
                            <a:rect l="l" t="t" r="r" b="b"/>
                            <a:pathLst>
                              <a:path w="779145" h="97790">
                                <a:moveTo>
                                  <a:pt x="779041" y="0"/>
                                </a:moveTo>
                                <a:lnTo>
                                  <a:pt x="0" y="0"/>
                                </a:lnTo>
                                <a:lnTo>
                                  <a:pt x="0" y="97284"/>
                                </a:lnTo>
                                <a:lnTo>
                                  <a:pt x="779041" y="97284"/>
                                </a:lnTo>
                                <a:lnTo>
                                  <a:pt x="779041" y="0"/>
                                </a:lnTo>
                                <a:close/>
                              </a:path>
                            </a:pathLst>
                          </a:custGeom>
                          <a:solidFill>
                            <a:srgbClr val="3A608B"/>
                          </a:solidFill>
                        </wps:spPr>
                        <wps:bodyPr wrap="square" lIns="0" tIns="0" rIns="0" bIns="0" rtlCol="0">
                          <a:prstTxWarp prst="textNoShape">
                            <a:avLst/>
                          </a:prstTxWarp>
                          <a:noAutofit/>
                        </wps:bodyPr>
                      </wps:wsp>
                      <wps:wsp>
                        <wps:cNvPr id="38" name="Graphic 38"/>
                        <wps:cNvSpPr/>
                        <wps:spPr>
                          <a:xfrm>
                            <a:off x="137291" y="2502737"/>
                            <a:ext cx="339090" cy="97790"/>
                          </a:xfrm>
                          <a:custGeom>
                            <a:avLst/>
                            <a:gdLst/>
                            <a:ahLst/>
                            <a:cxnLst/>
                            <a:rect l="l" t="t" r="r" b="b"/>
                            <a:pathLst>
                              <a:path w="339090" h="97790">
                                <a:moveTo>
                                  <a:pt x="338592" y="0"/>
                                </a:moveTo>
                                <a:lnTo>
                                  <a:pt x="0" y="0"/>
                                </a:lnTo>
                                <a:lnTo>
                                  <a:pt x="0" y="97284"/>
                                </a:lnTo>
                                <a:lnTo>
                                  <a:pt x="338592" y="97284"/>
                                </a:lnTo>
                                <a:lnTo>
                                  <a:pt x="338592" y="0"/>
                                </a:lnTo>
                                <a:close/>
                              </a:path>
                            </a:pathLst>
                          </a:custGeom>
                          <a:solidFill>
                            <a:srgbClr val="453074"/>
                          </a:solidFill>
                        </wps:spPr>
                        <wps:bodyPr wrap="square" lIns="0" tIns="0" rIns="0" bIns="0" rtlCol="0">
                          <a:prstTxWarp prst="textNoShape">
                            <a:avLst/>
                          </a:prstTxWarp>
                          <a:noAutofit/>
                        </wps:bodyPr>
                      </wps:wsp>
                      <wps:wsp>
                        <wps:cNvPr id="39" name="Graphic 39"/>
                        <wps:cNvSpPr/>
                        <wps:spPr>
                          <a:xfrm>
                            <a:off x="137291" y="2610817"/>
                            <a:ext cx="471805" cy="97790"/>
                          </a:xfrm>
                          <a:custGeom>
                            <a:avLst/>
                            <a:gdLst/>
                            <a:ahLst/>
                            <a:cxnLst/>
                            <a:rect l="l" t="t" r="r" b="b"/>
                            <a:pathLst>
                              <a:path w="471805" h="97790">
                                <a:moveTo>
                                  <a:pt x="471692" y="0"/>
                                </a:moveTo>
                                <a:lnTo>
                                  <a:pt x="0" y="0"/>
                                </a:lnTo>
                                <a:lnTo>
                                  <a:pt x="0" y="97284"/>
                                </a:lnTo>
                                <a:lnTo>
                                  <a:pt x="471692" y="97284"/>
                                </a:lnTo>
                                <a:lnTo>
                                  <a:pt x="471692" y="0"/>
                                </a:lnTo>
                                <a:close/>
                              </a:path>
                            </a:pathLst>
                          </a:custGeom>
                          <a:solidFill>
                            <a:srgbClr val="462067"/>
                          </a:solidFill>
                        </wps:spPr>
                        <wps:bodyPr wrap="square" lIns="0" tIns="0" rIns="0" bIns="0" rtlCol="0">
                          <a:prstTxWarp prst="textNoShape">
                            <a:avLst/>
                          </a:prstTxWarp>
                          <a:noAutofit/>
                        </wps:bodyPr>
                      </wps:wsp>
                      <wps:wsp>
                        <wps:cNvPr id="40" name="Graphic 40"/>
                        <wps:cNvSpPr/>
                        <wps:spPr>
                          <a:xfrm>
                            <a:off x="137291" y="2718897"/>
                            <a:ext cx="380365" cy="97790"/>
                          </a:xfrm>
                          <a:custGeom>
                            <a:avLst/>
                            <a:gdLst/>
                            <a:ahLst/>
                            <a:cxnLst/>
                            <a:rect l="l" t="t" r="r" b="b"/>
                            <a:pathLst>
                              <a:path w="380365" h="97790">
                                <a:moveTo>
                                  <a:pt x="379741" y="0"/>
                                </a:moveTo>
                                <a:lnTo>
                                  <a:pt x="0" y="0"/>
                                </a:lnTo>
                                <a:lnTo>
                                  <a:pt x="0" y="97284"/>
                                </a:lnTo>
                                <a:lnTo>
                                  <a:pt x="379741" y="97284"/>
                                </a:lnTo>
                                <a:lnTo>
                                  <a:pt x="379741" y="0"/>
                                </a:lnTo>
                                <a:close/>
                              </a:path>
                            </a:pathLst>
                          </a:custGeom>
                          <a:solidFill>
                            <a:srgbClr val="461F66"/>
                          </a:solidFill>
                        </wps:spPr>
                        <wps:bodyPr wrap="square" lIns="0" tIns="0" rIns="0" bIns="0" rtlCol="0">
                          <a:prstTxWarp prst="textNoShape">
                            <a:avLst/>
                          </a:prstTxWarp>
                          <a:noAutofit/>
                        </wps:bodyPr>
                      </wps:wsp>
                      <wps:wsp>
                        <wps:cNvPr id="41" name="Graphic 41"/>
                        <wps:cNvSpPr/>
                        <wps:spPr>
                          <a:xfrm>
                            <a:off x="137291" y="2826977"/>
                            <a:ext cx="163830" cy="97790"/>
                          </a:xfrm>
                          <a:custGeom>
                            <a:avLst/>
                            <a:gdLst/>
                            <a:ahLst/>
                            <a:cxnLst/>
                            <a:rect l="l" t="t" r="r" b="b"/>
                            <a:pathLst>
                              <a:path w="163830" h="97790">
                                <a:moveTo>
                                  <a:pt x="163834" y="0"/>
                                </a:moveTo>
                                <a:lnTo>
                                  <a:pt x="0" y="0"/>
                                </a:lnTo>
                                <a:lnTo>
                                  <a:pt x="0" y="97284"/>
                                </a:lnTo>
                                <a:lnTo>
                                  <a:pt x="163834" y="97284"/>
                                </a:lnTo>
                                <a:lnTo>
                                  <a:pt x="163834" y="0"/>
                                </a:lnTo>
                                <a:close/>
                              </a:path>
                            </a:pathLst>
                          </a:custGeom>
                          <a:solidFill>
                            <a:srgbClr val="452C70"/>
                          </a:solidFill>
                        </wps:spPr>
                        <wps:bodyPr wrap="square" lIns="0" tIns="0" rIns="0" bIns="0" rtlCol="0">
                          <a:prstTxWarp prst="textNoShape">
                            <a:avLst/>
                          </a:prstTxWarp>
                          <a:noAutofit/>
                        </wps:bodyPr>
                      </wps:wsp>
                      <wps:wsp>
                        <wps:cNvPr id="42" name="Graphic 42"/>
                        <wps:cNvSpPr/>
                        <wps:spPr>
                          <a:xfrm>
                            <a:off x="137291" y="2935185"/>
                            <a:ext cx="411480" cy="97790"/>
                          </a:xfrm>
                          <a:custGeom>
                            <a:avLst/>
                            <a:gdLst/>
                            <a:ahLst/>
                            <a:cxnLst/>
                            <a:rect l="l" t="t" r="r" b="b"/>
                            <a:pathLst>
                              <a:path w="411480" h="97790">
                                <a:moveTo>
                                  <a:pt x="410984" y="0"/>
                                </a:moveTo>
                                <a:lnTo>
                                  <a:pt x="0" y="0"/>
                                </a:lnTo>
                                <a:lnTo>
                                  <a:pt x="0" y="97284"/>
                                </a:lnTo>
                                <a:lnTo>
                                  <a:pt x="410984" y="97284"/>
                                </a:lnTo>
                                <a:lnTo>
                                  <a:pt x="410984" y="0"/>
                                </a:lnTo>
                                <a:close/>
                              </a:path>
                            </a:pathLst>
                          </a:custGeom>
                          <a:solidFill>
                            <a:srgbClr val="453175"/>
                          </a:solidFill>
                        </wps:spPr>
                        <wps:bodyPr wrap="square" lIns="0" tIns="0" rIns="0" bIns="0" rtlCol="0">
                          <a:prstTxWarp prst="textNoShape">
                            <a:avLst/>
                          </a:prstTxWarp>
                          <a:noAutofit/>
                        </wps:bodyPr>
                      </wps:wsp>
                      <wps:wsp>
                        <wps:cNvPr id="43" name="Graphic 43"/>
                        <wps:cNvSpPr/>
                        <wps:spPr>
                          <a:xfrm>
                            <a:off x="137291" y="3043265"/>
                            <a:ext cx="150495" cy="97790"/>
                          </a:xfrm>
                          <a:custGeom>
                            <a:avLst/>
                            <a:gdLst/>
                            <a:ahLst/>
                            <a:cxnLst/>
                            <a:rect l="l" t="t" r="r" b="b"/>
                            <a:pathLst>
                              <a:path w="150495" h="97790">
                                <a:moveTo>
                                  <a:pt x="150245" y="0"/>
                                </a:moveTo>
                                <a:lnTo>
                                  <a:pt x="0" y="0"/>
                                </a:lnTo>
                                <a:lnTo>
                                  <a:pt x="0" y="97284"/>
                                </a:lnTo>
                                <a:lnTo>
                                  <a:pt x="150245" y="97284"/>
                                </a:lnTo>
                                <a:lnTo>
                                  <a:pt x="150245" y="0"/>
                                </a:lnTo>
                                <a:close/>
                              </a:path>
                            </a:pathLst>
                          </a:custGeom>
                          <a:solidFill>
                            <a:srgbClr val="450A58"/>
                          </a:solidFill>
                        </wps:spPr>
                        <wps:bodyPr wrap="square" lIns="0" tIns="0" rIns="0" bIns="0" rtlCol="0">
                          <a:prstTxWarp prst="textNoShape">
                            <a:avLst/>
                          </a:prstTxWarp>
                          <a:noAutofit/>
                        </wps:bodyPr>
                      </wps:wsp>
                      <wps:wsp>
                        <wps:cNvPr id="44" name="Graphic 44"/>
                        <wps:cNvSpPr/>
                        <wps:spPr>
                          <a:xfrm>
                            <a:off x="137291" y="3151345"/>
                            <a:ext cx="189230" cy="97790"/>
                          </a:xfrm>
                          <a:custGeom>
                            <a:avLst/>
                            <a:gdLst/>
                            <a:ahLst/>
                            <a:cxnLst/>
                            <a:rect l="l" t="t" r="r" b="b"/>
                            <a:pathLst>
                              <a:path w="189230" h="97790">
                                <a:moveTo>
                                  <a:pt x="188727" y="0"/>
                                </a:moveTo>
                                <a:lnTo>
                                  <a:pt x="0" y="0"/>
                                </a:lnTo>
                                <a:lnTo>
                                  <a:pt x="0" y="97284"/>
                                </a:lnTo>
                                <a:lnTo>
                                  <a:pt x="188727" y="97284"/>
                                </a:lnTo>
                                <a:lnTo>
                                  <a:pt x="188727" y="0"/>
                                </a:lnTo>
                                <a:close/>
                              </a:path>
                            </a:pathLst>
                          </a:custGeom>
                          <a:solidFill>
                            <a:srgbClr val="453377"/>
                          </a:solidFill>
                        </wps:spPr>
                        <wps:bodyPr wrap="square" lIns="0" tIns="0" rIns="0" bIns="0" rtlCol="0">
                          <a:prstTxWarp prst="textNoShape">
                            <a:avLst/>
                          </a:prstTxWarp>
                          <a:noAutofit/>
                        </wps:bodyPr>
                      </wps:wsp>
                      <wps:wsp>
                        <wps:cNvPr id="45" name="Graphic 45"/>
                        <wps:cNvSpPr/>
                        <wps:spPr>
                          <a:xfrm>
                            <a:off x="137291" y="3259425"/>
                            <a:ext cx="203200" cy="97790"/>
                          </a:xfrm>
                          <a:custGeom>
                            <a:avLst/>
                            <a:gdLst/>
                            <a:ahLst/>
                            <a:cxnLst/>
                            <a:rect l="l" t="t" r="r" b="b"/>
                            <a:pathLst>
                              <a:path w="203200" h="97790">
                                <a:moveTo>
                                  <a:pt x="202825" y="0"/>
                                </a:moveTo>
                                <a:lnTo>
                                  <a:pt x="0" y="0"/>
                                </a:lnTo>
                                <a:lnTo>
                                  <a:pt x="0" y="97284"/>
                                </a:lnTo>
                                <a:lnTo>
                                  <a:pt x="202825" y="97284"/>
                                </a:lnTo>
                                <a:lnTo>
                                  <a:pt x="202825" y="0"/>
                                </a:lnTo>
                                <a:close/>
                              </a:path>
                            </a:pathLst>
                          </a:custGeom>
                          <a:solidFill>
                            <a:srgbClr val="433E81"/>
                          </a:solidFill>
                        </wps:spPr>
                        <wps:bodyPr wrap="square" lIns="0" tIns="0" rIns="0" bIns="0" rtlCol="0">
                          <a:prstTxWarp prst="textNoShape">
                            <a:avLst/>
                          </a:prstTxWarp>
                          <a:noAutofit/>
                        </wps:bodyPr>
                      </wps:wsp>
                      <wps:wsp>
                        <wps:cNvPr id="46" name="Graphic 46"/>
                        <wps:cNvSpPr/>
                        <wps:spPr>
                          <a:xfrm>
                            <a:off x="137291" y="3367506"/>
                            <a:ext cx="572770" cy="97790"/>
                          </a:xfrm>
                          <a:custGeom>
                            <a:avLst/>
                            <a:gdLst/>
                            <a:ahLst/>
                            <a:cxnLst/>
                            <a:rect l="l" t="t" r="r" b="b"/>
                            <a:pathLst>
                              <a:path w="572770" h="97790">
                                <a:moveTo>
                                  <a:pt x="572660" y="0"/>
                                </a:moveTo>
                                <a:lnTo>
                                  <a:pt x="0" y="0"/>
                                </a:lnTo>
                                <a:lnTo>
                                  <a:pt x="0" y="97284"/>
                                </a:lnTo>
                                <a:lnTo>
                                  <a:pt x="572660" y="97284"/>
                                </a:lnTo>
                                <a:lnTo>
                                  <a:pt x="572660" y="0"/>
                                </a:lnTo>
                                <a:close/>
                              </a:path>
                            </a:pathLst>
                          </a:custGeom>
                          <a:solidFill>
                            <a:srgbClr val="424184"/>
                          </a:solidFill>
                        </wps:spPr>
                        <wps:bodyPr wrap="square" lIns="0" tIns="0" rIns="0" bIns="0" rtlCol="0">
                          <a:prstTxWarp prst="textNoShape">
                            <a:avLst/>
                          </a:prstTxWarp>
                          <a:noAutofit/>
                        </wps:bodyPr>
                      </wps:wsp>
                      <wps:wsp>
                        <wps:cNvPr id="47" name="Graphic 47"/>
                        <wps:cNvSpPr/>
                        <wps:spPr>
                          <a:xfrm>
                            <a:off x="137291" y="3475713"/>
                            <a:ext cx="422275" cy="97790"/>
                          </a:xfrm>
                          <a:custGeom>
                            <a:avLst/>
                            <a:gdLst/>
                            <a:ahLst/>
                            <a:cxnLst/>
                            <a:rect l="l" t="t" r="r" b="b"/>
                            <a:pathLst>
                              <a:path w="422275" h="97790">
                                <a:moveTo>
                                  <a:pt x="421906" y="0"/>
                                </a:moveTo>
                                <a:lnTo>
                                  <a:pt x="0" y="0"/>
                                </a:lnTo>
                                <a:lnTo>
                                  <a:pt x="0" y="97284"/>
                                </a:lnTo>
                                <a:lnTo>
                                  <a:pt x="421906" y="97284"/>
                                </a:lnTo>
                                <a:lnTo>
                                  <a:pt x="421906" y="0"/>
                                </a:lnTo>
                                <a:close/>
                              </a:path>
                            </a:pathLst>
                          </a:custGeom>
                          <a:solidFill>
                            <a:srgbClr val="452D71"/>
                          </a:solidFill>
                        </wps:spPr>
                        <wps:bodyPr wrap="square" lIns="0" tIns="0" rIns="0" bIns="0" rtlCol="0">
                          <a:prstTxWarp prst="textNoShape">
                            <a:avLst/>
                          </a:prstTxWarp>
                          <a:noAutofit/>
                        </wps:bodyPr>
                      </wps:wsp>
                      <wps:wsp>
                        <wps:cNvPr id="48" name="Graphic 48"/>
                        <wps:cNvSpPr/>
                        <wps:spPr>
                          <a:xfrm>
                            <a:off x="137291" y="3583793"/>
                            <a:ext cx="457200" cy="97790"/>
                          </a:xfrm>
                          <a:custGeom>
                            <a:avLst/>
                            <a:gdLst/>
                            <a:ahLst/>
                            <a:cxnLst/>
                            <a:rect l="l" t="t" r="r" b="b"/>
                            <a:pathLst>
                              <a:path w="457200" h="97790">
                                <a:moveTo>
                                  <a:pt x="456705" y="0"/>
                                </a:moveTo>
                                <a:lnTo>
                                  <a:pt x="0" y="0"/>
                                </a:lnTo>
                                <a:lnTo>
                                  <a:pt x="0" y="97284"/>
                                </a:lnTo>
                                <a:lnTo>
                                  <a:pt x="456705" y="97284"/>
                                </a:lnTo>
                                <a:lnTo>
                                  <a:pt x="456705" y="0"/>
                                </a:lnTo>
                                <a:close/>
                              </a:path>
                            </a:pathLst>
                          </a:custGeom>
                          <a:solidFill>
                            <a:srgbClr val="462268"/>
                          </a:solidFill>
                        </wps:spPr>
                        <wps:bodyPr wrap="square" lIns="0" tIns="0" rIns="0" bIns="0" rtlCol="0">
                          <a:prstTxWarp prst="textNoShape">
                            <a:avLst/>
                          </a:prstTxWarp>
                          <a:noAutofit/>
                        </wps:bodyPr>
                      </wps:wsp>
                      <wps:wsp>
                        <wps:cNvPr id="49" name="Graphic 49"/>
                        <wps:cNvSpPr/>
                        <wps:spPr>
                          <a:xfrm>
                            <a:off x="137291" y="3691873"/>
                            <a:ext cx="622935" cy="97790"/>
                          </a:xfrm>
                          <a:custGeom>
                            <a:avLst/>
                            <a:gdLst/>
                            <a:ahLst/>
                            <a:cxnLst/>
                            <a:rect l="l" t="t" r="r" b="b"/>
                            <a:pathLst>
                              <a:path w="622935" h="97790">
                                <a:moveTo>
                                  <a:pt x="622445" y="0"/>
                                </a:moveTo>
                                <a:lnTo>
                                  <a:pt x="0" y="0"/>
                                </a:lnTo>
                                <a:lnTo>
                                  <a:pt x="0" y="97284"/>
                                </a:lnTo>
                                <a:lnTo>
                                  <a:pt x="622445" y="97284"/>
                                </a:lnTo>
                                <a:lnTo>
                                  <a:pt x="622445" y="0"/>
                                </a:lnTo>
                                <a:close/>
                              </a:path>
                            </a:pathLst>
                          </a:custGeom>
                          <a:solidFill>
                            <a:srgbClr val="453477"/>
                          </a:solidFill>
                        </wps:spPr>
                        <wps:bodyPr wrap="square" lIns="0" tIns="0" rIns="0" bIns="0" rtlCol="0">
                          <a:prstTxWarp prst="textNoShape">
                            <a:avLst/>
                          </a:prstTxWarp>
                          <a:noAutofit/>
                        </wps:bodyPr>
                      </wps:wsp>
                      <wps:wsp>
                        <wps:cNvPr id="50" name="Graphic 50"/>
                        <wps:cNvSpPr/>
                        <wps:spPr>
                          <a:xfrm>
                            <a:off x="137291" y="3799954"/>
                            <a:ext cx="299085" cy="97790"/>
                          </a:xfrm>
                          <a:custGeom>
                            <a:avLst/>
                            <a:gdLst/>
                            <a:ahLst/>
                            <a:cxnLst/>
                            <a:rect l="l" t="t" r="r" b="b"/>
                            <a:pathLst>
                              <a:path w="299085" h="97790">
                                <a:moveTo>
                                  <a:pt x="298712" y="0"/>
                                </a:moveTo>
                                <a:lnTo>
                                  <a:pt x="0" y="0"/>
                                </a:lnTo>
                                <a:lnTo>
                                  <a:pt x="0" y="97284"/>
                                </a:lnTo>
                                <a:lnTo>
                                  <a:pt x="298712" y="97284"/>
                                </a:lnTo>
                                <a:lnTo>
                                  <a:pt x="298712" y="0"/>
                                </a:lnTo>
                                <a:close/>
                              </a:path>
                            </a:pathLst>
                          </a:custGeom>
                          <a:solidFill>
                            <a:srgbClr val="450B59"/>
                          </a:solidFill>
                        </wps:spPr>
                        <wps:bodyPr wrap="square" lIns="0" tIns="0" rIns="0" bIns="0" rtlCol="0">
                          <a:prstTxWarp prst="textNoShape">
                            <a:avLst/>
                          </a:prstTxWarp>
                          <a:noAutofit/>
                        </wps:bodyPr>
                      </wps:wsp>
                      <wps:wsp>
                        <wps:cNvPr id="51" name="Graphic 51"/>
                        <wps:cNvSpPr/>
                        <wps:spPr>
                          <a:xfrm>
                            <a:off x="137291" y="3908034"/>
                            <a:ext cx="62865" cy="97790"/>
                          </a:xfrm>
                          <a:custGeom>
                            <a:avLst/>
                            <a:gdLst/>
                            <a:ahLst/>
                            <a:cxnLst/>
                            <a:rect l="l" t="t" r="r" b="b"/>
                            <a:pathLst>
                              <a:path w="62865" h="97790">
                                <a:moveTo>
                                  <a:pt x="62485" y="0"/>
                                </a:moveTo>
                                <a:lnTo>
                                  <a:pt x="0" y="0"/>
                                </a:lnTo>
                                <a:lnTo>
                                  <a:pt x="0" y="97284"/>
                                </a:lnTo>
                                <a:lnTo>
                                  <a:pt x="62485" y="97284"/>
                                </a:lnTo>
                                <a:lnTo>
                                  <a:pt x="62485" y="0"/>
                                </a:lnTo>
                                <a:close/>
                              </a:path>
                            </a:pathLst>
                          </a:custGeom>
                          <a:solidFill>
                            <a:srgbClr val="440355"/>
                          </a:solidFill>
                        </wps:spPr>
                        <wps:bodyPr wrap="square" lIns="0" tIns="0" rIns="0" bIns="0" rtlCol="0">
                          <a:prstTxWarp prst="textNoShape">
                            <a:avLst/>
                          </a:prstTxWarp>
                          <a:noAutofit/>
                        </wps:bodyPr>
                      </wps:wsp>
                      <wps:wsp>
                        <wps:cNvPr id="52" name="Graphic 52"/>
                        <wps:cNvSpPr/>
                        <wps:spPr>
                          <a:xfrm>
                            <a:off x="137291" y="4016241"/>
                            <a:ext cx="263525" cy="97790"/>
                          </a:xfrm>
                          <a:custGeom>
                            <a:avLst/>
                            <a:gdLst/>
                            <a:ahLst/>
                            <a:cxnLst/>
                            <a:rect l="l" t="t" r="r" b="b"/>
                            <a:pathLst>
                              <a:path w="263525" h="97790">
                                <a:moveTo>
                                  <a:pt x="263024" y="0"/>
                                </a:moveTo>
                                <a:lnTo>
                                  <a:pt x="0" y="0"/>
                                </a:lnTo>
                                <a:lnTo>
                                  <a:pt x="0" y="97284"/>
                                </a:lnTo>
                                <a:lnTo>
                                  <a:pt x="263024" y="97284"/>
                                </a:lnTo>
                                <a:lnTo>
                                  <a:pt x="263024" y="0"/>
                                </a:lnTo>
                                <a:close/>
                              </a:path>
                            </a:pathLst>
                          </a:custGeom>
                          <a:solidFill>
                            <a:srgbClr val="45155E"/>
                          </a:solidFill>
                        </wps:spPr>
                        <wps:bodyPr wrap="square" lIns="0" tIns="0" rIns="0" bIns="0" rtlCol="0">
                          <a:prstTxWarp prst="textNoShape">
                            <a:avLst/>
                          </a:prstTxWarp>
                          <a:noAutofit/>
                        </wps:bodyPr>
                      </wps:wsp>
                      <wps:wsp>
                        <wps:cNvPr id="53" name="Graphic 53"/>
                        <wps:cNvSpPr/>
                        <wps:spPr>
                          <a:xfrm>
                            <a:off x="137291" y="4124321"/>
                            <a:ext cx="83820" cy="97790"/>
                          </a:xfrm>
                          <a:custGeom>
                            <a:avLst/>
                            <a:gdLst/>
                            <a:ahLst/>
                            <a:cxnLst/>
                            <a:rect l="l" t="t" r="r" b="b"/>
                            <a:pathLst>
                              <a:path w="83820" h="97790">
                                <a:moveTo>
                                  <a:pt x="83314" y="0"/>
                                </a:moveTo>
                                <a:lnTo>
                                  <a:pt x="0" y="0"/>
                                </a:lnTo>
                                <a:lnTo>
                                  <a:pt x="0" y="97284"/>
                                </a:lnTo>
                                <a:lnTo>
                                  <a:pt x="83314" y="97284"/>
                                </a:lnTo>
                                <a:lnTo>
                                  <a:pt x="83314" y="0"/>
                                </a:lnTo>
                                <a:close/>
                              </a:path>
                            </a:pathLst>
                          </a:custGeom>
                          <a:solidFill>
                            <a:srgbClr val="462167"/>
                          </a:solidFill>
                        </wps:spPr>
                        <wps:bodyPr wrap="square" lIns="0" tIns="0" rIns="0" bIns="0" rtlCol="0">
                          <a:prstTxWarp prst="textNoShape">
                            <a:avLst/>
                          </a:prstTxWarp>
                          <a:noAutofit/>
                        </wps:bodyPr>
                      </wps:wsp>
                      <wps:wsp>
                        <wps:cNvPr id="54" name="Graphic 54"/>
                        <wps:cNvSpPr/>
                        <wps:spPr>
                          <a:xfrm>
                            <a:off x="137291" y="4232402"/>
                            <a:ext cx="296545" cy="97790"/>
                          </a:xfrm>
                          <a:custGeom>
                            <a:avLst/>
                            <a:gdLst/>
                            <a:ahLst/>
                            <a:cxnLst/>
                            <a:rect l="l" t="t" r="r" b="b"/>
                            <a:pathLst>
                              <a:path w="296545" h="97790">
                                <a:moveTo>
                                  <a:pt x="296045" y="0"/>
                                </a:moveTo>
                                <a:lnTo>
                                  <a:pt x="0" y="0"/>
                                </a:lnTo>
                                <a:lnTo>
                                  <a:pt x="0" y="97284"/>
                                </a:lnTo>
                                <a:lnTo>
                                  <a:pt x="296045" y="97284"/>
                                </a:lnTo>
                                <a:lnTo>
                                  <a:pt x="296045" y="0"/>
                                </a:lnTo>
                                <a:close/>
                              </a:path>
                            </a:pathLst>
                          </a:custGeom>
                          <a:solidFill>
                            <a:srgbClr val="450C59"/>
                          </a:solidFill>
                        </wps:spPr>
                        <wps:bodyPr wrap="square" lIns="0" tIns="0" rIns="0" bIns="0" rtlCol="0">
                          <a:prstTxWarp prst="textNoShape">
                            <a:avLst/>
                          </a:prstTxWarp>
                          <a:noAutofit/>
                        </wps:bodyPr>
                      </wps:wsp>
                      <wps:wsp>
                        <wps:cNvPr id="55" name="Graphic 55"/>
                        <wps:cNvSpPr/>
                        <wps:spPr>
                          <a:xfrm>
                            <a:off x="137291" y="4340482"/>
                            <a:ext cx="241935" cy="97790"/>
                          </a:xfrm>
                          <a:custGeom>
                            <a:avLst/>
                            <a:gdLst/>
                            <a:ahLst/>
                            <a:cxnLst/>
                            <a:rect l="l" t="t" r="r" b="b"/>
                            <a:pathLst>
                              <a:path w="241935" h="97790">
                                <a:moveTo>
                                  <a:pt x="241688" y="0"/>
                                </a:moveTo>
                                <a:lnTo>
                                  <a:pt x="0" y="0"/>
                                </a:lnTo>
                                <a:lnTo>
                                  <a:pt x="0" y="97284"/>
                                </a:lnTo>
                                <a:lnTo>
                                  <a:pt x="241688" y="97284"/>
                                </a:lnTo>
                                <a:lnTo>
                                  <a:pt x="241688" y="0"/>
                                </a:lnTo>
                                <a:close/>
                              </a:path>
                            </a:pathLst>
                          </a:custGeom>
                          <a:solidFill>
                            <a:srgbClr val="404A88"/>
                          </a:solidFill>
                        </wps:spPr>
                        <wps:bodyPr wrap="square" lIns="0" tIns="0" rIns="0" bIns="0" rtlCol="0">
                          <a:prstTxWarp prst="textNoShape">
                            <a:avLst/>
                          </a:prstTxWarp>
                          <a:noAutofit/>
                        </wps:bodyPr>
                      </wps:wsp>
                      <wps:wsp>
                        <wps:cNvPr id="56" name="Graphic 56"/>
                        <wps:cNvSpPr/>
                        <wps:spPr>
                          <a:xfrm>
                            <a:off x="137291" y="4448562"/>
                            <a:ext cx="243204" cy="97790"/>
                          </a:xfrm>
                          <a:custGeom>
                            <a:avLst/>
                            <a:gdLst/>
                            <a:ahLst/>
                            <a:cxnLst/>
                            <a:rect l="l" t="t" r="r" b="b"/>
                            <a:pathLst>
                              <a:path w="243204" h="97790">
                                <a:moveTo>
                                  <a:pt x="243085" y="0"/>
                                </a:moveTo>
                                <a:lnTo>
                                  <a:pt x="0" y="0"/>
                                </a:lnTo>
                                <a:lnTo>
                                  <a:pt x="0" y="97284"/>
                                </a:lnTo>
                                <a:lnTo>
                                  <a:pt x="243085" y="97284"/>
                                </a:lnTo>
                                <a:lnTo>
                                  <a:pt x="243085" y="0"/>
                                </a:lnTo>
                                <a:close/>
                              </a:path>
                            </a:pathLst>
                          </a:custGeom>
                          <a:solidFill>
                            <a:srgbClr val="451860"/>
                          </a:solidFill>
                        </wps:spPr>
                        <wps:bodyPr wrap="square" lIns="0" tIns="0" rIns="0" bIns="0" rtlCol="0">
                          <a:prstTxWarp prst="textNoShape">
                            <a:avLst/>
                          </a:prstTxWarp>
                          <a:noAutofit/>
                        </wps:bodyPr>
                      </wps:wsp>
                      <wps:wsp>
                        <wps:cNvPr id="57" name="Graphic 57"/>
                        <wps:cNvSpPr/>
                        <wps:spPr>
                          <a:xfrm>
                            <a:off x="137291" y="4556769"/>
                            <a:ext cx="951230" cy="97790"/>
                          </a:xfrm>
                          <a:custGeom>
                            <a:avLst/>
                            <a:gdLst/>
                            <a:ahLst/>
                            <a:cxnLst/>
                            <a:rect l="l" t="t" r="r" b="b"/>
                            <a:pathLst>
                              <a:path w="951230" h="97790">
                                <a:moveTo>
                                  <a:pt x="950623" y="0"/>
                                </a:moveTo>
                                <a:lnTo>
                                  <a:pt x="0" y="0"/>
                                </a:lnTo>
                                <a:lnTo>
                                  <a:pt x="0" y="97284"/>
                                </a:lnTo>
                                <a:lnTo>
                                  <a:pt x="950623" y="97284"/>
                                </a:lnTo>
                                <a:lnTo>
                                  <a:pt x="950623" y="0"/>
                                </a:lnTo>
                                <a:close/>
                              </a:path>
                            </a:pathLst>
                          </a:custGeom>
                          <a:solidFill>
                            <a:srgbClr val="2C878B"/>
                          </a:solidFill>
                        </wps:spPr>
                        <wps:bodyPr wrap="square" lIns="0" tIns="0" rIns="0" bIns="0" rtlCol="0">
                          <a:prstTxWarp prst="textNoShape">
                            <a:avLst/>
                          </a:prstTxWarp>
                          <a:noAutofit/>
                        </wps:bodyPr>
                      </wps:wsp>
                      <wps:wsp>
                        <wps:cNvPr id="58" name="Graphic 58"/>
                        <wps:cNvSpPr/>
                        <wps:spPr>
                          <a:xfrm>
                            <a:off x="137291" y="4664850"/>
                            <a:ext cx="869315" cy="97790"/>
                          </a:xfrm>
                          <a:custGeom>
                            <a:avLst/>
                            <a:gdLst/>
                            <a:ahLst/>
                            <a:cxnLst/>
                            <a:rect l="l" t="t" r="r" b="b"/>
                            <a:pathLst>
                              <a:path w="869315" h="97790">
                                <a:moveTo>
                                  <a:pt x="869087" y="0"/>
                                </a:moveTo>
                                <a:lnTo>
                                  <a:pt x="0" y="0"/>
                                </a:lnTo>
                                <a:lnTo>
                                  <a:pt x="0" y="97284"/>
                                </a:lnTo>
                                <a:lnTo>
                                  <a:pt x="869087" y="97284"/>
                                </a:lnTo>
                                <a:lnTo>
                                  <a:pt x="869087" y="0"/>
                                </a:lnTo>
                                <a:close/>
                              </a:path>
                            </a:pathLst>
                          </a:custGeom>
                          <a:solidFill>
                            <a:srgbClr val="404D88"/>
                          </a:solidFill>
                        </wps:spPr>
                        <wps:bodyPr wrap="square" lIns="0" tIns="0" rIns="0" bIns="0" rtlCol="0">
                          <a:prstTxWarp prst="textNoShape">
                            <a:avLst/>
                          </a:prstTxWarp>
                          <a:noAutofit/>
                        </wps:bodyPr>
                      </wps:wsp>
                      <wps:wsp>
                        <wps:cNvPr id="59" name="Graphic 59"/>
                        <wps:cNvSpPr/>
                        <wps:spPr>
                          <a:xfrm>
                            <a:off x="137291" y="4772930"/>
                            <a:ext cx="136525" cy="97790"/>
                          </a:xfrm>
                          <a:custGeom>
                            <a:avLst/>
                            <a:gdLst/>
                            <a:ahLst/>
                            <a:cxnLst/>
                            <a:rect l="l" t="t" r="r" b="b"/>
                            <a:pathLst>
                              <a:path w="136525" h="97790">
                                <a:moveTo>
                                  <a:pt x="136275" y="0"/>
                                </a:moveTo>
                                <a:lnTo>
                                  <a:pt x="0" y="0"/>
                                </a:lnTo>
                                <a:lnTo>
                                  <a:pt x="0" y="97284"/>
                                </a:lnTo>
                                <a:lnTo>
                                  <a:pt x="136275" y="97284"/>
                                </a:lnTo>
                                <a:lnTo>
                                  <a:pt x="136275" y="0"/>
                                </a:lnTo>
                                <a:close/>
                              </a:path>
                            </a:pathLst>
                          </a:custGeom>
                          <a:solidFill>
                            <a:srgbClr val="450A58"/>
                          </a:solidFill>
                        </wps:spPr>
                        <wps:bodyPr wrap="square" lIns="0" tIns="0" rIns="0" bIns="0" rtlCol="0">
                          <a:prstTxWarp prst="textNoShape">
                            <a:avLst/>
                          </a:prstTxWarp>
                          <a:noAutofit/>
                        </wps:bodyPr>
                      </wps:wsp>
                      <wps:wsp>
                        <wps:cNvPr id="60" name="Graphic 60"/>
                        <wps:cNvSpPr/>
                        <wps:spPr>
                          <a:xfrm>
                            <a:off x="137291" y="4881010"/>
                            <a:ext cx="492759" cy="97790"/>
                          </a:xfrm>
                          <a:custGeom>
                            <a:avLst/>
                            <a:gdLst/>
                            <a:ahLst/>
                            <a:cxnLst/>
                            <a:rect l="l" t="t" r="r" b="b"/>
                            <a:pathLst>
                              <a:path w="492759" h="97790">
                                <a:moveTo>
                                  <a:pt x="492520" y="0"/>
                                </a:moveTo>
                                <a:lnTo>
                                  <a:pt x="0" y="0"/>
                                </a:lnTo>
                                <a:lnTo>
                                  <a:pt x="0" y="97284"/>
                                </a:lnTo>
                                <a:lnTo>
                                  <a:pt x="492520" y="97284"/>
                                </a:lnTo>
                                <a:lnTo>
                                  <a:pt x="492520" y="0"/>
                                </a:lnTo>
                                <a:close/>
                              </a:path>
                            </a:pathLst>
                          </a:custGeom>
                          <a:solidFill>
                            <a:srgbClr val="3E568A"/>
                          </a:solidFill>
                        </wps:spPr>
                        <wps:bodyPr wrap="square" lIns="0" tIns="0" rIns="0" bIns="0" rtlCol="0">
                          <a:prstTxWarp prst="textNoShape">
                            <a:avLst/>
                          </a:prstTxWarp>
                          <a:noAutofit/>
                        </wps:bodyPr>
                      </wps:wsp>
                      <wps:wsp>
                        <wps:cNvPr id="61" name="Graphic 61"/>
                        <wps:cNvSpPr/>
                        <wps:spPr>
                          <a:xfrm>
                            <a:off x="137286" y="4989095"/>
                            <a:ext cx="400685" cy="205740"/>
                          </a:xfrm>
                          <a:custGeom>
                            <a:avLst/>
                            <a:gdLst/>
                            <a:ahLst/>
                            <a:cxnLst/>
                            <a:rect l="l" t="t" r="r" b="b"/>
                            <a:pathLst>
                              <a:path w="400685" h="205740">
                                <a:moveTo>
                                  <a:pt x="396125" y="0"/>
                                </a:moveTo>
                                <a:lnTo>
                                  <a:pt x="0" y="0"/>
                                </a:lnTo>
                                <a:lnTo>
                                  <a:pt x="0" y="97282"/>
                                </a:lnTo>
                                <a:lnTo>
                                  <a:pt x="396125" y="97282"/>
                                </a:lnTo>
                                <a:lnTo>
                                  <a:pt x="396125" y="0"/>
                                </a:lnTo>
                                <a:close/>
                              </a:path>
                              <a:path w="400685" h="205740">
                                <a:moveTo>
                                  <a:pt x="400189" y="108204"/>
                                </a:moveTo>
                                <a:lnTo>
                                  <a:pt x="0" y="108204"/>
                                </a:lnTo>
                                <a:lnTo>
                                  <a:pt x="0" y="205498"/>
                                </a:lnTo>
                                <a:lnTo>
                                  <a:pt x="400189" y="205498"/>
                                </a:lnTo>
                                <a:lnTo>
                                  <a:pt x="400189" y="108204"/>
                                </a:lnTo>
                                <a:close/>
                              </a:path>
                            </a:pathLst>
                          </a:custGeom>
                          <a:solidFill>
                            <a:srgbClr val="46266B"/>
                          </a:solidFill>
                        </wps:spPr>
                        <wps:bodyPr wrap="square" lIns="0" tIns="0" rIns="0" bIns="0" rtlCol="0">
                          <a:prstTxWarp prst="textNoShape">
                            <a:avLst/>
                          </a:prstTxWarp>
                          <a:noAutofit/>
                        </wps:bodyPr>
                      </wps:wsp>
                      <wps:wsp>
                        <wps:cNvPr id="62" name="Graphic 62"/>
                        <wps:cNvSpPr/>
                        <wps:spPr>
                          <a:xfrm>
                            <a:off x="137291" y="5205378"/>
                            <a:ext cx="796925" cy="97790"/>
                          </a:xfrm>
                          <a:custGeom>
                            <a:avLst/>
                            <a:gdLst/>
                            <a:ahLst/>
                            <a:cxnLst/>
                            <a:rect l="l" t="t" r="r" b="b"/>
                            <a:pathLst>
                              <a:path w="796925" h="97790">
                                <a:moveTo>
                                  <a:pt x="796694" y="0"/>
                                </a:moveTo>
                                <a:lnTo>
                                  <a:pt x="0" y="0"/>
                                </a:lnTo>
                                <a:lnTo>
                                  <a:pt x="0" y="97284"/>
                                </a:lnTo>
                                <a:lnTo>
                                  <a:pt x="796694" y="97284"/>
                                </a:lnTo>
                                <a:lnTo>
                                  <a:pt x="796694" y="0"/>
                                </a:lnTo>
                                <a:close/>
                              </a:path>
                            </a:pathLst>
                          </a:custGeom>
                          <a:solidFill>
                            <a:srgbClr val="3C5B8A"/>
                          </a:solidFill>
                        </wps:spPr>
                        <wps:bodyPr wrap="square" lIns="0" tIns="0" rIns="0" bIns="0" rtlCol="0">
                          <a:prstTxWarp prst="textNoShape">
                            <a:avLst/>
                          </a:prstTxWarp>
                          <a:noAutofit/>
                        </wps:bodyPr>
                      </wps:wsp>
                      <wps:wsp>
                        <wps:cNvPr id="63" name="Graphic 63"/>
                        <wps:cNvSpPr/>
                        <wps:spPr>
                          <a:xfrm>
                            <a:off x="137291" y="5313458"/>
                            <a:ext cx="33020" cy="97790"/>
                          </a:xfrm>
                          <a:custGeom>
                            <a:avLst/>
                            <a:gdLst/>
                            <a:ahLst/>
                            <a:cxnLst/>
                            <a:rect l="l" t="t" r="r" b="b"/>
                            <a:pathLst>
                              <a:path w="33020" h="97790">
                                <a:moveTo>
                                  <a:pt x="32639" y="0"/>
                                </a:moveTo>
                                <a:lnTo>
                                  <a:pt x="0" y="0"/>
                                </a:lnTo>
                                <a:lnTo>
                                  <a:pt x="0" y="97284"/>
                                </a:lnTo>
                                <a:lnTo>
                                  <a:pt x="32639" y="97284"/>
                                </a:lnTo>
                                <a:lnTo>
                                  <a:pt x="32639" y="0"/>
                                </a:lnTo>
                                <a:close/>
                              </a:path>
                            </a:pathLst>
                          </a:custGeom>
                          <a:solidFill>
                            <a:srgbClr val="450E5A"/>
                          </a:solidFill>
                        </wps:spPr>
                        <wps:bodyPr wrap="square" lIns="0" tIns="0" rIns="0" bIns="0" rtlCol="0">
                          <a:prstTxWarp prst="textNoShape">
                            <a:avLst/>
                          </a:prstTxWarp>
                          <a:noAutofit/>
                        </wps:bodyPr>
                      </wps:wsp>
                      <wps:wsp>
                        <wps:cNvPr id="64" name="Graphic 64"/>
                        <wps:cNvSpPr/>
                        <wps:spPr>
                          <a:xfrm>
                            <a:off x="137291" y="5421538"/>
                            <a:ext cx="248285" cy="97790"/>
                          </a:xfrm>
                          <a:custGeom>
                            <a:avLst/>
                            <a:gdLst/>
                            <a:ahLst/>
                            <a:cxnLst/>
                            <a:rect l="l" t="t" r="r" b="b"/>
                            <a:pathLst>
                              <a:path w="248285" h="97790">
                                <a:moveTo>
                                  <a:pt x="248038" y="0"/>
                                </a:moveTo>
                                <a:lnTo>
                                  <a:pt x="0" y="0"/>
                                </a:lnTo>
                                <a:lnTo>
                                  <a:pt x="0" y="97284"/>
                                </a:lnTo>
                                <a:lnTo>
                                  <a:pt x="248038" y="97284"/>
                                </a:lnTo>
                                <a:lnTo>
                                  <a:pt x="248038" y="0"/>
                                </a:lnTo>
                                <a:close/>
                              </a:path>
                            </a:pathLst>
                          </a:custGeom>
                          <a:solidFill>
                            <a:srgbClr val="452C70"/>
                          </a:solidFill>
                        </wps:spPr>
                        <wps:bodyPr wrap="square" lIns="0" tIns="0" rIns="0" bIns="0" rtlCol="0">
                          <a:prstTxWarp prst="textNoShape">
                            <a:avLst/>
                          </a:prstTxWarp>
                          <a:noAutofit/>
                        </wps:bodyPr>
                      </wps:wsp>
                      <wps:wsp>
                        <wps:cNvPr id="65" name="Graphic 65"/>
                        <wps:cNvSpPr/>
                        <wps:spPr>
                          <a:xfrm>
                            <a:off x="137291" y="5529619"/>
                            <a:ext cx="199390" cy="97790"/>
                          </a:xfrm>
                          <a:custGeom>
                            <a:avLst/>
                            <a:gdLst/>
                            <a:ahLst/>
                            <a:cxnLst/>
                            <a:rect l="l" t="t" r="r" b="b"/>
                            <a:pathLst>
                              <a:path w="199390" h="97790">
                                <a:moveTo>
                                  <a:pt x="199141" y="0"/>
                                </a:moveTo>
                                <a:lnTo>
                                  <a:pt x="0" y="0"/>
                                </a:lnTo>
                                <a:lnTo>
                                  <a:pt x="0" y="97284"/>
                                </a:lnTo>
                                <a:lnTo>
                                  <a:pt x="199141" y="97284"/>
                                </a:lnTo>
                                <a:lnTo>
                                  <a:pt x="199141" y="0"/>
                                </a:lnTo>
                                <a:close/>
                              </a:path>
                            </a:pathLst>
                          </a:custGeom>
                          <a:solidFill>
                            <a:srgbClr val="450C59"/>
                          </a:solidFill>
                        </wps:spPr>
                        <wps:bodyPr wrap="square" lIns="0" tIns="0" rIns="0" bIns="0" rtlCol="0">
                          <a:prstTxWarp prst="textNoShape">
                            <a:avLst/>
                          </a:prstTxWarp>
                          <a:noAutofit/>
                        </wps:bodyPr>
                      </wps:wsp>
                      <wps:wsp>
                        <wps:cNvPr id="66" name="Graphic 66"/>
                        <wps:cNvSpPr/>
                        <wps:spPr>
                          <a:xfrm>
                            <a:off x="137291" y="5637826"/>
                            <a:ext cx="201295" cy="97790"/>
                          </a:xfrm>
                          <a:custGeom>
                            <a:avLst/>
                            <a:gdLst/>
                            <a:ahLst/>
                            <a:cxnLst/>
                            <a:rect l="l" t="t" r="r" b="b"/>
                            <a:pathLst>
                              <a:path w="201295" h="97790">
                                <a:moveTo>
                                  <a:pt x="200920" y="0"/>
                                </a:moveTo>
                                <a:lnTo>
                                  <a:pt x="0" y="0"/>
                                </a:lnTo>
                                <a:lnTo>
                                  <a:pt x="0" y="97284"/>
                                </a:lnTo>
                                <a:lnTo>
                                  <a:pt x="200920" y="97284"/>
                                </a:lnTo>
                                <a:lnTo>
                                  <a:pt x="200920" y="0"/>
                                </a:lnTo>
                                <a:close/>
                              </a:path>
                            </a:pathLst>
                          </a:custGeom>
                          <a:solidFill>
                            <a:srgbClr val="424184"/>
                          </a:solidFill>
                        </wps:spPr>
                        <wps:bodyPr wrap="square" lIns="0" tIns="0" rIns="0" bIns="0" rtlCol="0">
                          <a:prstTxWarp prst="textNoShape">
                            <a:avLst/>
                          </a:prstTxWarp>
                          <a:noAutofit/>
                        </wps:bodyPr>
                      </wps:wsp>
                      <wps:wsp>
                        <wps:cNvPr id="67" name="Graphic 67"/>
                        <wps:cNvSpPr/>
                        <wps:spPr>
                          <a:xfrm>
                            <a:off x="137291" y="5745906"/>
                            <a:ext cx="2051050" cy="97790"/>
                          </a:xfrm>
                          <a:custGeom>
                            <a:avLst/>
                            <a:gdLst/>
                            <a:ahLst/>
                            <a:cxnLst/>
                            <a:rect l="l" t="t" r="r" b="b"/>
                            <a:pathLst>
                              <a:path w="2051050" h="97790">
                                <a:moveTo>
                                  <a:pt x="2050603" y="0"/>
                                </a:moveTo>
                                <a:lnTo>
                                  <a:pt x="0" y="0"/>
                                </a:lnTo>
                                <a:lnTo>
                                  <a:pt x="0" y="97284"/>
                                </a:lnTo>
                                <a:lnTo>
                                  <a:pt x="2050603" y="97284"/>
                                </a:lnTo>
                                <a:lnTo>
                                  <a:pt x="2050603" y="0"/>
                                </a:lnTo>
                                <a:close/>
                              </a:path>
                            </a:pathLst>
                          </a:custGeom>
                          <a:solidFill>
                            <a:srgbClr val="6FC95C"/>
                          </a:solidFill>
                        </wps:spPr>
                        <wps:bodyPr wrap="square" lIns="0" tIns="0" rIns="0" bIns="0" rtlCol="0">
                          <a:prstTxWarp prst="textNoShape">
                            <a:avLst/>
                          </a:prstTxWarp>
                          <a:noAutofit/>
                        </wps:bodyPr>
                      </wps:wsp>
                      <wps:wsp>
                        <wps:cNvPr id="68" name="Graphic 68"/>
                        <wps:cNvSpPr/>
                        <wps:spPr>
                          <a:xfrm>
                            <a:off x="137291" y="5853986"/>
                            <a:ext cx="214629" cy="97790"/>
                          </a:xfrm>
                          <a:custGeom>
                            <a:avLst/>
                            <a:gdLst/>
                            <a:ahLst/>
                            <a:cxnLst/>
                            <a:rect l="l" t="t" r="r" b="b"/>
                            <a:pathLst>
                              <a:path w="214629" h="97790">
                                <a:moveTo>
                                  <a:pt x="214128" y="0"/>
                                </a:moveTo>
                                <a:lnTo>
                                  <a:pt x="0" y="0"/>
                                </a:lnTo>
                                <a:lnTo>
                                  <a:pt x="0" y="97284"/>
                                </a:lnTo>
                                <a:lnTo>
                                  <a:pt x="214128" y="97284"/>
                                </a:lnTo>
                                <a:lnTo>
                                  <a:pt x="214128" y="0"/>
                                </a:lnTo>
                                <a:close/>
                              </a:path>
                            </a:pathLst>
                          </a:custGeom>
                          <a:solidFill>
                            <a:srgbClr val="46256A"/>
                          </a:solidFill>
                        </wps:spPr>
                        <wps:bodyPr wrap="square" lIns="0" tIns="0" rIns="0" bIns="0" rtlCol="0">
                          <a:prstTxWarp prst="textNoShape">
                            <a:avLst/>
                          </a:prstTxWarp>
                          <a:noAutofit/>
                        </wps:bodyPr>
                      </wps:wsp>
                      <wps:wsp>
                        <wps:cNvPr id="69" name="Graphic 69"/>
                        <wps:cNvSpPr/>
                        <wps:spPr>
                          <a:xfrm>
                            <a:off x="137291" y="5962067"/>
                            <a:ext cx="170815" cy="97790"/>
                          </a:xfrm>
                          <a:custGeom>
                            <a:avLst/>
                            <a:gdLst/>
                            <a:ahLst/>
                            <a:cxnLst/>
                            <a:rect l="l" t="t" r="r" b="b"/>
                            <a:pathLst>
                              <a:path w="170815" h="97790">
                                <a:moveTo>
                                  <a:pt x="170693" y="0"/>
                                </a:moveTo>
                                <a:lnTo>
                                  <a:pt x="0" y="0"/>
                                </a:lnTo>
                                <a:lnTo>
                                  <a:pt x="0" y="97284"/>
                                </a:lnTo>
                                <a:lnTo>
                                  <a:pt x="170693" y="97284"/>
                                </a:lnTo>
                                <a:lnTo>
                                  <a:pt x="170693" y="0"/>
                                </a:lnTo>
                                <a:close/>
                              </a:path>
                            </a:pathLst>
                          </a:custGeom>
                          <a:solidFill>
                            <a:srgbClr val="440757"/>
                          </a:solidFill>
                        </wps:spPr>
                        <wps:bodyPr wrap="square" lIns="0" tIns="0" rIns="0" bIns="0" rtlCol="0">
                          <a:prstTxWarp prst="textNoShape">
                            <a:avLst/>
                          </a:prstTxWarp>
                          <a:noAutofit/>
                        </wps:bodyPr>
                      </wps:wsp>
                      <wps:wsp>
                        <wps:cNvPr id="70" name="Graphic 70"/>
                        <wps:cNvSpPr/>
                        <wps:spPr>
                          <a:xfrm>
                            <a:off x="137291" y="6070147"/>
                            <a:ext cx="445134" cy="97790"/>
                          </a:xfrm>
                          <a:custGeom>
                            <a:avLst/>
                            <a:gdLst/>
                            <a:ahLst/>
                            <a:cxnLst/>
                            <a:rect l="l" t="t" r="r" b="b"/>
                            <a:pathLst>
                              <a:path w="445134" h="97790">
                                <a:moveTo>
                                  <a:pt x="444513" y="0"/>
                                </a:moveTo>
                                <a:lnTo>
                                  <a:pt x="0" y="0"/>
                                </a:lnTo>
                                <a:lnTo>
                                  <a:pt x="0" y="97284"/>
                                </a:lnTo>
                                <a:lnTo>
                                  <a:pt x="444513" y="97284"/>
                                </a:lnTo>
                                <a:lnTo>
                                  <a:pt x="444513" y="0"/>
                                </a:lnTo>
                                <a:close/>
                              </a:path>
                            </a:pathLst>
                          </a:custGeom>
                          <a:solidFill>
                            <a:srgbClr val="424083"/>
                          </a:solidFill>
                        </wps:spPr>
                        <wps:bodyPr wrap="square" lIns="0" tIns="0" rIns="0" bIns="0" rtlCol="0">
                          <a:prstTxWarp prst="textNoShape">
                            <a:avLst/>
                          </a:prstTxWarp>
                          <a:noAutofit/>
                        </wps:bodyPr>
                      </wps:wsp>
                      <wps:wsp>
                        <wps:cNvPr id="71" name="Graphic 71"/>
                        <wps:cNvSpPr/>
                        <wps:spPr>
                          <a:xfrm>
                            <a:off x="137291" y="6178354"/>
                            <a:ext cx="969010" cy="97790"/>
                          </a:xfrm>
                          <a:custGeom>
                            <a:avLst/>
                            <a:gdLst/>
                            <a:ahLst/>
                            <a:cxnLst/>
                            <a:rect l="l" t="t" r="r" b="b"/>
                            <a:pathLst>
                              <a:path w="969010" h="97790">
                                <a:moveTo>
                                  <a:pt x="968658" y="0"/>
                                </a:moveTo>
                                <a:lnTo>
                                  <a:pt x="0" y="0"/>
                                </a:lnTo>
                                <a:lnTo>
                                  <a:pt x="0" y="97284"/>
                                </a:lnTo>
                                <a:lnTo>
                                  <a:pt x="968658" y="97284"/>
                                </a:lnTo>
                                <a:lnTo>
                                  <a:pt x="968658" y="0"/>
                                </a:lnTo>
                                <a:close/>
                              </a:path>
                            </a:pathLst>
                          </a:custGeom>
                          <a:solidFill>
                            <a:srgbClr val="404988"/>
                          </a:solidFill>
                        </wps:spPr>
                        <wps:bodyPr wrap="square" lIns="0" tIns="0" rIns="0" bIns="0" rtlCol="0">
                          <a:prstTxWarp prst="textNoShape">
                            <a:avLst/>
                          </a:prstTxWarp>
                          <a:noAutofit/>
                        </wps:bodyPr>
                      </wps:wsp>
                      <wps:wsp>
                        <wps:cNvPr id="72" name="Graphic 72"/>
                        <wps:cNvSpPr/>
                        <wps:spPr>
                          <a:xfrm>
                            <a:off x="137291" y="6286434"/>
                            <a:ext cx="186055" cy="97790"/>
                          </a:xfrm>
                          <a:custGeom>
                            <a:avLst/>
                            <a:gdLst/>
                            <a:ahLst/>
                            <a:cxnLst/>
                            <a:rect l="l" t="t" r="r" b="b"/>
                            <a:pathLst>
                              <a:path w="186055" h="97790">
                                <a:moveTo>
                                  <a:pt x="185552" y="0"/>
                                </a:moveTo>
                                <a:lnTo>
                                  <a:pt x="0" y="0"/>
                                </a:lnTo>
                                <a:lnTo>
                                  <a:pt x="0" y="97284"/>
                                </a:lnTo>
                                <a:lnTo>
                                  <a:pt x="185552" y="97284"/>
                                </a:lnTo>
                                <a:lnTo>
                                  <a:pt x="185552" y="0"/>
                                </a:lnTo>
                                <a:close/>
                              </a:path>
                            </a:pathLst>
                          </a:custGeom>
                          <a:solidFill>
                            <a:srgbClr val="45135D"/>
                          </a:solidFill>
                        </wps:spPr>
                        <wps:bodyPr wrap="square" lIns="0" tIns="0" rIns="0" bIns="0" rtlCol="0">
                          <a:prstTxWarp prst="textNoShape">
                            <a:avLst/>
                          </a:prstTxWarp>
                          <a:noAutofit/>
                        </wps:bodyPr>
                      </wps:wsp>
                      <wps:wsp>
                        <wps:cNvPr id="73" name="Graphic 73"/>
                        <wps:cNvSpPr/>
                        <wps:spPr>
                          <a:xfrm>
                            <a:off x="137291" y="6394515"/>
                            <a:ext cx="429259" cy="97790"/>
                          </a:xfrm>
                          <a:custGeom>
                            <a:avLst/>
                            <a:gdLst/>
                            <a:ahLst/>
                            <a:cxnLst/>
                            <a:rect l="l" t="t" r="r" b="b"/>
                            <a:pathLst>
                              <a:path w="429259" h="97790">
                                <a:moveTo>
                                  <a:pt x="428637" y="0"/>
                                </a:moveTo>
                                <a:lnTo>
                                  <a:pt x="0" y="0"/>
                                </a:lnTo>
                                <a:lnTo>
                                  <a:pt x="0" y="97284"/>
                                </a:lnTo>
                                <a:lnTo>
                                  <a:pt x="428637" y="97284"/>
                                </a:lnTo>
                                <a:lnTo>
                                  <a:pt x="428637" y="0"/>
                                </a:lnTo>
                                <a:close/>
                              </a:path>
                            </a:pathLst>
                          </a:custGeom>
                          <a:solidFill>
                            <a:srgbClr val="46296E"/>
                          </a:solidFill>
                        </wps:spPr>
                        <wps:bodyPr wrap="square" lIns="0" tIns="0" rIns="0" bIns="0" rtlCol="0">
                          <a:prstTxWarp prst="textNoShape">
                            <a:avLst/>
                          </a:prstTxWarp>
                          <a:noAutofit/>
                        </wps:bodyPr>
                      </wps:wsp>
                      <wps:wsp>
                        <wps:cNvPr id="74" name="Graphic 74"/>
                        <wps:cNvSpPr/>
                        <wps:spPr>
                          <a:xfrm>
                            <a:off x="137291" y="6502595"/>
                            <a:ext cx="139065" cy="97790"/>
                          </a:xfrm>
                          <a:custGeom>
                            <a:avLst/>
                            <a:gdLst/>
                            <a:ahLst/>
                            <a:cxnLst/>
                            <a:rect l="l" t="t" r="r" b="b"/>
                            <a:pathLst>
                              <a:path w="139065" h="97790">
                                <a:moveTo>
                                  <a:pt x="138942" y="0"/>
                                </a:moveTo>
                                <a:lnTo>
                                  <a:pt x="0" y="0"/>
                                </a:lnTo>
                                <a:lnTo>
                                  <a:pt x="0" y="97284"/>
                                </a:lnTo>
                                <a:lnTo>
                                  <a:pt x="138942" y="97284"/>
                                </a:lnTo>
                                <a:lnTo>
                                  <a:pt x="138942" y="0"/>
                                </a:lnTo>
                                <a:close/>
                              </a:path>
                            </a:pathLst>
                          </a:custGeom>
                          <a:solidFill>
                            <a:srgbClr val="440757"/>
                          </a:solidFill>
                        </wps:spPr>
                        <wps:bodyPr wrap="square" lIns="0" tIns="0" rIns="0" bIns="0" rtlCol="0">
                          <a:prstTxWarp prst="textNoShape">
                            <a:avLst/>
                          </a:prstTxWarp>
                          <a:noAutofit/>
                        </wps:bodyPr>
                      </wps:wsp>
                      <wps:wsp>
                        <wps:cNvPr id="75" name="Graphic 75"/>
                        <wps:cNvSpPr/>
                        <wps:spPr>
                          <a:xfrm>
                            <a:off x="0" y="64898"/>
                            <a:ext cx="1948180" cy="6586220"/>
                          </a:xfrm>
                          <a:custGeom>
                            <a:avLst/>
                            <a:gdLst/>
                            <a:ahLst/>
                            <a:cxnLst/>
                            <a:rect l="l" t="t" r="r" b="b"/>
                            <a:pathLst>
                              <a:path w="1948180" h="6586220">
                                <a:moveTo>
                                  <a:pt x="0" y="6486338"/>
                                </a:moveTo>
                                <a:lnTo>
                                  <a:pt x="34799" y="6486338"/>
                                </a:lnTo>
                              </a:path>
                              <a:path w="1948180" h="6586220">
                                <a:moveTo>
                                  <a:pt x="0" y="6378258"/>
                                </a:moveTo>
                                <a:lnTo>
                                  <a:pt x="34799" y="6378258"/>
                                </a:lnTo>
                              </a:path>
                              <a:path w="1948180" h="6586220">
                                <a:moveTo>
                                  <a:pt x="0" y="6270178"/>
                                </a:moveTo>
                                <a:lnTo>
                                  <a:pt x="34799" y="6270178"/>
                                </a:lnTo>
                              </a:path>
                              <a:path w="1948180" h="6586220">
                                <a:moveTo>
                                  <a:pt x="0" y="6162098"/>
                                </a:moveTo>
                                <a:lnTo>
                                  <a:pt x="34799" y="6162098"/>
                                </a:lnTo>
                              </a:path>
                              <a:path w="1948180" h="6586220">
                                <a:moveTo>
                                  <a:pt x="0" y="6053890"/>
                                </a:moveTo>
                                <a:lnTo>
                                  <a:pt x="34799" y="6053890"/>
                                </a:lnTo>
                              </a:path>
                              <a:path w="1948180" h="6586220">
                                <a:moveTo>
                                  <a:pt x="0" y="5945810"/>
                                </a:moveTo>
                                <a:lnTo>
                                  <a:pt x="34799" y="5945810"/>
                                </a:lnTo>
                              </a:path>
                              <a:path w="1948180" h="6586220">
                                <a:moveTo>
                                  <a:pt x="0" y="5837730"/>
                                </a:moveTo>
                                <a:lnTo>
                                  <a:pt x="34799" y="5837730"/>
                                </a:lnTo>
                              </a:path>
                              <a:path w="1948180" h="6586220">
                                <a:moveTo>
                                  <a:pt x="0" y="5729650"/>
                                </a:moveTo>
                                <a:lnTo>
                                  <a:pt x="34799" y="5729650"/>
                                </a:lnTo>
                              </a:path>
                              <a:path w="1948180" h="6586220">
                                <a:moveTo>
                                  <a:pt x="0" y="5621569"/>
                                </a:moveTo>
                                <a:lnTo>
                                  <a:pt x="34799" y="5621569"/>
                                </a:lnTo>
                              </a:path>
                              <a:path w="1948180" h="6586220">
                                <a:moveTo>
                                  <a:pt x="0" y="5513362"/>
                                </a:moveTo>
                                <a:lnTo>
                                  <a:pt x="34799" y="5513362"/>
                                </a:lnTo>
                              </a:path>
                              <a:path w="1948180" h="6586220">
                                <a:moveTo>
                                  <a:pt x="0" y="5405282"/>
                                </a:moveTo>
                                <a:lnTo>
                                  <a:pt x="34799" y="5405282"/>
                                </a:lnTo>
                              </a:path>
                              <a:path w="1948180" h="6586220">
                                <a:moveTo>
                                  <a:pt x="0" y="5297202"/>
                                </a:moveTo>
                                <a:lnTo>
                                  <a:pt x="34799" y="5297202"/>
                                </a:lnTo>
                              </a:path>
                              <a:path w="1948180" h="6586220">
                                <a:moveTo>
                                  <a:pt x="0" y="5189121"/>
                                </a:moveTo>
                                <a:lnTo>
                                  <a:pt x="34799" y="5189121"/>
                                </a:lnTo>
                              </a:path>
                              <a:path w="1948180" h="6586220">
                                <a:moveTo>
                                  <a:pt x="0" y="5081041"/>
                                </a:moveTo>
                                <a:lnTo>
                                  <a:pt x="34799" y="5081041"/>
                                </a:lnTo>
                              </a:path>
                              <a:path w="1948180" h="6586220">
                                <a:moveTo>
                                  <a:pt x="0" y="4972834"/>
                                </a:moveTo>
                                <a:lnTo>
                                  <a:pt x="34799" y="4972834"/>
                                </a:lnTo>
                              </a:path>
                              <a:path w="1948180" h="6586220">
                                <a:moveTo>
                                  <a:pt x="0" y="4864754"/>
                                </a:moveTo>
                                <a:lnTo>
                                  <a:pt x="34799" y="4864754"/>
                                </a:lnTo>
                              </a:path>
                              <a:path w="1948180" h="6586220">
                                <a:moveTo>
                                  <a:pt x="0" y="4756673"/>
                                </a:moveTo>
                                <a:lnTo>
                                  <a:pt x="34799" y="4756673"/>
                                </a:lnTo>
                              </a:path>
                              <a:path w="1948180" h="6586220">
                                <a:moveTo>
                                  <a:pt x="0" y="4648593"/>
                                </a:moveTo>
                                <a:lnTo>
                                  <a:pt x="34799" y="4648593"/>
                                </a:lnTo>
                              </a:path>
                              <a:path w="1948180" h="6586220">
                                <a:moveTo>
                                  <a:pt x="0" y="4540513"/>
                                </a:moveTo>
                                <a:lnTo>
                                  <a:pt x="34799" y="4540513"/>
                                </a:lnTo>
                              </a:path>
                              <a:path w="1948180" h="6586220">
                                <a:moveTo>
                                  <a:pt x="0" y="4432306"/>
                                </a:moveTo>
                                <a:lnTo>
                                  <a:pt x="34799" y="4432306"/>
                                </a:lnTo>
                              </a:path>
                              <a:path w="1948180" h="6586220">
                                <a:moveTo>
                                  <a:pt x="0" y="4324225"/>
                                </a:moveTo>
                                <a:lnTo>
                                  <a:pt x="34799" y="4324225"/>
                                </a:lnTo>
                              </a:path>
                              <a:path w="1948180" h="6586220">
                                <a:moveTo>
                                  <a:pt x="0" y="4216145"/>
                                </a:moveTo>
                                <a:lnTo>
                                  <a:pt x="34799" y="4216145"/>
                                </a:lnTo>
                              </a:path>
                              <a:path w="1948180" h="6586220">
                                <a:moveTo>
                                  <a:pt x="0" y="4108065"/>
                                </a:moveTo>
                                <a:lnTo>
                                  <a:pt x="34799" y="4108065"/>
                                </a:lnTo>
                              </a:path>
                              <a:path w="1948180" h="6586220">
                                <a:moveTo>
                                  <a:pt x="0" y="3999985"/>
                                </a:moveTo>
                                <a:lnTo>
                                  <a:pt x="34799" y="3999985"/>
                                </a:lnTo>
                              </a:path>
                              <a:path w="1948180" h="6586220">
                                <a:moveTo>
                                  <a:pt x="0" y="3891777"/>
                                </a:moveTo>
                                <a:lnTo>
                                  <a:pt x="34799" y="3891777"/>
                                </a:lnTo>
                              </a:path>
                              <a:path w="1948180" h="6586220">
                                <a:moveTo>
                                  <a:pt x="0" y="3783697"/>
                                </a:moveTo>
                                <a:lnTo>
                                  <a:pt x="34799" y="3783697"/>
                                </a:lnTo>
                              </a:path>
                              <a:path w="1948180" h="6586220">
                                <a:moveTo>
                                  <a:pt x="0" y="3675617"/>
                                </a:moveTo>
                                <a:lnTo>
                                  <a:pt x="34799" y="3675617"/>
                                </a:lnTo>
                              </a:path>
                              <a:path w="1948180" h="6586220">
                                <a:moveTo>
                                  <a:pt x="0" y="3567537"/>
                                </a:moveTo>
                                <a:lnTo>
                                  <a:pt x="34799" y="3567537"/>
                                </a:lnTo>
                              </a:path>
                              <a:path w="1948180" h="6586220">
                                <a:moveTo>
                                  <a:pt x="0" y="3459456"/>
                                </a:moveTo>
                                <a:lnTo>
                                  <a:pt x="34799" y="3459456"/>
                                </a:lnTo>
                              </a:path>
                              <a:path w="1948180" h="6586220">
                                <a:moveTo>
                                  <a:pt x="0" y="3351249"/>
                                </a:moveTo>
                                <a:lnTo>
                                  <a:pt x="34799" y="3351249"/>
                                </a:lnTo>
                              </a:path>
                              <a:path w="1948180" h="6586220">
                                <a:moveTo>
                                  <a:pt x="0" y="3243169"/>
                                </a:moveTo>
                                <a:lnTo>
                                  <a:pt x="34799" y="3243169"/>
                                </a:lnTo>
                              </a:path>
                              <a:path w="1948180" h="6586220">
                                <a:moveTo>
                                  <a:pt x="0" y="3135089"/>
                                </a:moveTo>
                                <a:lnTo>
                                  <a:pt x="34799" y="3135089"/>
                                </a:lnTo>
                              </a:path>
                              <a:path w="1948180" h="6586220">
                                <a:moveTo>
                                  <a:pt x="0" y="3027008"/>
                                </a:moveTo>
                                <a:lnTo>
                                  <a:pt x="34799" y="3027008"/>
                                </a:lnTo>
                              </a:path>
                              <a:path w="1948180" h="6586220">
                                <a:moveTo>
                                  <a:pt x="0" y="2918928"/>
                                </a:moveTo>
                                <a:lnTo>
                                  <a:pt x="34799" y="2918928"/>
                                </a:lnTo>
                              </a:path>
                              <a:path w="1948180" h="6586220">
                                <a:moveTo>
                                  <a:pt x="0" y="2810721"/>
                                </a:moveTo>
                                <a:lnTo>
                                  <a:pt x="34799" y="2810721"/>
                                </a:lnTo>
                              </a:path>
                              <a:path w="1948180" h="6586220">
                                <a:moveTo>
                                  <a:pt x="0" y="2702641"/>
                                </a:moveTo>
                                <a:lnTo>
                                  <a:pt x="34799" y="2702641"/>
                                </a:lnTo>
                              </a:path>
                              <a:path w="1948180" h="6586220">
                                <a:moveTo>
                                  <a:pt x="0" y="2594560"/>
                                </a:moveTo>
                                <a:lnTo>
                                  <a:pt x="34799" y="2594560"/>
                                </a:lnTo>
                              </a:path>
                              <a:path w="1948180" h="6586220">
                                <a:moveTo>
                                  <a:pt x="0" y="2486480"/>
                                </a:moveTo>
                                <a:lnTo>
                                  <a:pt x="34799" y="2486480"/>
                                </a:lnTo>
                              </a:path>
                              <a:path w="1948180" h="6586220">
                                <a:moveTo>
                                  <a:pt x="0" y="2378273"/>
                                </a:moveTo>
                                <a:lnTo>
                                  <a:pt x="34799" y="2378273"/>
                                </a:lnTo>
                              </a:path>
                              <a:path w="1948180" h="6586220">
                                <a:moveTo>
                                  <a:pt x="0" y="2270193"/>
                                </a:moveTo>
                                <a:lnTo>
                                  <a:pt x="34799" y="2270193"/>
                                </a:lnTo>
                              </a:path>
                              <a:path w="1948180" h="6586220">
                                <a:moveTo>
                                  <a:pt x="0" y="2162112"/>
                                </a:moveTo>
                                <a:lnTo>
                                  <a:pt x="34799" y="2162112"/>
                                </a:lnTo>
                              </a:path>
                              <a:path w="1948180" h="6586220">
                                <a:moveTo>
                                  <a:pt x="0" y="2054032"/>
                                </a:moveTo>
                                <a:lnTo>
                                  <a:pt x="34799" y="2054032"/>
                                </a:lnTo>
                              </a:path>
                              <a:path w="1948180" h="6586220">
                                <a:moveTo>
                                  <a:pt x="0" y="1945952"/>
                                </a:moveTo>
                                <a:lnTo>
                                  <a:pt x="34799" y="1945952"/>
                                </a:lnTo>
                              </a:path>
                              <a:path w="1948180" h="6586220">
                                <a:moveTo>
                                  <a:pt x="0" y="1837745"/>
                                </a:moveTo>
                                <a:lnTo>
                                  <a:pt x="34799" y="1837745"/>
                                </a:lnTo>
                              </a:path>
                              <a:path w="1948180" h="6586220">
                                <a:moveTo>
                                  <a:pt x="0" y="1729664"/>
                                </a:moveTo>
                                <a:lnTo>
                                  <a:pt x="34799" y="1729664"/>
                                </a:lnTo>
                              </a:path>
                              <a:path w="1948180" h="6586220">
                                <a:moveTo>
                                  <a:pt x="0" y="1621584"/>
                                </a:moveTo>
                                <a:lnTo>
                                  <a:pt x="34799" y="1621584"/>
                                </a:lnTo>
                              </a:path>
                              <a:path w="1948180" h="6586220">
                                <a:moveTo>
                                  <a:pt x="0" y="1513504"/>
                                </a:moveTo>
                                <a:lnTo>
                                  <a:pt x="34799" y="1513504"/>
                                </a:lnTo>
                              </a:path>
                              <a:path w="1948180" h="6586220">
                                <a:moveTo>
                                  <a:pt x="0" y="1405424"/>
                                </a:moveTo>
                                <a:lnTo>
                                  <a:pt x="34799" y="1405424"/>
                                </a:lnTo>
                              </a:path>
                              <a:path w="1948180" h="6586220">
                                <a:moveTo>
                                  <a:pt x="0" y="1297216"/>
                                </a:moveTo>
                                <a:lnTo>
                                  <a:pt x="34799" y="1297216"/>
                                </a:lnTo>
                              </a:path>
                              <a:path w="1948180" h="6586220">
                                <a:moveTo>
                                  <a:pt x="0" y="1189136"/>
                                </a:moveTo>
                                <a:lnTo>
                                  <a:pt x="34799" y="1189136"/>
                                </a:lnTo>
                              </a:path>
                              <a:path w="1948180" h="6586220">
                                <a:moveTo>
                                  <a:pt x="0" y="1081056"/>
                                </a:moveTo>
                                <a:lnTo>
                                  <a:pt x="34799" y="1081056"/>
                                </a:lnTo>
                              </a:path>
                              <a:path w="1948180" h="6586220">
                                <a:moveTo>
                                  <a:pt x="0" y="972976"/>
                                </a:moveTo>
                                <a:lnTo>
                                  <a:pt x="34799" y="972976"/>
                                </a:lnTo>
                              </a:path>
                              <a:path w="1948180" h="6586220">
                                <a:moveTo>
                                  <a:pt x="0" y="864895"/>
                                </a:moveTo>
                                <a:lnTo>
                                  <a:pt x="34799" y="864895"/>
                                </a:lnTo>
                              </a:path>
                              <a:path w="1948180" h="6586220">
                                <a:moveTo>
                                  <a:pt x="0" y="756688"/>
                                </a:moveTo>
                                <a:lnTo>
                                  <a:pt x="34799" y="756688"/>
                                </a:lnTo>
                              </a:path>
                              <a:path w="1948180" h="6586220">
                                <a:moveTo>
                                  <a:pt x="0" y="648608"/>
                                </a:moveTo>
                                <a:lnTo>
                                  <a:pt x="34799" y="648608"/>
                                </a:lnTo>
                              </a:path>
                              <a:path w="1948180" h="6586220">
                                <a:moveTo>
                                  <a:pt x="0" y="540528"/>
                                </a:moveTo>
                                <a:lnTo>
                                  <a:pt x="34799" y="540528"/>
                                </a:lnTo>
                              </a:path>
                              <a:path w="1948180" h="6586220">
                                <a:moveTo>
                                  <a:pt x="0" y="432447"/>
                                </a:moveTo>
                                <a:lnTo>
                                  <a:pt x="34799" y="432447"/>
                                </a:lnTo>
                              </a:path>
                              <a:path w="1948180" h="6586220">
                                <a:moveTo>
                                  <a:pt x="0" y="324367"/>
                                </a:moveTo>
                                <a:lnTo>
                                  <a:pt x="34799" y="324367"/>
                                </a:lnTo>
                              </a:path>
                              <a:path w="1948180" h="6586220">
                                <a:moveTo>
                                  <a:pt x="0" y="216160"/>
                                </a:moveTo>
                                <a:lnTo>
                                  <a:pt x="34799" y="216160"/>
                                </a:lnTo>
                              </a:path>
                              <a:path w="1948180" h="6586220">
                                <a:moveTo>
                                  <a:pt x="0" y="108080"/>
                                </a:moveTo>
                                <a:lnTo>
                                  <a:pt x="34799" y="108080"/>
                                </a:lnTo>
                              </a:path>
                              <a:path w="1948180" h="6586220">
                                <a:moveTo>
                                  <a:pt x="0" y="0"/>
                                </a:moveTo>
                                <a:lnTo>
                                  <a:pt x="34799" y="0"/>
                                </a:lnTo>
                              </a:path>
                              <a:path w="1948180" h="6586220">
                                <a:moveTo>
                                  <a:pt x="137291" y="6586036"/>
                                </a:moveTo>
                                <a:lnTo>
                                  <a:pt x="137291" y="6551237"/>
                                </a:lnTo>
                              </a:path>
                              <a:path w="1948180" h="6586220">
                                <a:moveTo>
                                  <a:pt x="589932" y="6586036"/>
                                </a:moveTo>
                                <a:lnTo>
                                  <a:pt x="589932" y="6551237"/>
                                </a:lnTo>
                              </a:path>
                              <a:path w="1948180" h="6586220">
                                <a:moveTo>
                                  <a:pt x="1042574" y="6586036"/>
                                </a:moveTo>
                                <a:lnTo>
                                  <a:pt x="1042574" y="6551237"/>
                                </a:lnTo>
                              </a:path>
                              <a:path w="1948180" h="6586220">
                                <a:moveTo>
                                  <a:pt x="1495215" y="6586036"/>
                                </a:moveTo>
                                <a:lnTo>
                                  <a:pt x="1495215" y="6551237"/>
                                </a:lnTo>
                              </a:path>
                              <a:path w="1948180" h="6586220">
                                <a:moveTo>
                                  <a:pt x="1947857" y="6586036"/>
                                </a:moveTo>
                                <a:lnTo>
                                  <a:pt x="1947857" y="6551237"/>
                                </a:lnTo>
                              </a:path>
                            </a:pathLst>
                          </a:custGeom>
                          <a:ln w="13589">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07055EEA" id="Group 7" o:spid="_x0000_s1026" style="position:absolute;margin-left:206.9pt;margin-top:-208.15pt;width:180.35pt;height:523.7pt;z-index:15729152;mso-wrap-distance-left:0;mso-wrap-distance-right:0;mso-position-horizontal-relative:page" coordsize="22904,6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">
                <v:shape id="Graphic 8" o:spid="_x0000_s1027" style="position:absolute;left:347;width:22562;height:66167;visibility:visible;mso-wrap-style:square;v-text-anchor:top" coordsize="2256155,661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" path="m2255587,l,,,6616136r2255587,l2255587,xe" fillcolor="#ebebeb" stroked="f">
                  <v:path arrowok="t"/>
                </v:shape>
                <v:shape id="Graphic 9" o:spid="_x0000_s1028" style="position:absolute;left:3636;width:18110;height:66167;visibility:visible;mso-wrap-style:square;v-text-anchor:top" coordsize="1811020,661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" path="m,6491800r,124336em,6275639r,118876em,6167432r,10922em,5843191r,226956em,5518823r,227083em,5302663r,118875em,5194583r,10795em,5086375r,10923em,4978295r,10795em,4762135r,118875em,4654054r,10796em,4545847r,10922em,4437767r,10795em,4329687r,10795em,4113526r,118876em,3897239r,119002em,3789158r,10796em,3681078r,10795em,3572998r,10795em,3464791r,10922em,3032470r,335036em,2816182r,119003em,2708102r,10795em,2600022r,10795em,2491941r,10796em,2383734r,10922em,2167574r,118875em,2059493r,10796em,654069l,1962208em,545989r,10795em,437909r,10795em,329701r,10923em,l,232416em452641,6275639r,340497em452641,5843191r,335163em452641,5302663r,443243em452641,4762135r,443243em452641,4654054r,10796em452641,2491941r,2064828em452641,2167574r,227082em452641,2059493r,10796em452641,545989r,1416219em452641,r,448704em905283,5843191r,772945em905283,545989r,5199917em905283,r,448704em1357924,5843191r,772945em1357924,r,5745906em1810566,5843191r,772945em1810566,r,5745906e" filled="f" strokecolor="white" strokeweight=".53pt">
                  <v:path arrowok="t"/>
                </v:shape>
                <v:shape id="Graphic 10" o:spid="_x0000_s1029" style="position:absolute;left:347;top:54701;width:22562;height:10814;visibility:visible;mso-wrap-style:square;v-text-anchor:top" coordsize="2256155,108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" path="m,1081056r102492,em241434,1081056r2014153,em,972976r102492,em531129,972976r1724458,em,864895r102492,em288044,864895r1967543,em,756815r102492,em1071150,756815r1184437,em,648608r102492,em547005,648608r1708582,em,540528r102492,em273185,540528r1982402,em,432447r102492,em316620,432447r1938967,em,324367r102492,em2153095,324367r102492,em,216287r102492,em303412,216287r1952175,em,108080r102492,em301634,108080r1953953,em,l102492,em350530,l2255587,e" filled="f" strokecolor="white" strokeweight="1.07pt">
                  <v:path arrowok="t"/>
                </v:shape>
                <v:shape id="Graphic 11" o:spid="_x0000_s1030" style="position:absolute;left:347;top:53621;width:22562;height:12;visibility:visible;mso-wrap-style:square;v-text-anchor:top" coordsize="2256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" path="m,l2255587,e" filled="f" strokecolor="white" strokeweight="1.07pt">
                  <v:path arrowok="t"/>
                </v:shape>
                <v:shape id="Graphic 12" o:spid="_x0000_s1031" style="position:absolute;left:347;top:23350;width:22562;height:29191;visibility:visible;mso-wrap-style:square;v-text-anchor:top" coordsize="2256155,291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" path="m,2918928r102492,em899187,2918928r1356400,em,2810848r102492,em502681,2810848r1752906,em,2702641r102492,em498616,2702641r1756971,em,2594560r102492,em595012,2594560r1660575,em,2486480r102492,em238767,2486480r2016820,em,2378400r102492,em971579,2378400r1284008,em,2270320r102492,em1053115,2270320r1202472,em,2162112r102492,em345577,2162112r1910010,em,2054032r102492,em344180,2054032r1911407,em,1945952r102492,em398537,1945952r1857050,em,1837872r102492,em185806,1837872r2069781,em,1729791r102492,em365516,1729791r1890071,em,1621584r102492,em164977,1621584r2090610,em,1513504r102492,em401205,1513504r1854382,em,1405424r102492,em724937,1405424r1530650,em,1297343r102492,em559197,1297343r1696390,em,1189263r102492,em524398,1189263r1731189,em,1081056r102492,em675152,1081056r1580435,em,972976r102492,em305317,972976r1950270,em,864895r102492,em291219,864895r1964368,em,756815r102492,em252737,756815r2002850,em,648735r102492,em513476,648735r1742111,em,540528r102492,em266327,540528r1989260,em,432447r102492,em482233,432447r1773354,em,324367r102492,em574184,324367r1681403,em,216287r102492,em441084,216287r1814503,em,108080r102492,em881533,108080r1374054,em,l102492,em424319,l2255587,e" filled="f" strokecolor="white" strokeweight="1.07pt">
                  <v:path arrowok="t"/>
                </v:shape>
                <v:shape id="Graphic 13" o:spid="_x0000_s1032" style="position:absolute;left:347;top:19026;width:22562;height:3245;visibility:visible;mso-wrap-style:square;v-text-anchor:top" coordsize="2256155,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" path="m,324367r102492,em153674,324367r2101913,em,216287r102492,em840765,216287r1414822,em,108207r102492,em805966,108207r1449621,em,l102492,em188092,l2255587,e" filled="f" strokecolor="white" strokeweight="1.07pt">
                  <v:path arrowok="t"/>
                </v:shape>
                <v:shape id="Graphic 14" o:spid="_x0000_s1033" style="position:absolute;left:347;top:9297;width:22562;height:8649;visibility:visible;mso-wrap-style:square;v-text-anchor:top" coordsize="2256155,86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" path="m,864768r2255587,em,756688r2255587,em,648608r2255587,em,540528r2255587,em,432320r2255587,em,324240r2255587,em,216160r2255587,em,108080r2255587,em,l2255587,e" filled="f" strokecolor="white" strokeweight="1.07pt">
                  <v:path arrowok="t"/>
                </v:shape>
                <v:shape id="Graphic 15" o:spid="_x0000_s1034" style="position:absolute;left:347;top:648;width:22562;height:7570;visibility:visible;mso-wrap-style:square;v-text-anchor:top" coordsize="2256155,7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" path="m,756688r102492,em191648,756688r2063939,em,648608r102492,em281694,648608r1973893,em,540528r102492,em510809,540528r1744778,em,432447r102492,em1296581,432447r959006,em,324367r102492,em395870,324367r1859717,em,216160r102492,em429272,216160r1826315,em,108080r102492,em234703,108080r2020884,em,l102492,em326526,l2255587,e" filled="f" strokecolor="white" strokeweight="1.07pt">
                  <v:path arrowok="t"/>
                </v:shape>
                <v:shape id="Graphic 16" o:spid="_x0000_s1035" style="position:absolute;left:1372;width:13;height:66167;visibility:visible;mso-wrap-style:square;v-text-anchor:top" coordsize="1270,661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" path="m,6616136l,e" filled="f" strokecolor="white" strokeweight="1.07pt">
                  <v:path arrowok="t"/>
                </v:shape>
                <v:shape id="Graphic 17" o:spid="_x0000_s1036" style="position:absolute;left:5831;width:13652;height:66167;visibility:visible;mso-wrap-style:square;v-text-anchor:top" coordsize="1365250,661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" path="m6794,6275639r,340497em6794,5843191r,335163em6794,5302663r,443243em6794,4978295r,227083em6794,4762135r,118875em,4659452r13589,em6794,3789158r,767611em6794,3464791r,227082em6794,2708102r,659404em6794,2491941r,118876em6794,2167574r,227082em,2064891r13589,em6794,545989r,1416219em6794,r,448704em459436,6275639r,340497em459436,5843191r,335163em459436,4654054r,1091852em459436,545989r,4010780em459436,r,448704em912077,5843191r,772945em912077,r,5745906em1364719,5843191r,772945em1364719,r,5745906e" filled="f" strokecolor="white" strokeweight="1.07pt">
                  <v:path arrowok="t"/>
                </v:shape>
                <v:shape id="Graphic 18" o:spid="_x0000_s1037" style="position:absolute;left:1372;top:162;width:2242;height:978;visibility:visible;mso-wrap-style:square;v-text-anchor:top" coordsize="224154,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" path="m224034,l,,,97284r224034,l224034,xe" fillcolor="#44377b" stroked="f">
                  <v:path arrowok="t"/>
                </v:shape>
                <v:shape id="Graphic 19" o:spid="_x0000_s1038" style="position:absolute;left:1372;top:1243;width:1328;height:978;visibility:visible;mso-wrap-style:square;v-text-anchor:top" coordsize="13271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" path="m132210,l,,,97284r132210,l132210,xe" fillcolor="#450958" stroked="f">
                  <v:path arrowok="t"/>
                </v:shape>
                <v:shape id="Graphic 20" o:spid="_x0000_s1039" style="position:absolute;left:1372;top:2324;width:3271;height:978;visibility:visible;mso-wrap-style:square;v-text-anchor:top" coordsize="3270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" path="m326780,l,,,97284r326780,l326780,xe" fillcolor="#433d80" stroked="f">
                  <v:path arrowok="t"/>
                </v:shape>
                <v:shape id="Graphic 21" o:spid="_x0000_s1040" style="position:absolute;left:1372;top:3406;width:2940;height:978;visibility:visible;mso-wrap-style:square;v-text-anchor:top" coordsize="29400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" path="m293378,l,,,97284r293378,l293378,xe" fillcolor="#462066" stroked="f">
                  <v:path arrowok="t"/>
                </v:shape>
                <v:shape id="Graphic 22" o:spid="_x0000_s1041" style="position:absolute;left:1372;top:4487;width:11945;height:977;visibility:visible;mso-wrap-style:square;v-text-anchor:top" coordsize="11944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" path="m1194089,l,,,97284r1194089,l1194089,xe" fillcolor="#fde725" stroked="f">
                  <v:path arrowok="t"/>
                </v:shape>
                <v:shape id="Graphic 23" o:spid="_x0000_s1042" style="position:absolute;left:1372;top:5567;width:4090;height:978;visibility:visible;mso-wrap-style:square;v-text-anchor:top" coordsize="40894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" path="m408317,l,,,97284r408317,l408317,xe" fillcolor="#433c80" stroked="f">
                  <v:path arrowok="t"/>
                </v:shape>
                <v:shape id="Graphic 24" o:spid="_x0000_s1043" style="position:absolute;left:1372;top:6648;width:1797;height:978;visibility:visible;mso-wrap-style:square;v-text-anchor:top" coordsize="17970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" path="m179202,l,,,97284r179202,l179202,xe" fillcolor="#461e65" stroked="f">
                  <v:path arrowok="t"/>
                </v:shape>
                <v:shape id="Graphic 25" o:spid="_x0000_s1044" style="position:absolute;left:1372;top:7729;width:896;height:978;visibility:visible;mso-wrap-style:square;v-text-anchor:top" coordsize="895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" path="m89156,l,,,97284r89156,l89156,xe" fillcolor="#450e5a" stroked="f">
                  <v:path arrowok="t"/>
                </v:shape>
                <v:shape id="Graphic 26" o:spid="_x0000_s1045" style="position:absolute;left:1372;top:8811;width:19;height:978;visibility:visible;mso-wrap-style:square;v-text-anchor:top" coordsize="190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" path="m1397,l,,,97284r1397,l1397,xe" fillcolor="#450958" stroked="f">
                  <v:path arrowok="t"/>
                </v:shape>
                <v:shape id="Graphic 27" o:spid="_x0000_s1046" style="position:absolute;left:1372;top:9892;width:350;height:2057;visibility:visible;mso-wrap-style:square;v-text-anchor:top" coordsize="3492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" path="m1397,l,,,97282r1397,l1397,xem34798,108077l,108077r,97282l34798,205359r,-97282xe" fillcolor="#440254" stroked="f">
                  <v:path arrowok="t"/>
                </v:shape>
                <v:shape id="Graphic 28" o:spid="_x0000_s1047" style="position:absolute;left:1372;top:12053;width:32;height:978;visibility:visible;mso-wrap-style:square;v-text-anchor:top" coordsize="317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" path="m3175,l,,,97284r3175,l3175,xe" fillcolor="#440154" stroked="f">
                  <v:path arrowok="t"/>
                </v:shape>
                <v:shape id="Graphic 29" o:spid="_x0000_s1048" style="position:absolute;left:1372;top:13134;width:64;height:978;visibility:visible;mso-wrap-style:square;v-text-anchor:top" coordsize="63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" path="m5842,l,,,97284r5842,l5842,xe" fillcolor="#440254" stroked="f">
                  <v:path arrowok="t"/>
                </v:shape>
                <v:shape id="Graphic 30" o:spid="_x0000_s1049" style="position:absolute;left:1372;top:14216;width:292;height:2058;visibility:visible;mso-wrap-style:square;v-text-anchor:top" coordsize="2920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" path="m21336,108077l,108077r,97282l21336,205359r,-97282xem28956,l,,,97282r28956,l28956,xe" fillcolor="#440255" stroked="f">
                  <v:path arrowok="t"/>
                </v:shape>
                <v:shape id="Graphic 31" o:spid="_x0000_s1050" style="position:absolute;left:1372;top:16378;width:51;height:978;visibility:visible;mso-wrap-style:square;v-text-anchor:top" coordsize="508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" path="m4572,l,,,97284r4572,l4572,xe" fillcolor="#440154" stroked="f">
                  <v:path arrowok="t"/>
                </v:shape>
                <v:shape id="Graphic 32" o:spid="_x0000_s1051" style="position:absolute;left:1372;top:17459;width:489;height:978;visibility:visible;mso-wrap-style:square;v-text-anchor:top" coordsize="488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" path="m48388,l,,,97284r48388,l48388,xe" fillcolor="#440255" stroked="f">
                  <v:path arrowok="t"/>
                </v:shape>
                <v:shape id="Graphic 33" o:spid="_x0000_s1052" style="position:absolute;left:1372;top:18541;width:858;height:978;visibility:visible;mso-wrap-style:square;v-text-anchor:top" coordsize="857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" path="m85600,l,,,97284r85600,l85600,xe" fillcolor="#440556" stroked="f">
                  <v:path arrowok="t"/>
                </v:shape>
                <v:shape id="Graphic 34" o:spid="_x0000_s1053" style="position:absolute;left:1372;top:19622;width:7036;height:977;visibility:visible;mso-wrap-style:square;v-text-anchor:top" coordsize="70358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" path="m703474,l,,,97284r703474,l703474,xe" fillcolor="#299987" stroked="f">
                  <v:path arrowok="t"/>
                </v:shape>
                <v:shape id="Graphic 35" o:spid="_x0000_s1054" style="position:absolute;left:1372;top:20702;width:7385;height:978;visibility:visible;mso-wrap-style:square;v-text-anchor:top" coordsize="73850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" path="m738273,l,,,97284r738273,l738273,xe" fillcolor="#3e5489" stroked="f">
                  <v:path arrowok="t"/>
                </v:shape>
                <v:shape id="Graphic 36" o:spid="_x0000_s1055" style="position:absolute;left:1372;top:21783;width:3220;height:2058;visibility:visible;mso-wrap-style:square;v-text-anchor:top" coordsize="32194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" path="m51181,l,,,97282r51181,l51181,xem321830,108077l,108077r,97282l321830,205359r,-97282xe" fillcolor="#45135d" stroked="f">
                  <v:path arrowok="t"/>
                </v:shape>
                <v:shape id="Graphic 37" o:spid="_x0000_s1056" style="position:absolute;left:1372;top:23946;width:7792;height:978;visibility:visible;mso-wrap-style:square;v-text-anchor:top" coordsize="77914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" path="m779041,l,,,97284r779041,l779041,xe" fillcolor="#3a608b" stroked="f">
                  <v:path arrowok="t"/>
                </v:shape>
                <v:shape id="Graphic 38" o:spid="_x0000_s1057" style="position:absolute;left:1372;top:25027;width:3391;height:978;visibility:visible;mso-wrap-style:square;v-text-anchor:top" coordsize="33909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" path="m338592,l,,,97284r338592,l338592,xe" fillcolor="#453074" stroked="f">
                  <v:path arrowok="t"/>
                </v:shape>
                <v:shape id="Graphic 39" o:spid="_x0000_s1058" style="position:absolute;left:1372;top:26108;width:4718;height:978;visibility:visible;mso-wrap-style:square;v-text-anchor:top" coordsize="47180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" path="m471692,l,,,97284r471692,l471692,xe" fillcolor="#462067" stroked="f">
                  <v:path arrowok="t"/>
                </v:shape>
                <v:shape id="Graphic 40" o:spid="_x0000_s1059" style="position:absolute;left:1372;top:27188;width:3804;height:978;visibility:visible;mso-wrap-style:square;v-text-anchor:top" coordsize="38036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" path="m379741,l,,,97284r379741,l379741,xe" fillcolor="#461f66" stroked="f">
                  <v:path arrowok="t"/>
                </v:shape>
                <v:shape id="Graphic 41" o:spid="_x0000_s1060" style="position:absolute;left:1372;top:28269;width:1639;height:978;visibility:visible;mso-wrap-style:square;v-text-anchor:top" coordsize="16383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" path="m163834,l,,,97284r163834,l163834,xe" fillcolor="#452c70" stroked="f">
                  <v:path arrowok="t"/>
                </v:shape>
                <v:shape id="Graphic 42" o:spid="_x0000_s1061" style="position:absolute;left:1372;top:29351;width:4115;height:978;visibility:visible;mso-wrap-style:square;v-text-anchor:top" coordsize="41148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" path="m410984,l,,,97284r410984,l410984,xe" fillcolor="#453175" stroked="f">
                  <v:path arrowok="t"/>
                </v:shape>
                <v:shape id="Graphic 43" o:spid="_x0000_s1062" style="position:absolute;left:1372;top:30432;width:1505;height:978;visibility:visible;mso-wrap-style:square;v-text-anchor:top" coordsize="150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" path="m150245,l,,,97284r150245,l150245,xe" fillcolor="#450a58" stroked="f">
                  <v:path arrowok="t"/>
                </v:shape>
                <v:shape id="Graphic 44" o:spid="_x0000_s1063" style="position:absolute;left:1372;top:31513;width:1893;height:978;visibility:visible;mso-wrap-style:square;v-text-anchor:top" coordsize="18923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" path="m188727,l,,,97284r188727,l188727,xe" fillcolor="#453377" stroked="f">
                  <v:path arrowok="t"/>
                </v:shape>
                <v:shape id="Graphic 45" o:spid="_x0000_s1064" style="position:absolute;left:1372;top:32594;width:2032;height:978;visibility:visible;mso-wrap-style:square;v-text-anchor:top" coordsize="20320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" path="m202825,l,,,97284r202825,l202825,xe" fillcolor="#433e81" stroked="f">
                  <v:path arrowok="t"/>
                </v:shape>
                <v:shape id="Graphic 46" o:spid="_x0000_s1065" style="position:absolute;left:1372;top:33675;width:5728;height:977;visibility:visible;mso-wrap-style:square;v-text-anchor:top" coordsize="57277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" path="m572660,l,,,97284r572660,l572660,xe" fillcolor="#424184" stroked="f">
                  <v:path arrowok="t"/>
                </v:shape>
                <v:shape id="Graphic 47" o:spid="_x0000_s1066" style="position:absolute;left:1372;top:34757;width:4223;height:978;visibility:visible;mso-wrap-style:square;v-text-anchor:top" coordsize="42227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" path="m421906,l,,,97284r421906,l421906,xe" fillcolor="#452d71" stroked="f">
                  <v:path arrowok="t"/>
                </v:shape>
                <v:shape id="Graphic 48" o:spid="_x0000_s1067" style="position:absolute;left:1372;top:35837;width:4572;height:978;visibility:visible;mso-wrap-style:square;v-text-anchor:top" coordsize="45720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" path="m456705,l,,,97284r456705,l456705,xe" fillcolor="#462268" stroked="f">
                  <v:path arrowok="t"/>
                </v:shape>
                <v:shape id="Graphic 49" o:spid="_x0000_s1068" style="position:absolute;left:1372;top:36918;width:6230;height:978;visibility:visible;mso-wrap-style:square;v-text-anchor:top" coordsize="6229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" path="m622445,l,,,97284r622445,l622445,xe" fillcolor="#453477" stroked="f">
                  <v:path arrowok="t"/>
                </v:shape>
                <v:shape id="Graphic 50" o:spid="_x0000_s1069" style="position:absolute;left:1372;top:37999;width:2991;height:978;visibility:visible;mso-wrap-style:square;v-text-anchor:top" coordsize="29908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" path="m298712,l,,,97284r298712,l298712,xe" fillcolor="#450b59" stroked="f">
                  <v:path arrowok="t"/>
                </v:shape>
                <v:shape id="Graphic 51" o:spid="_x0000_s1070" style="position:absolute;left:1372;top:39080;width:629;height:978;visibility:visible;mso-wrap-style:square;v-text-anchor:top" coordsize="6286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" path="m62485,l,,,97284r62485,l62485,xe" fillcolor="#440355" stroked="f">
                  <v:path arrowok="t"/>
                </v:shape>
                <v:shape id="Graphic 52" o:spid="_x0000_s1071" style="position:absolute;left:1372;top:40162;width:2636;height:978;visibility:visible;mso-wrap-style:square;v-text-anchor:top" coordsize="2635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" path="m263024,l,,,97284r263024,l263024,xe" fillcolor="#45155e" stroked="f">
                  <v:path arrowok="t"/>
                </v:shape>
                <v:shape id="Graphic 53" o:spid="_x0000_s1072" style="position:absolute;left:1372;top:41243;width:839;height:978;visibility:visible;mso-wrap-style:square;v-text-anchor:top" coordsize="8382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" path="m83314,l,,,97284r83314,l83314,xe" fillcolor="#462167" stroked="f">
                  <v:path arrowok="t"/>
                </v:shape>
                <v:shape id="Graphic 54" o:spid="_x0000_s1073" style="position:absolute;left:1372;top:42324;width:2966;height:977;visibility:visible;mso-wrap-style:square;v-text-anchor:top" coordsize="29654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" path="m296045,l,,,97284r296045,l296045,xe" fillcolor="#450c59" stroked="f">
                  <v:path arrowok="t"/>
                </v:shape>
                <v:shape id="Graphic 55" o:spid="_x0000_s1074" style="position:absolute;left:1372;top:43404;width:2420;height:978;visibility:visible;mso-wrap-style:square;v-text-anchor:top" coordsize="2419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" path="m241688,l,,,97284r241688,l241688,xe" fillcolor="#404a88" stroked="f">
                  <v:path arrowok="t"/>
                </v:shape>
                <v:shape id="Graphic 56" o:spid="_x0000_s1075" style="position:absolute;left:1372;top:44485;width:2432;height:978;visibility:visible;mso-wrap-style:square;v-text-anchor:top" coordsize="243204,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" path="m243085,l,,,97284r243085,l243085,xe" fillcolor="#451860" stroked="f">
                  <v:path arrowok="t"/>
                </v:shape>
                <v:shape id="Graphic 57" o:spid="_x0000_s1076" style="position:absolute;left:1372;top:45567;width:9513;height:978;visibility:visible;mso-wrap-style:square;v-text-anchor:top" coordsize="95123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" path="m950623,l,,,97284r950623,l950623,xe" fillcolor="#2c878b" stroked="f">
                  <v:path arrowok="t"/>
                </v:shape>
                <v:shape id="Graphic 58" o:spid="_x0000_s1077" style="position:absolute;left:1372;top:46648;width:8694;height:978;visibility:visible;mso-wrap-style:square;v-text-anchor:top" coordsize="86931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" path="m869087,l,,,97284r869087,l869087,xe" fillcolor="#404d88" stroked="f">
                  <v:path arrowok="t"/>
                </v:shape>
                <v:shape id="Graphic 59" o:spid="_x0000_s1078" style="position:absolute;left:1372;top:47729;width:1366;height:978;visibility:visible;mso-wrap-style:square;v-text-anchor:top" coordsize="1365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" path="m136275,l,,,97284r136275,l136275,xe" fillcolor="#450a58" stroked="f">
                  <v:path arrowok="t"/>
                </v:shape>
                <v:shape id="Graphic 60" o:spid="_x0000_s1079" style="position:absolute;left:1372;top:48810;width:4928;height:978;visibility:visible;mso-wrap-style:square;v-text-anchor:top" coordsize="492759,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" path="m492520,l,,,97284r492520,l492520,xe" fillcolor="#3e568a" stroked="f">
                  <v:path arrowok="t"/>
                </v:shape>
                <v:shape id="Graphic 61" o:spid="_x0000_s1080" style="position:absolute;left:1372;top:49890;width:4007;height:2058;visibility:visible;mso-wrap-style:square;v-text-anchor:top" coordsize="40068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" path="m396125,l,,,97282r396125,l396125,xem400189,108204l,108204r,97294l400189,205498r,-97294xe" fillcolor="#46266b" stroked="f">
                  <v:path arrowok="t"/>
                </v:shape>
                <v:shape id="Graphic 62" o:spid="_x0000_s1081" style="position:absolute;left:1372;top:52053;width:7970;height:978;visibility:visible;mso-wrap-style:square;v-text-anchor:top" coordsize="7969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" path="m796694,l,,,97284r796694,l796694,xe" fillcolor="#3c5b8a" stroked="f">
                  <v:path arrowok="t"/>
                </v:shape>
                <v:shape id="Graphic 63" o:spid="_x0000_s1082" style="position:absolute;left:1372;top:53134;width:331;height:978;visibility:visible;mso-wrap-style:square;v-text-anchor:top" coordsize="3302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" path="m32639,l,,,97284r32639,l32639,xe" fillcolor="#450e5a" stroked="f">
                  <v:path arrowok="t"/>
                </v:shape>
                <v:shape id="Graphic 64" o:spid="_x0000_s1083" style="position:absolute;left:1372;top:54215;width:2483;height:978;visibility:visible;mso-wrap-style:square;v-text-anchor:top" coordsize="24828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" path="m248038,l,,,97284r248038,l248038,xe" fillcolor="#452c70" stroked="f">
                  <v:path arrowok="t"/>
                </v:shape>
                <v:shape id="Graphic 65" o:spid="_x0000_s1084" style="position:absolute;left:1372;top:55296;width:1994;height:978;visibility:visible;mso-wrap-style:square;v-text-anchor:top" coordsize="19939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" path="m199141,l,,,97284r199141,l199141,xe" fillcolor="#450c59" stroked="f">
                  <v:path arrowok="t"/>
                </v:shape>
                <v:shape id="Graphic 66" o:spid="_x0000_s1085" style="position:absolute;left:1372;top:56378;width:2013;height:978;visibility:visible;mso-wrap-style:square;v-text-anchor:top" coordsize="2012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" path="m200920,l,,,97284r200920,l200920,xe" fillcolor="#424184" stroked="f">
                  <v:path arrowok="t"/>
                </v:shape>
                <v:shape id="Graphic 67" o:spid="_x0000_s1086" style="position:absolute;left:1372;top:57459;width:20511;height:977;visibility:visible;mso-wrap-style:square;v-text-anchor:top" coordsize="20510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" path="m2050603,l,,,97284r2050603,l2050603,xe" fillcolor="#6fc95c" stroked="f">
                  <v:path arrowok="t"/>
                </v:shape>
                <v:shape id="Graphic 68" o:spid="_x0000_s1087" style="position:absolute;left:1372;top:58539;width:2147;height:978;visibility:visible;mso-wrap-style:square;v-text-anchor:top" coordsize="214629,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" path="m214128,l,,,97284r214128,l214128,xe" fillcolor="#46256a" stroked="f">
                  <v:path arrowok="t"/>
                </v:shape>
                <v:shape id="Graphic 69" o:spid="_x0000_s1088" style="position:absolute;left:1372;top:59620;width:1709;height:978;visibility:visible;mso-wrap-style:square;v-text-anchor:top" coordsize="17081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" path="m170693,l,,,97284r170693,l170693,xe" fillcolor="#440757" stroked="f">
                  <v:path arrowok="t"/>
                </v:shape>
                <v:shape id="Graphic 70" o:spid="_x0000_s1089" style="position:absolute;left:1372;top:60701;width:4452;height:978;visibility:visible;mso-wrap-style:square;v-text-anchor:top" coordsize="445134,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" path="m444513,l,,,97284r444513,l444513,xe" fillcolor="#424083" stroked="f">
                  <v:path arrowok="t"/>
                </v:shape>
                <v:shape id="Graphic 71" o:spid="_x0000_s1090" style="position:absolute;left:1372;top:61783;width:9691;height:978;visibility:visible;mso-wrap-style:square;v-text-anchor:top" coordsize="96901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" path="m968658,l,,,97284r968658,l968658,xe" fillcolor="#404988" stroked="f">
                  <v:path arrowok="t"/>
                </v:shape>
                <v:shape id="Graphic 72" o:spid="_x0000_s1091" style="position:absolute;left:1372;top:62864;width:1861;height:978;visibility:visible;mso-wrap-style:square;v-text-anchor:top" coordsize="18605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" path="m185552,l,,,97284r185552,l185552,xe" fillcolor="#45135d" stroked="f">
                  <v:path arrowok="t"/>
                </v:shape>
                <v:shape id="Graphic 73" o:spid="_x0000_s1092" style="position:absolute;left:1372;top:63945;width:4293;height:978;visibility:visible;mso-wrap-style:square;v-text-anchor:top" coordsize="429259,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" path="m428637,l,,,97284r428637,l428637,xe" fillcolor="#46296e" stroked="f">
                  <v:path arrowok="t"/>
                </v:shape>
                <v:shape id="Graphic 74" o:spid="_x0000_s1093" style="position:absolute;left:1372;top:65025;width:1391;height:978;visibility:visible;mso-wrap-style:square;v-text-anchor:top" coordsize="13906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" path="m138942,l,,,97284r138942,l138942,xe" fillcolor="#440757" stroked="f">
                  <v:path arrowok="t"/>
                </v:shape>
                <v:shape id="Graphic 75" o:spid="_x0000_s1094" style="position:absolute;top:648;width:19481;height:65863;visibility:visible;mso-wrap-style:square;v-text-anchor:top" coordsize="1948180,658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" path="m,6486338r34799,em,6378258r34799,em,6270178r34799,em,6162098r34799,em,6053890r34799,em,5945810r34799,em,5837730r34799,em,5729650r34799,em,5621569r34799,em,5513362r34799,em,5405282r34799,em,5297202r34799,em,5189121r34799,em,5081041r34799,em,4972834r34799,em,4864754r34799,em,4756673r34799,em,4648593r34799,em,4540513r34799,em,4432306r34799,em,4324225r34799,em,4216145r34799,em,4108065r34799,em,3999985r34799,em,3891777r34799,em,3783697r34799,em,3675617r34799,em,3567537r34799,em,3459456r34799,em,3351249r34799,em,3243169r34799,em,3135089r34799,em,3027008r34799,em,2918928r34799,em,2810721r34799,em,2702641r34799,em,2594560r34799,em,2486480r34799,em,2378273r34799,em,2270193r34799,em,2162112r34799,em,2054032r34799,em,1945952r34799,em,1837745r34799,em,1729664r34799,em,1621584r34799,em,1513504r34799,em,1405424r34799,em,1297216r34799,em,1189136r34799,em,1081056r34799,em,972976r34799,em,864895r34799,em,756688r34799,em,648608r34799,em,540528r34799,em,432447r34799,em,324367r34799,em,216160r34799,em,108080r34799,em,l34799,em137291,6586036r,-34799em589932,6586036r,-34799em1042574,6586036r,-34799em1495215,6586036r,-34799em1947857,6586036r,-34799e" filled="f" strokecolor="#333" strokeweight="1.07pt">
                  <v:path arrowok="t"/>
                </v:shape>
                <w10:wrap anchorx="page"/>
              </v:group>
            </w:pict>
          </mc:Fallback>
        </mc:AlternateContent>
      </w:r>
      <w:r>
        <w:rPr>
          <w:noProof/>
        </w:rPr>
        <mc:AlternateContent>
          <mc:Choice Requires="wpg">
            <w:drawing>
              <wp:anchor distT="0" distB="0" distL="0" distR="0" simplePos="0" relativeHeight="15729664" behindDoc="0" locked="0" layoutInCell="1" allowOverlap="1" wp14:anchorId="2A75AE3A" wp14:editId="2A75AE3B">
                <wp:simplePos x="0" y="0"/>
                <wp:positionH relativeFrom="page">
                  <wp:posOffset>5126519</wp:posOffset>
                </wp:positionH>
                <wp:positionV relativeFrom="paragraph">
                  <wp:posOffset>216002</wp:posOffset>
                </wp:positionV>
                <wp:extent cx="219710" cy="109791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710" cy="1097915"/>
                          <a:chOff x="0" y="0"/>
                          <a:chExt cx="219710" cy="1097915"/>
                        </a:xfrm>
                      </wpg:grpSpPr>
                      <pic:pic xmlns:pic="http://schemas.openxmlformats.org/drawingml/2006/picture">
                        <pic:nvPicPr>
                          <pic:cNvPr id="77" name="Image 77"/>
                          <pic:cNvPicPr/>
                        </pic:nvPicPr>
                        <pic:blipFill>
                          <a:blip r:embed="rId12" cstate="print"/>
                          <a:stretch>
                            <a:fillRect/>
                          </a:stretch>
                        </pic:blipFill>
                        <pic:spPr>
                          <a:xfrm>
                            <a:off x="0" y="0"/>
                            <a:ext cx="219462" cy="1097312"/>
                          </a:xfrm>
                          <a:prstGeom prst="rect">
                            <a:avLst/>
                          </a:prstGeom>
                        </pic:spPr>
                      </pic:pic>
                      <wps:wsp>
                        <wps:cNvPr id="78" name="Graphic 78"/>
                        <wps:cNvSpPr/>
                        <wps:spPr>
                          <a:xfrm>
                            <a:off x="0" y="265183"/>
                            <a:ext cx="219710" cy="554355"/>
                          </a:xfrm>
                          <a:custGeom>
                            <a:avLst/>
                            <a:gdLst/>
                            <a:ahLst/>
                            <a:cxnLst/>
                            <a:rect l="l" t="t" r="r" b="b"/>
                            <a:pathLst>
                              <a:path w="219710" h="554355">
                                <a:moveTo>
                                  <a:pt x="0" y="553736"/>
                                </a:moveTo>
                                <a:lnTo>
                                  <a:pt x="43816" y="553736"/>
                                </a:lnTo>
                              </a:path>
                              <a:path w="219710" h="554355">
                                <a:moveTo>
                                  <a:pt x="0" y="276868"/>
                                </a:moveTo>
                                <a:lnTo>
                                  <a:pt x="43816" y="276868"/>
                                </a:lnTo>
                              </a:path>
                              <a:path w="219710" h="554355">
                                <a:moveTo>
                                  <a:pt x="0" y="0"/>
                                </a:moveTo>
                                <a:lnTo>
                                  <a:pt x="43816" y="0"/>
                                </a:lnTo>
                              </a:path>
                              <a:path w="219710" h="554355">
                                <a:moveTo>
                                  <a:pt x="175519" y="553736"/>
                                </a:moveTo>
                                <a:lnTo>
                                  <a:pt x="219462" y="553736"/>
                                </a:lnTo>
                              </a:path>
                              <a:path w="219710" h="554355">
                                <a:moveTo>
                                  <a:pt x="175519" y="276868"/>
                                </a:moveTo>
                                <a:lnTo>
                                  <a:pt x="219462" y="276868"/>
                                </a:lnTo>
                              </a:path>
                              <a:path w="219710" h="554355">
                                <a:moveTo>
                                  <a:pt x="175519" y="0"/>
                                </a:moveTo>
                                <a:lnTo>
                                  <a:pt x="219462" y="0"/>
                                </a:lnTo>
                              </a:path>
                            </a:pathLst>
                          </a:custGeom>
                          <a:ln w="4699">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FC00F71" id="Group 76" o:spid="_x0000_s1026" style="position:absolute;margin-left:403.65pt;margin-top:17pt;width:17.3pt;height:86.45pt;z-index:15729664;mso-wrap-distance-left:0;mso-wrap-distance-right:0;mso-position-horizontal-relative:page" coordsize="2197,10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7" type="#_x0000_t75" style="position:absolute;width:2194;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">
                  <v:imagedata r:id="rId13" o:title=""/>
                </v:shape>
                <v:shape id="Graphic 78" o:spid="_x0000_s1028" style="position:absolute;top:2651;width:2197;height:5544;visibility:visible;mso-wrap-style:square;v-text-anchor:top" coordsize="219710,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" path="m,553736r43816,em,276868r43816,em,l43816,em175519,553736r43943,em175519,276868r43943,em175519,r43943,e" filled="f" strokecolor="white" strokeweight=".37pt">
                  <v:path arrowok="t"/>
                </v:shape>
                <w10:wrap anchorx="page"/>
              </v:group>
            </w:pict>
          </mc:Fallback>
        </mc:AlternateContent>
      </w:r>
      <w:r>
        <w:rPr>
          <w:rFonts w:ascii="Arial"/>
        </w:rPr>
        <w:t>Population</w:t>
      </w:r>
      <w:r>
        <w:rPr>
          <w:rFonts w:ascii="Arial"/>
          <w:spacing w:val="-11"/>
        </w:rPr>
        <w:t xml:space="preserve"> </w:t>
      </w:r>
      <w:r>
        <w:rPr>
          <w:rFonts w:ascii="Arial"/>
          <w:spacing w:val="-2"/>
        </w:rPr>
        <w:t>Served</w:t>
      </w:r>
    </w:p>
    <w:p w14:paraId="2A75AC30" w14:textId="77777777" w:rsidR="00041B53" w:rsidRDefault="00041B53">
      <w:pPr>
        <w:pStyle w:val="BodyText"/>
        <w:spacing w:before="9"/>
        <w:rPr>
          <w:rFonts w:ascii="Arial"/>
          <w:sz w:val="34"/>
        </w:rPr>
      </w:pPr>
    </w:p>
    <w:p w14:paraId="2A75AC31" w14:textId="77777777" w:rsidR="00041B53" w:rsidRDefault="00104982">
      <w:pPr>
        <w:ind w:left="4394"/>
        <w:rPr>
          <w:rFonts w:ascii="Arial"/>
          <w:sz w:val="18"/>
        </w:rPr>
      </w:pPr>
      <w:r>
        <w:rPr>
          <w:rFonts w:ascii="Arial"/>
          <w:spacing w:val="-5"/>
          <w:sz w:val="18"/>
        </w:rPr>
        <w:t>30M</w:t>
      </w:r>
    </w:p>
    <w:p w14:paraId="2A75AC32" w14:textId="77777777" w:rsidR="00041B53" w:rsidRDefault="00041B53">
      <w:pPr>
        <w:pStyle w:val="BodyText"/>
        <w:spacing w:before="11"/>
        <w:rPr>
          <w:rFonts w:ascii="Arial"/>
          <w:sz w:val="19"/>
        </w:rPr>
      </w:pPr>
    </w:p>
    <w:p w14:paraId="2A75AC33" w14:textId="77777777" w:rsidR="00041B53" w:rsidRDefault="00104982">
      <w:pPr>
        <w:ind w:left="4394"/>
        <w:rPr>
          <w:rFonts w:ascii="Arial"/>
          <w:sz w:val="18"/>
        </w:rPr>
      </w:pPr>
      <w:r>
        <w:rPr>
          <w:rFonts w:ascii="Arial"/>
          <w:spacing w:val="-5"/>
          <w:sz w:val="18"/>
        </w:rPr>
        <w:t>20M</w:t>
      </w:r>
    </w:p>
    <w:p w14:paraId="2A75AC34" w14:textId="77777777" w:rsidR="00041B53" w:rsidRDefault="00041B53">
      <w:pPr>
        <w:pStyle w:val="BodyText"/>
        <w:spacing w:before="10"/>
        <w:rPr>
          <w:rFonts w:ascii="Arial"/>
          <w:sz w:val="19"/>
        </w:rPr>
      </w:pPr>
    </w:p>
    <w:p w14:paraId="2A75AC35" w14:textId="77777777" w:rsidR="00041B53" w:rsidRDefault="00104982">
      <w:pPr>
        <w:ind w:left="4394"/>
        <w:rPr>
          <w:rFonts w:ascii="Arial"/>
          <w:sz w:val="18"/>
        </w:rPr>
      </w:pPr>
      <w:r>
        <w:rPr>
          <w:rFonts w:ascii="Arial"/>
          <w:spacing w:val="-5"/>
          <w:sz w:val="18"/>
        </w:rPr>
        <w:t>10M</w:t>
      </w:r>
    </w:p>
    <w:p w14:paraId="2A75AC36" w14:textId="77777777" w:rsidR="00041B53" w:rsidRDefault="00041B53">
      <w:pPr>
        <w:pStyle w:val="BodyText"/>
        <w:rPr>
          <w:rFonts w:ascii="Arial"/>
          <w:sz w:val="20"/>
        </w:rPr>
      </w:pPr>
    </w:p>
    <w:p w14:paraId="2A75AC37" w14:textId="77777777" w:rsidR="00041B53" w:rsidRDefault="00041B53">
      <w:pPr>
        <w:pStyle w:val="BodyText"/>
        <w:rPr>
          <w:rFonts w:ascii="Arial"/>
          <w:sz w:val="20"/>
        </w:rPr>
      </w:pPr>
    </w:p>
    <w:p w14:paraId="2A75AC38" w14:textId="77777777" w:rsidR="00041B53" w:rsidRDefault="00041B53">
      <w:pPr>
        <w:pStyle w:val="BodyText"/>
        <w:rPr>
          <w:rFonts w:ascii="Arial"/>
          <w:sz w:val="20"/>
        </w:rPr>
      </w:pPr>
    </w:p>
    <w:p w14:paraId="2A75AC39" w14:textId="77777777" w:rsidR="00041B53" w:rsidRDefault="00041B53">
      <w:pPr>
        <w:pStyle w:val="BodyText"/>
        <w:rPr>
          <w:rFonts w:ascii="Arial"/>
          <w:sz w:val="20"/>
        </w:rPr>
      </w:pPr>
    </w:p>
    <w:p w14:paraId="2A75AC3A" w14:textId="77777777" w:rsidR="00041B53" w:rsidRDefault="00041B53">
      <w:pPr>
        <w:pStyle w:val="BodyText"/>
        <w:rPr>
          <w:rFonts w:ascii="Arial"/>
          <w:sz w:val="20"/>
        </w:rPr>
      </w:pPr>
    </w:p>
    <w:p w14:paraId="2A75AC3B" w14:textId="77777777" w:rsidR="00041B53" w:rsidRDefault="00041B53">
      <w:pPr>
        <w:pStyle w:val="BodyText"/>
        <w:rPr>
          <w:rFonts w:ascii="Arial"/>
          <w:sz w:val="20"/>
        </w:rPr>
      </w:pPr>
    </w:p>
    <w:p w14:paraId="2A75AC3C" w14:textId="77777777" w:rsidR="00041B53" w:rsidRDefault="00041B53">
      <w:pPr>
        <w:pStyle w:val="BodyText"/>
        <w:rPr>
          <w:rFonts w:ascii="Arial"/>
          <w:sz w:val="20"/>
        </w:rPr>
      </w:pPr>
    </w:p>
    <w:p w14:paraId="2A75AC3D" w14:textId="77777777" w:rsidR="00041B53" w:rsidRDefault="00041B53">
      <w:pPr>
        <w:pStyle w:val="BodyText"/>
        <w:rPr>
          <w:rFonts w:ascii="Arial"/>
          <w:sz w:val="20"/>
        </w:rPr>
      </w:pPr>
    </w:p>
    <w:p w14:paraId="2A75AC3E" w14:textId="77777777" w:rsidR="00041B53" w:rsidRDefault="00041B53">
      <w:pPr>
        <w:pStyle w:val="BodyText"/>
        <w:rPr>
          <w:rFonts w:ascii="Arial"/>
          <w:sz w:val="20"/>
        </w:rPr>
      </w:pPr>
    </w:p>
    <w:p w14:paraId="2A75AC3F" w14:textId="77777777" w:rsidR="00041B53" w:rsidRDefault="00041B53">
      <w:pPr>
        <w:pStyle w:val="BodyText"/>
        <w:rPr>
          <w:rFonts w:ascii="Arial"/>
          <w:sz w:val="20"/>
        </w:rPr>
      </w:pPr>
    </w:p>
    <w:p w14:paraId="2A75AC40" w14:textId="77777777" w:rsidR="00041B53" w:rsidRDefault="00041B53">
      <w:pPr>
        <w:pStyle w:val="BodyText"/>
        <w:rPr>
          <w:rFonts w:ascii="Arial"/>
          <w:sz w:val="20"/>
        </w:rPr>
      </w:pPr>
    </w:p>
    <w:p w14:paraId="2A75AC41" w14:textId="77777777" w:rsidR="00041B53" w:rsidRDefault="00041B53">
      <w:pPr>
        <w:pStyle w:val="BodyText"/>
        <w:rPr>
          <w:rFonts w:ascii="Arial"/>
          <w:sz w:val="20"/>
        </w:rPr>
      </w:pPr>
    </w:p>
    <w:p w14:paraId="2A75AC42" w14:textId="77777777" w:rsidR="00041B53" w:rsidRDefault="00041B53">
      <w:pPr>
        <w:pStyle w:val="BodyText"/>
        <w:rPr>
          <w:rFonts w:ascii="Arial"/>
          <w:sz w:val="20"/>
        </w:rPr>
      </w:pPr>
    </w:p>
    <w:p w14:paraId="2A75AC43" w14:textId="77777777" w:rsidR="00041B53" w:rsidRDefault="00041B53">
      <w:pPr>
        <w:pStyle w:val="BodyText"/>
        <w:rPr>
          <w:rFonts w:ascii="Arial"/>
          <w:sz w:val="20"/>
        </w:rPr>
      </w:pPr>
    </w:p>
    <w:p w14:paraId="2A75AC44" w14:textId="77777777" w:rsidR="00041B53" w:rsidRDefault="00041B53">
      <w:pPr>
        <w:pStyle w:val="BodyText"/>
        <w:rPr>
          <w:rFonts w:ascii="Arial"/>
          <w:sz w:val="20"/>
        </w:rPr>
      </w:pPr>
    </w:p>
    <w:p w14:paraId="2A75AC45" w14:textId="77777777" w:rsidR="00041B53" w:rsidRDefault="00041B53">
      <w:pPr>
        <w:pStyle w:val="BodyText"/>
        <w:rPr>
          <w:rFonts w:ascii="Arial"/>
          <w:sz w:val="20"/>
        </w:rPr>
      </w:pPr>
    </w:p>
    <w:p w14:paraId="2A75AC46" w14:textId="77777777" w:rsidR="00041B53" w:rsidRDefault="00041B53">
      <w:pPr>
        <w:pStyle w:val="BodyText"/>
        <w:rPr>
          <w:rFonts w:ascii="Arial"/>
          <w:sz w:val="20"/>
        </w:rPr>
      </w:pPr>
    </w:p>
    <w:p w14:paraId="2A75AC47" w14:textId="77777777" w:rsidR="00041B53" w:rsidRDefault="00041B53">
      <w:pPr>
        <w:pStyle w:val="BodyText"/>
        <w:rPr>
          <w:rFonts w:ascii="Arial"/>
          <w:sz w:val="20"/>
        </w:rPr>
      </w:pPr>
    </w:p>
    <w:p w14:paraId="2A75AC48" w14:textId="77777777" w:rsidR="00041B53" w:rsidRDefault="00041B53">
      <w:pPr>
        <w:pStyle w:val="BodyText"/>
        <w:rPr>
          <w:rFonts w:ascii="Arial"/>
          <w:sz w:val="20"/>
        </w:rPr>
      </w:pPr>
    </w:p>
    <w:p w14:paraId="2A75AC49" w14:textId="77777777" w:rsidR="00041B53" w:rsidRDefault="00041B53">
      <w:pPr>
        <w:pStyle w:val="BodyText"/>
        <w:spacing w:before="6"/>
        <w:rPr>
          <w:rFonts w:ascii="Arial"/>
          <w:sz w:val="18"/>
        </w:rPr>
      </w:pPr>
    </w:p>
    <w:p w14:paraId="2A75AC4A" w14:textId="77777777" w:rsidR="00041B53" w:rsidRDefault="00104982">
      <w:pPr>
        <w:tabs>
          <w:tab w:val="left" w:pos="707"/>
          <w:tab w:val="left" w:pos="1420"/>
          <w:tab w:val="left" w:pos="2132"/>
          <w:tab w:val="left" w:pos="2846"/>
        </w:tabs>
        <w:ind w:left="269"/>
        <w:rPr>
          <w:rFonts w:ascii="Arial"/>
          <w:sz w:val="18"/>
        </w:rPr>
      </w:pPr>
      <w:r>
        <w:rPr>
          <w:rFonts w:ascii="Arial"/>
          <w:color w:val="4D4D4D"/>
          <w:spacing w:val="-10"/>
          <w:sz w:val="18"/>
        </w:rPr>
        <w:t>0</w:t>
      </w:r>
      <w:r>
        <w:rPr>
          <w:rFonts w:ascii="Arial"/>
          <w:color w:val="4D4D4D"/>
          <w:sz w:val="18"/>
        </w:rPr>
        <w:tab/>
      </w:r>
      <w:r>
        <w:rPr>
          <w:rFonts w:ascii="Arial"/>
          <w:color w:val="4D4D4D"/>
          <w:spacing w:val="-2"/>
          <w:sz w:val="18"/>
        </w:rPr>
        <w:t>1,000</w:t>
      </w:r>
      <w:r>
        <w:rPr>
          <w:rFonts w:ascii="Arial"/>
          <w:color w:val="4D4D4D"/>
          <w:sz w:val="18"/>
        </w:rPr>
        <w:tab/>
      </w:r>
      <w:r>
        <w:rPr>
          <w:rFonts w:ascii="Arial"/>
          <w:color w:val="4D4D4D"/>
          <w:spacing w:val="-2"/>
          <w:sz w:val="18"/>
        </w:rPr>
        <w:t>2,000</w:t>
      </w:r>
      <w:r>
        <w:rPr>
          <w:rFonts w:ascii="Arial"/>
          <w:color w:val="4D4D4D"/>
          <w:sz w:val="18"/>
        </w:rPr>
        <w:tab/>
      </w:r>
      <w:r>
        <w:rPr>
          <w:rFonts w:ascii="Arial"/>
          <w:color w:val="4D4D4D"/>
          <w:spacing w:val="-2"/>
          <w:sz w:val="18"/>
        </w:rPr>
        <w:t>3,000</w:t>
      </w:r>
      <w:r>
        <w:rPr>
          <w:rFonts w:ascii="Arial"/>
          <w:color w:val="4D4D4D"/>
          <w:sz w:val="18"/>
        </w:rPr>
        <w:tab/>
      </w:r>
      <w:r>
        <w:rPr>
          <w:rFonts w:ascii="Arial"/>
          <w:color w:val="4D4D4D"/>
          <w:spacing w:val="-2"/>
          <w:sz w:val="18"/>
        </w:rPr>
        <w:t>4,000</w:t>
      </w:r>
    </w:p>
    <w:p w14:paraId="2A75AC4B" w14:textId="77777777" w:rsidR="00041B53" w:rsidRDefault="00104982">
      <w:pPr>
        <w:pStyle w:val="BodyText"/>
        <w:spacing w:before="8"/>
        <w:ind w:left="966"/>
        <w:rPr>
          <w:rFonts w:ascii="Arial"/>
        </w:rPr>
      </w:pPr>
      <w:r>
        <w:rPr>
          <w:rFonts w:ascii="Arial"/>
        </w:rPr>
        <w:t xml:space="preserve">Count of </w:t>
      </w:r>
      <w:r>
        <w:rPr>
          <w:rFonts w:ascii="Arial"/>
          <w:spacing w:val="-2"/>
        </w:rPr>
        <w:t>Systems</w:t>
      </w:r>
    </w:p>
    <w:p w14:paraId="2A75AC4C" w14:textId="77777777" w:rsidR="00041B53" w:rsidRDefault="00041B53">
      <w:pPr>
        <w:rPr>
          <w:rFonts w:ascii="Arial"/>
        </w:rPr>
        <w:sectPr w:rsidR="00041B53">
          <w:pgSz w:w="12240" w:h="15840"/>
          <w:pgMar w:top="1540" w:right="1100" w:bottom="1180" w:left="1300" w:header="0" w:footer="897" w:gutter="0"/>
          <w:cols w:num="2" w:space="720" w:equalWidth="0">
            <w:col w:w="2794" w:space="40"/>
            <w:col w:w="7006"/>
          </w:cols>
        </w:sectPr>
      </w:pPr>
    </w:p>
    <w:p w14:paraId="2A75AC4D" w14:textId="77777777" w:rsidR="00041B53" w:rsidRDefault="00041B53">
      <w:pPr>
        <w:pStyle w:val="BodyText"/>
        <w:spacing w:before="5"/>
        <w:rPr>
          <w:rFonts w:ascii="Arial"/>
          <w:sz w:val="13"/>
        </w:rPr>
      </w:pPr>
    </w:p>
    <w:p w14:paraId="2A75AC4E" w14:textId="77777777" w:rsidR="00041B53" w:rsidRDefault="00104982">
      <w:pPr>
        <w:pStyle w:val="BodyText"/>
        <w:spacing w:before="136" w:line="218" w:lineRule="auto"/>
        <w:ind w:left="1070" w:right="30" w:hanging="931"/>
      </w:pPr>
      <w:r>
        <w:t>Figure</w:t>
      </w:r>
      <w:r>
        <w:rPr>
          <w:spacing w:val="-5"/>
        </w:rPr>
        <w:t xml:space="preserve"> </w:t>
      </w:r>
      <w:r>
        <w:t>1:</w:t>
      </w:r>
      <w:r>
        <w:rPr>
          <w:spacing w:val="-5"/>
        </w:rPr>
        <w:t xml:space="preserve"> </w:t>
      </w:r>
      <w:r>
        <w:t>Bar</w:t>
      </w:r>
      <w:r>
        <w:rPr>
          <w:spacing w:val="-2"/>
        </w:rPr>
        <w:t xml:space="preserve"> </w:t>
      </w:r>
      <w:r>
        <w:t>plot</w:t>
      </w:r>
      <w:r>
        <w:rPr>
          <w:spacing w:val="-2"/>
        </w:rPr>
        <w:t xml:space="preserve"> </w:t>
      </w:r>
      <w:r>
        <w:t>showing</w:t>
      </w:r>
      <w:r>
        <w:rPr>
          <w:spacing w:val="-2"/>
        </w:rPr>
        <w:t xml:space="preserve"> </w:t>
      </w:r>
      <w:r>
        <w:t>the</w:t>
      </w:r>
      <w:r>
        <w:rPr>
          <w:spacing w:val="-2"/>
        </w:rPr>
        <w:t xml:space="preserve"> </w:t>
      </w:r>
      <w:r>
        <w:t>count</w:t>
      </w:r>
      <w:r>
        <w:rPr>
          <w:spacing w:val="-2"/>
        </w:rPr>
        <w:t xml:space="preserve"> </w:t>
      </w:r>
      <w:r>
        <w:t>of</w:t>
      </w:r>
      <w:r>
        <w:rPr>
          <w:spacing w:val="-2"/>
        </w:rPr>
        <w:t xml:space="preserve"> </w:t>
      </w:r>
      <w:r>
        <w:t>active</w:t>
      </w:r>
      <w:r>
        <w:rPr>
          <w:spacing w:val="-2"/>
        </w:rPr>
        <w:t xml:space="preserve"> </w:t>
      </w:r>
      <w:r>
        <w:t>community</w:t>
      </w:r>
      <w:r>
        <w:rPr>
          <w:spacing w:val="-2"/>
        </w:rPr>
        <w:t xml:space="preserve"> </w:t>
      </w:r>
      <w:r>
        <w:t>water</w:t>
      </w:r>
      <w:r>
        <w:rPr>
          <w:spacing w:val="-2"/>
        </w:rPr>
        <w:t xml:space="preserve"> </w:t>
      </w:r>
      <w:r>
        <w:t>systems</w:t>
      </w:r>
      <w:r>
        <w:rPr>
          <w:spacing w:val="-2"/>
        </w:rPr>
        <w:t xml:space="preserve"> </w:t>
      </w:r>
      <w:r>
        <w:t>by</w:t>
      </w:r>
      <w:r>
        <w:rPr>
          <w:spacing w:val="-2"/>
        </w:rPr>
        <w:t xml:space="preserve"> </w:t>
      </w:r>
      <w:r>
        <w:t>state,</w:t>
      </w:r>
      <w:r>
        <w:rPr>
          <w:spacing w:val="-1"/>
        </w:rPr>
        <w:t xml:space="preserve"> </w:t>
      </w:r>
      <w:r>
        <w:t>region</w:t>
      </w:r>
      <w:r>
        <w:rPr>
          <w:spacing w:val="-2"/>
        </w:rPr>
        <w:t xml:space="preserve"> </w:t>
      </w:r>
      <w:r>
        <w:t>or</w:t>
      </w:r>
      <w:r>
        <w:rPr>
          <w:spacing w:val="-1"/>
        </w:rPr>
        <w:t xml:space="preserve"> </w:t>
      </w:r>
      <w:proofErr w:type="spellStart"/>
      <w:r>
        <w:t>terri</w:t>
      </w:r>
      <w:proofErr w:type="spellEnd"/>
      <w:r>
        <w:t xml:space="preserve">- </w:t>
      </w:r>
      <w:r>
        <w:rPr>
          <w:spacing w:val="-4"/>
        </w:rPr>
        <w:t>tory.</w:t>
      </w:r>
    </w:p>
    <w:p w14:paraId="2A75AC4F" w14:textId="77777777" w:rsidR="00041B53" w:rsidRDefault="00041B53">
      <w:pPr>
        <w:spacing w:line="218" w:lineRule="auto"/>
        <w:sectPr w:rsidR="00041B53">
          <w:type w:val="continuous"/>
          <w:pgSz w:w="12240" w:h="15840"/>
          <w:pgMar w:top="1820" w:right="1100" w:bottom="1080" w:left="1300" w:header="0" w:footer="897" w:gutter="0"/>
          <w:cols w:space="720"/>
        </w:sectPr>
      </w:pPr>
    </w:p>
    <w:p w14:paraId="2A75AC50" w14:textId="77777777" w:rsidR="00041B53" w:rsidRDefault="00041B53">
      <w:pPr>
        <w:pStyle w:val="BodyText"/>
        <w:rPr>
          <w:sz w:val="20"/>
        </w:rPr>
      </w:pPr>
    </w:p>
    <w:p w14:paraId="2A75AC51" w14:textId="77777777" w:rsidR="00041B53" w:rsidRDefault="00041B53">
      <w:pPr>
        <w:rPr>
          <w:sz w:val="20"/>
        </w:rPr>
        <w:sectPr w:rsidR="00041B53">
          <w:pgSz w:w="12240" w:h="15840"/>
          <w:pgMar w:top="1820" w:right="1100" w:bottom="1180" w:left="1300" w:header="0" w:footer="897" w:gutter="0"/>
          <w:cols w:space="720"/>
        </w:sectPr>
      </w:pPr>
    </w:p>
    <w:p w14:paraId="2A75AC52" w14:textId="77777777" w:rsidR="00041B53" w:rsidRDefault="00041B53">
      <w:pPr>
        <w:pStyle w:val="BodyText"/>
        <w:rPr>
          <w:sz w:val="20"/>
        </w:rPr>
      </w:pPr>
    </w:p>
    <w:p w14:paraId="2A75AC53" w14:textId="77777777" w:rsidR="00041B53" w:rsidRDefault="00041B53">
      <w:pPr>
        <w:pStyle w:val="BodyText"/>
        <w:rPr>
          <w:sz w:val="20"/>
        </w:rPr>
      </w:pPr>
    </w:p>
    <w:p w14:paraId="2A75AC54" w14:textId="77777777" w:rsidR="00041B53" w:rsidRDefault="00041B53">
      <w:pPr>
        <w:pStyle w:val="BodyText"/>
        <w:spacing w:before="2"/>
        <w:rPr>
          <w:sz w:val="15"/>
        </w:rPr>
      </w:pPr>
    </w:p>
    <w:p w14:paraId="2A75AC55" w14:textId="77777777" w:rsidR="00041B53" w:rsidRDefault="00104982">
      <w:pPr>
        <w:spacing w:line="333" w:lineRule="auto"/>
        <w:ind w:left="1782" w:hanging="553"/>
        <w:jc w:val="right"/>
        <w:rPr>
          <w:rFonts w:ascii="Arial"/>
          <w:sz w:val="18"/>
        </w:rPr>
      </w:pPr>
      <w:r>
        <w:rPr>
          <w:noProof/>
        </w:rPr>
        <mc:AlternateContent>
          <mc:Choice Requires="wps">
            <w:drawing>
              <wp:anchor distT="0" distB="0" distL="0" distR="0" simplePos="0" relativeHeight="15733248" behindDoc="0" locked="0" layoutInCell="1" allowOverlap="1" wp14:anchorId="2A75AE3C" wp14:editId="2A75AE3D">
                <wp:simplePos x="0" y="0"/>
                <wp:positionH relativeFrom="page">
                  <wp:posOffset>1402285</wp:posOffset>
                </wp:positionH>
                <wp:positionV relativeFrom="paragraph">
                  <wp:posOffset>-59435</wp:posOffset>
                </wp:positionV>
                <wp:extent cx="181610" cy="116205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162050"/>
                        </a:xfrm>
                        <a:prstGeom prst="rect">
                          <a:avLst/>
                        </a:prstGeom>
                      </wps:spPr>
                      <wps:txbx>
                        <w:txbxContent>
                          <w:p w14:paraId="2A75AE7C" w14:textId="77777777" w:rsidR="00041B53" w:rsidRDefault="00104982">
                            <w:pPr>
                              <w:pStyle w:val="BodyText"/>
                              <w:spacing w:before="13"/>
                              <w:ind w:left="20"/>
                              <w:rPr>
                                <w:rFonts w:ascii="Arial"/>
                              </w:rPr>
                            </w:pPr>
                            <w:r>
                              <w:rPr>
                                <w:rFonts w:ascii="Arial"/>
                              </w:rPr>
                              <w:t>Service</w:t>
                            </w:r>
                            <w:r>
                              <w:rPr>
                                <w:rFonts w:ascii="Arial"/>
                                <w:spacing w:val="3"/>
                              </w:rPr>
                              <w:t xml:space="preserve"> </w:t>
                            </w:r>
                            <w:r>
                              <w:rPr>
                                <w:rFonts w:ascii="Arial"/>
                              </w:rPr>
                              <w:t>Area</w:t>
                            </w:r>
                            <w:r>
                              <w:rPr>
                                <w:rFonts w:ascii="Arial"/>
                                <w:spacing w:val="3"/>
                              </w:rPr>
                              <w:t xml:space="preserve"> </w:t>
                            </w:r>
                            <w:r>
                              <w:rPr>
                                <w:rFonts w:ascii="Arial"/>
                                <w:spacing w:val="-5"/>
                              </w:rPr>
                              <w:t>Type</w:t>
                            </w:r>
                          </w:p>
                        </w:txbxContent>
                      </wps:txbx>
                      <wps:bodyPr vert="vert270" wrap="square" lIns="0" tIns="0" rIns="0" bIns="0" rtlCol="0">
                        <a:noAutofit/>
                      </wps:bodyPr>
                    </wps:wsp>
                  </a:graphicData>
                </a:graphic>
              </wp:anchor>
            </w:drawing>
          </mc:Choice>
          <mc:Fallback>
            <w:pict>
              <v:shape w14:anchorId="2A75AE3C" id="Textbox 79" o:spid="_x0000_s1031" type="#_x0000_t202" style="position:absolute;left:0;text-align:left;margin-left:110.4pt;margin-top:-4.7pt;width:14.3pt;height:91.5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" filled="f" stroked="f">
                <v:textbox style="layout-flow:vertical;mso-layout-flow-alt:bottom-to-top" inset="0,0,0,0">
                  <w:txbxContent>
                    <w:p w14:paraId="2A75AE7C" w14:textId="77777777" w:rsidR="00041B53" w:rsidRDefault="00104982">
                      <w:pPr>
                        <w:pStyle w:val="BodyText"/>
                        <w:spacing w:before="13"/>
                        <w:ind w:left="20"/>
                        <w:rPr>
                          <w:rFonts w:ascii="Arial"/>
                        </w:rPr>
                      </w:pPr>
                      <w:r>
                        <w:rPr>
                          <w:rFonts w:ascii="Arial"/>
                        </w:rPr>
                        <w:t>Service</w:t>
                      </w:r>
                      <w:r>
                        <w:rPr>
                          <w:rFonts w:ascii="Arial"/>
                          <w:spacing w:val="3"/>
                        </w:rPr>
                        <w:t xml:space="preserve"> </w:t>
                      </w:r>
                      <w:r>
                        <w:rPr>
                          <w:rFonts w:ascii="Arial"/>
                        </w:rPr>
                        <w:t>Area</w:t>
                      </w:r>
                      <w:r>
                        <w:rPr>
                          <w:rFonts w:ascii="Arial"/>
                          <w:spacing w:val="3"/>
                        </w:rPr>
                        <w:t xml:space="preserve"> </w:t>
                      </w:r>
                      <w:r>
                        <w:rPr>
                          <w:rFonts w:ascii="Arial"/>
                          <w:spacing w:val="-5"/>
                        </w:rPr>
                        <w:t>Type</w:t>
                      </w:r>
                    </w:p>
                  </w:txbxContent>
                </v:textbox>
                <w10:wrap anchorx="page"/>
              </v:shape>
            </w:pict>
          </mc:Fallback>
        </mc:AlternateContent>
      </w:r>
      <w:r>
        <w:rPr>
          <w:rFonts w:ascii="Arial"/>
          <w:color w:val="4D4D4D"/>
          <w:sz w:val="18"/>
        </w:rPr>
        <w:t>Homeowners</w:t>
      </w:r>
      <w:r>
        <w:rPr>
          <w:rFonts w:ascii="Arial"/>
          <w:color w:val="4D4D4D"/>
          <w:spacing w:val="-13"/>
          <w:sz w:val="18"/>
        </w:rPr>
        <w:t xml:space="preserve"> </w:t>
      </w:r>
      <w:r>
        <w:rPr>
          <w:rFonts w:ascii="Arial"/>
          <w:color w:val="4D4D4D"/>
          <w:sz w:val="18"/>
        </w:rPr>
        <w:t xml:space="preserve">Association Mobile Home </w:t>
      </w:r>
      <w:r>
        <w:rPr>
          <w:rFonts w:ascii="Arial"/>
          <w:color w:val="4D4D4D"/>
          <w:spacing w:val="-5"/>
          <w:sz w:val="18"/>
        </w:rPr>
        <w:t>Park</w:t>
      </w:r>
    </w:p>
    <w:p w14:paraId="2A75AC56" w14:textId="77777777" w:rsidR="00041B53" w:rsidRDefault="00104982">
      <w:pPr>
        <w:spacing w:line="205" w:lineRule="exact"/>
        <w:jc w:val="right"/>
        <w:rPr>
          <w:rFonts w:ascii="Arial"/>
          <w:sz w:val="18"/>
        </w:rPr>
      </w:pPr>
      <w:r>
        <w:rPr>
          <w:rFonts w:ascii="Arial"/>
          <w:color w:val="4D4D4D"/>
          <w:spacing w:val="-2"/>
          <w:sz w:val="18"/>
        </w:rPr>
        <w:t>Municipality</w:t>
      </w:r>
    </w:p>
    <w:p w14:paraId="2A75AC57" w14:textId="77777777" w:rsidR="00041B53" w:rsidRDefault="00104982">
      <w:pPr>
        <w:spacing w:before="80" w:line="333" w:lineRule="auto"/>
        <w:ind w:left="1938" w:firstLine="870"/>
        <w:jc w:val="right"/>
        <w:rPr>
          <w:rFonts w:ascii="Arial"/>
          <w:sz w:val="18"/>
        </w:rPr>
      </w:pPr>
      <w:r>
        <w:rPr>
          <w:rFonts w:ascii="Arial"/>
          <w:color w:val="4D4D4D"/>
          <w:spacing w:val="-2"/>
          <w:sz w:val="18"/>
        </w:rPr>
        <w:t xml:space="preserve">Other </w:t>
      </w:r>
      <w:r>
        <w:rPr>
          <w:rFonts w:ascii="Arial"/>
          <w:color w:val="4D4D4D"/>
          <w:sz w:val="18"/>
        </w:rPr>
        <w:t xml:space="preserve">Residential </w:t>
      </w:r>
      <w:r>
        <w:rPr>
          <w:rFonts w:ascii="Arial"/>
          <w:color w:val="4D4D4D"/>
          <w:spacing w:val="-4"/>
          <w:sz w:val="18"/>
        </w:rPr>
        <w:t>Area</w:t>
      </w:r>
    </w:p>
    <w:p w14:paraId="2A75AC58" w14:textId="77777777" w:rsidR="00041B53" w:rsidRDefault="00104982">
      <w:pPr>
        <w:spacing w:line="205" w:lineRule="exact"/>
        <w:jc w:val="right"/>
        <w:rPr>
          <w:rFonts w:ascii="Arial"/>
          <w:sz w:val="18"/>
        </w:rPr>
      </w:pPr>
      <w:r>
        <w:rPr>
          <w:rFonts w:ascii="Arial"/>
          <w:color w:val="4D4D4D"/>
          <w:spacing w:val="-2"/>
          <w:sz w:val="18"/>
        </w:rPr>
        <w:t>Subdivision</w:t>
      </w:r>
    </w:p>
    <w:p w14:paraId="2A75AC59" w14:textId="77777777" w:rsidR="00041B53" w:rsidRDefault="00104982">
      <w:pPr>
        <w:rPr>
          <w:rFonts w:ascii="Arial"/>
          <w:sz w:val="23"/>
        </w:rPr>
      </w:pPr>
      <w:r>
        <w:br w:type="column"/>
      </w:r>
    </w:p>
    <w:p w14:paraId="2A75AC5A" w14:textId="77777777" w:rsidR="00041B53" w:rsidRDefault="00104982">
      <w:pPr>
        <w:spacing w:before="1"/>
        <w:ind w:right="59"/>
        <w:jc w:val="right"/>
        <w:rPr>
          <w:rFonts w:ascii="Arial"/>
          <w:sz w:val="26"/>
        </w:rPr>
      </w:pPr>
      <w:r>
        <w:rPr>
          <w:rFonts w:ascii="Arial"/>
          <w:sz w:val="26"/>
        </w:rPr>
        <w:t>Primary</w:t>
      </w:r>
      <w:r>
        <w:rPr>
          <w:rFonts w:ascii="Arial"/>
          <w:spacing w:val="5"/>
          <w:sz w:val="26"/>
        </w:rPr>
        <w:t xml:space="preserve"> </w:t>
      </w:r>
      <w:r>
        <w:rPr>
          <w:rFonts w:ascii="Arial"/>
          <w:sz w:val="26"/>
        </w:rPr>
        <w:t>Area</w:t>
      </w:r>
      <w:r>
        <w:rPr>
          <w:rFonts w:ascii="Arial"/>
          <w:spacing w:val="5"/>
          <w:sz w:val="26"/>
        </w:rPr>
        <w:t xml:space="preserve"> </w:t>
      </w:r>
      <w:r>
        <w:rPr>
          <w:rFonts w:ascii="Arial"/>
          <w:spacing w:val="-2"/>
          <w:sz w:val="26"/>
        </w:rPr>
        <w:t>Served</w:t>
      </w:r>
    </w:p>
    <w:p w14:paraId="2A75AC5B" w14:textId="77777777" w:rsidR="00041B53" w:rsidRDefault="00041B53">
      <w:pPr>
        <w:pStyle w:val="BodyText"/>
        <w:rPr>
          <w:rFonts w:ascii="Arial"/>
          <w:sz w:val="28"/>
        </w:rPr>
      </w:pPr>
    </w:p>
    <w:p w14:paraId="2A75AC5C" w14:textId="77777777" w:rsidR="00041B53" w:rsidRDefault="00041B53">
      <w:pPr>
        <w:pStyle w:val="BodyText"/>
        <w:rPr>
          <w:rFonts w:ascii="Arial"/>
          <w:sz w:val="28"/>
        </w:rPr>
      </w:pPr>
    </w:p>
    <w:p w14:paraId="2A75AC5D" w14:textId="77777777" w:rsidR="00041B53" w:rsidRDefault="00041B53">
      <w:pPr>
        <w:pStyle w:val="BodyText"/>
        <w:rPr>
          <w:rFonts w:ascii="Arial"/>
          <w:sz w:val="28"/>
        </w:rPr>
      </w:pPr>
    </w:p>
    <w:p w14:paraId="2A75AC5E" w14:textId="77777777" w:rsidR="00041B53" w:rsidRDefault="00041B53">
      <w:pPr>
        <w:pStyle w:val="BodyText"/>
        <w:rPr>
          <w:rFonts w:ascii="Arial"/>
          <w:sz w:val="28"/>
        </w:rPr>
      </w:pPr>
    </w:p>
    <w:p w14:paraId="2A75AC5F" w14:textId="77777777" w:rsidR="00041B53" w:rsidRDefault="00041B53">
      <w:pPr>
        <w:pStyle w:val="BodyText"/>
        <w:rPr>
          <w:rFonts w:ascii="Arial"/>
          <w:sz w:val="28"/>
        </w:rPr>
      </w:pPr>
    </w:p>
    <w:p w14:paraId="2A75AC60" w14:textId="77777777" w:rsidR="00041B53" w:rsidRDefault="00041B53">
      <w:pPr>
        <w:pStyle w:val="BodyText"/>
        <w:spacing w:before="6"/>
        <w:rPr>
          <w:rFonts w:ascii="Arial"/>
          <w:sz w:val="29"/>
        </w:rPr>
      </w:pPr>
    </w:p>
    <w:p w14:paraId="2A75AC61" w14:textId="77777777" w:rsidR="00041B53" w:rsidRDefault="00104982">
      <w:pPr>
        <w:tabs>
          <w:tab w:val="left" w:pos="959"/>
          <w:tab w:val="left" w:pos="1995"/>
        </w:tabs>
        <w:ind w:left="273"/>
        <w:rPr>
          <w:rFonts w:ascii="Arial"/>
          <w:sz w:val="18"/>
        </w:rPr>
      </w:pPr>
      <w:r>
        <w:rPr>
          <w:noProof/>
        </w:rPr>
        <mc:AlternateContent>
          <mc:Choice Requires="wpg">
            <w:drawing>
              <wp:anchor distT="0" distB="0" distL="0" distR="0" simplePos="0" relativeHeight="15732224" behindDoc="0" locked="0" layoutInCell="1" allowOverlap="1" wp14:anchorId="2A75AE3E" wp14:editId="2A75AE3F">
                <wp:simplePos x="0" y="0"/>
                <wp:positionH relativeFrom="page">
                  <wp:posOffset>2922495</wp:posOffset>
                </wp:positionH>
                <wp:positionV relativeFrom="paragraph">
                  <wp:posOffset>-1167017</wp:posOffset>
                </wp:positionV>
                <wp:extent cx="1995805" cy="1164590"/>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5805" cy="1164590"/>
                          <a:chOff x="0" y="0"/>
                          <a:chExt cx="1995805" cy="1164590"/>
                        </a:xfrm>
                      </wpg:grpSpPr>
                      <wps:wsp>
                        <wps:cNvPr id="81" name="Graphic 81"/>
                        <wps:cNvSpPr/>
                        <wps:spPr>
                          <a:xfrm>
                            <a:off x="34799" y="0"/>
                            <a:ext cx="1960880" cy="1129665"/>
                          </a:xfrm>
                          <a:custGeom>
                            <a:avLst/>
                            <a:gdLst/>
                            <a:ahLst/>
                            <a:cxnLst/>
                            <a:rect l="l" t="t" r="r" b="b"/>
                            <a:pathLst>
                              <a:path w="1960880" h="1129665">
                                <a:moveTo>
                                  <a:pt x="1960303" y="0"/>
                                </a:moveTo>
                                <a:lnTo>
                                  <a:pt x="0" y="0"/>
                                </a:lnTo>
                                <a:lnTo>
                                  <a:pt x="0" y="1129571"/>
                                </a:lnTo>
                                <a:lnTo>
                                  <a:pt x="1960303" y="1129571"/>
                                </a:lnTo>
                                <a:lnTo>
                                  <a:pt x="1960303" y="0"/>
                                </a:lnTo>
                                <a:close/>
                              </a:path>
                            </a:pathLst>
                          </a:custGeom>
                          <a:solidFill>
                            <a:srgbClr val="EBEBEB"/>
                          </a:solidFill>
                        </wps:spPr>
                        <wps:bodyPr wrap="square" lIns="0" tIns="0" rIns="0" bIns="0" rtlCol="0">
                          <a:prstTxWarp prst="textNoShape">
                            <a:avLst/>
                          </a:prstTxWarp>
                          <a:noAutofit/>
                        </wps:bodyPr>
                      </wps:wsp>
                      <wps:wsp>
                        <wps:cNvPr id="82" name="Graphic 82"/>
                        <wps:cNvSpPr/>
                        <wps:spPr>
                          <a:xfrm>
                            <a:off x="452895" y="0"/>
                            <a:ext cx="1316355" cy="1129665"/>
                          </a:xfrm>
                          <a:custGeom>
                            <a:avLst/>
                            <a:gdLst/>
                            <a:ahLst/>
                            <a:cxnLst/>
                            <a:rect l="l" t="t" r="r" b="b"/>
                            <a:pathLst>
                              <a:path w="1316355" h="1129665">
                                <a:moveTo>
                                  <a:pt x="0" y="920015"/>
                                </a:moveTo>
                                <a:lnTo>
                                  <a:pt x="0" y="1129571"/>
                                </a:lnTo>
                              </a:path>
                              <a:path w="1316355" h="1129665">
                                <a:moveTo>
                                  <a:pt x="0" y="555641"/>
                                </a:moveTo>
                                <a:lnTo>
                                  <a:pt x="0" y="756053"/>
                                </a:lnTo>
                              </a:path>
                              <a:path w="1316355" h="1129665">
                                <a:moveTo>
                                  <a:pt x="0" y="373518"/>
                                </a:moveTo>
                                <a:lnTo>
                                  <a:pt x="0" y="391679"/>
                                </a:lnTo>
                              </a:path>
                              <a:path w="1316355" h="1129665">
                                <a:moveTo>
                                  <a:pt x="0" y="0"/>
                                </a:moveTo>
                                <a:lnTo>
                                  <a:pt x="0" y="209556"/>
                                </a:lnTo>
                              </a:path>
                              <a:path w="1316355" h="1129665">
                                <a:moveTo>
                                  <a:pt x="658006" y="920015"/>
                                </a:moveTo>
                                <a:lnTo>
                                  <a:pt x="658006" y="1129571"/>
                                </a:lnTo>
                              </a:path>
                              <a:path w="1316355" h="1129665">
                                <a:moveTo>
                                  <a:pt x="658006" y="0"/>
                                </a:moveTo>
                                <a:lnTo>
                                  <a:pt x="658006" y="756053"/>
                                </a:lnTo>
                              </a:path>
                              <a:path w="1316355" h="1129665">
                                <a:moveTo>
                                  <a:pt x="1315886" y="920015"/>
                                </a:moveTo>
                                <a:lnTo>
                                  <a:pt x="1315886" y="1129571"/>
                                </a:lnTo>
                              </a:path>
                              <a:path w="1316355" h="1129665">
                                <a:moveTo>
                                  <a:pt x="1315886" y="0"/>
                                </a:moveTo>
                                <a:lnTo>
                                  <a:pt x="1315886" y="756053"/>
                                </a:lnTo>
                              </a:path>
                            </a:pathLst>
                          </a:custGeom>
                          <a:ln w="6731">
                            <a:solidFill>
                              <a:srgbClr val="FFFFFF"/>
                            </a:solidFill>
                            <a:prstDash val="solid"/>
                          </a:ln>
                        </wps:spPr>
                        <wps:bodyPr wrap="square" lIns="0" tIns="0" rIns="0" bIns="0" rtlCol="0">
                          <a:prstTxWarp prst="textNoShape">
                            <a:avLst/>
                          </a:prstTxWarp>
                          <a:noAutofit/>
                        </wps:bodyPr>
                      </wps:wsp>
                      <wps:wsp>
                        <wps:cNvPr id="83" name="Graphic 83"/>
                        <wps:cNvSpPr/>
                        <wps:spPr>
                          <a:xfrm>
                            <a:off x="34799" y="291473"/>
                            <a:ext cx="1960880" cy="728980"/>
                          </a:xfrm>
                          <a:custGeom>
                            <a:avLst/>
                            <a:gdLst/>
                            <a:ahLst/>
                            <a:cxnLst/>
                            <a:rect l="l" t="t" r="r" b="b"/>
                            <a:pathLst>
                              <a:path w="1960880" h="728980">
                                <a:moveTo>
                                  <a:pt x="0" y="728747"/>
                                </a:moveTo>
                                <a:lnTo>
                                  <a:pt x="89156" y="728747"/>
                                </a:lnTo>
                              </a:path>
                              <a:path w="1960880" h="728980">
                                <a:moveTo>
                                  <a:pt x="270645" y="728747"/>
                                </a:moveTo>
                                <a:lnTo>
                                  <a:pt x="1960430" y="728747"/>
                                </a:lnTo>
                              </a:path>
                              <a:path w="1960880" h="728980">
                                <a:moveTo>
                                  <a:pt x="0" y="546624"/>
                                </a:moveTo>
                                <a:lnTo>
                                  <a:pt x="89156" y="546624"/>
                                </a:lnTo>
                              </a:path>
                              <a:path w="1960880" h="728980">
                                <a:moveTo>
                                  <a:pt x="1871274" y="546624"/>
                                </a:moveTo>
                                <a:lnTo>
                                  <a:pt x="1960430" y="546624"/>
                                </a:lnTo>
                              </a:path>
                              <a:path w="1960880" h="728980">
                                <a:moveTo>
                                  <a:pt x="0" y="364373"/>
                                </a:moveTo>
                                <a:lnTo>
                                  <a:pt x="89156" y="364373"/>
                                </a:lnTo>
                              </a:path>
                              <a:path w="1960880" h="728980">
                                <a:moveTo>
                                  <a:pt x="183266" y="364373"/>
                                </a:moveTo>
                                <a:lnTo>
                                  <a:pt x="1960430" y="364373"/>
                                </a:lnTo>
                              </a:path>
                              <a:path w="1960880" h="728980">
                                <a:moveTo>
                                  <a:pt x="0" y="182250"/>
                                </a:moveTo>
                                <a:lnTo>
                                  <a:pt x="89156" y="182250"/>
                                </a:lnTo>
                              </a:path>
                              <a:path w="1960880" h="728980">
                                <a:moveTo>
                                  <a:pt x="592599" y="182250"/>
                                </a:moveTo>
                                <a:lnTo>
                                  <a:pt x="1960430" y="182250"/>
                                </a:lnTo>
                              </a:path>
                              <a:path w="1960880" h="728980">
                                <a:moveTo>
                                  <a:pt x="0" y="0"/>
                                </a:moveTo>
                                <a:lnTo>
                                  <a:pt x="89156" y="0"/>
                                </a:lnTo>
                              </a:path>
                              <a:path w="1960880" h="728980">
                                <a:moveTo>
                                  <a:pt x="491250" y="0"/>
                                </a:moveTo>
                                <a:lnTo>
                                  <a:pt x="1960430" y="0"/>
                                </a:lnTo>
                              </a:path>
                            </a:pathLst>
                          </a:custGeom>
                          <a:ln w="13589">
                            <a:solidFill>
                              <a:srgbClr val="FFFFFF"/>
                            </a:solidFill>
                            <a:prstDash val="solid"/>
                          </a:ln>
                        </wps:spPr>
                        <wps:bodyPr wrap="square" lIns="0" tIns="0" rIns="0" bIns="0" rtlCol="0">
                          <a:prstTxWarp prst="textNoShape">
                            <a:avLst/>
                          </a:prstTxWarp>
                          <a:noAutofit/>
                        </wps:bodyPr>
                      </wps:wsp>
                      <wps:wsp>
                        <wps:cNvPr id="84" name="Graphic 84"/>
                        <wps:cNvSpPr/>
                        <wps:spPr>
                          <a:xfrm>
                            <a:off x="34799" y="0"/>
                            <a:ext cx="1960880" cy="1129665"/>
                          </a:xfrm>
                          <a:custGeom>
                            <a:avLst/>
                            <a:gdLst/>
                            <a:ahLst/>
                            <a:cxnLst/>
                            <a:rect l="l" t="t" r="r" b="b"/>
                            <a:pathLst>
                              <a:path w="1960880" h="1129665">
                                <a:moveTo>
                                  <a:pt x="0" y="109350"/>
                                </a:moveTo>
                                <a:lnTo>
                                  <a:pt x="1960430" y="109350"/>
                                </a:lnTo>
                              </a:path>
                              <a:path w="1960880" h="1129665">
                                <a:moveTo>
                                  <a:pt x="89156" y="1129571"/>
                                </a:moveTo>
                                <a:lnTo>
                                  <a:pt x="89156" y="0"/>
                                </a:lnTo>
                              </a:path>
                            </a:pathLst>
                          </a:custGeom>
                          <a:ln w="13589">
                            <a:solidFill>
                              <a:srgbClr val="FFFFFF"/>
                            </a:solidFill>
                            <a:prstDash val="solid"/>
                          </a:ln>
                        </wps:spPr>
                        <wps:bodyPr wrap="square" lIns="0" tIns="0" rIns="0" bIns="0" rtlCol="0">
                          <a:prstTxWarp prst="textNoShape">
                            <a:avLst/>
                          </a:prstTxWarp>
                          <a:noAutofit/>
                        </wps:bodyPr>
                      </wps:wsp>
                      <wps:wsp>
                        <wps:cNvPr id="85" name="Graphic 85"/>
                        <wps:cNvSpPr/>
                        <wps:spPr>
                          <a:xfrm>
                            <a:off x="781835" y="0"/>
                            <a:ext cx="658495" cy="1129665"/>
                          </a:xfrm>
                          <a:custGeom>
                            <a:avLst/>
                            <a:gdLst/>
                            <a:ahLst/>
                            <a:cxnLst/>
                            <a:rect l="l" t="t" r="r" b="b"/>
                            <a:pathLst>
                              <a:path w="658495" h="1129665">
                                <a:moveTo>
                                  <a:pt x="0" y="920015"/>
                                </a:moveTo>
                                <a:lnTo>
                                  <a:pt x="0" y="1129571"/>
                                </a:lnTo>
                              </a:path>
                              <a:path w="658495" h="1129665">
                                <a:moveTo>
                                  <a:pt x="0" y="0"/>
                                </a:moveTo>
                                <a:lnTo>
                                  <a:pt x="0" y="756053"/>
                                </a:lnTo>
                              </a:path>
                              <a:path w="658495" h="1129665">
                                <a:moveTo>
                                  <a:pt x="658006" y="920015"/>
                                </a:moveTo>
                                <a:lnTo>
                                  <a:pt x="658006" y="1129571"/>
                                </a:lnTo>
                              </a:path>
                              <a:path w="658495" h="1129665">
                                <a:moveTo>
                                  <a:pt x="658006" y="0"/>
                                </a:moveTo>
                                <a:lnTo>
                                  <a:pt x="658006" y="756053"/>
                                </a:lnTo>
                              </a:path>
                            </a:pathLst>
                          </a:custGeom>
                          <a:ln w="13589">
                            <a:solidFill>
                              <a:srgbClr val="FFFFFF"/>
                            </a:solidFill>
                            <a:prstDash val="solid"/>
                          </a:ln>
                        </wps:spPr>
                        <wps:bodyPr wrap="square" lIns="0" tIns="0" rIns="0" bIns="0" rtlCol="0">
                          <a:prstTxWarp prst="textNoShape">
                            <a:avLst/>
                          </a:prstTxWarp>
                          <a:noAutofit/>
                        </wps:bodyPr>
                      </wps:wsp>
                      <wps:wsp>
                        <wps:cNvPr id="86" name="Graphic 86"/>
                        <wps:cNvSpPr/>
                        <wps:spPr>
                          <a:xfrm>
                            <a:off x="123955" y="27305"/>
                            <a:ext cx="46355" cy="164465"/>
                          </a:xfrm>
                          <a:custGeom>
                            <a:avLst/>
                            <a:gdLst/>
                            <a:ahLst/>
                            <a:cxnLst/>
                            <a:rect l="l" t="t" r="r" b="b"/>
                            <a:pathLst>
                              <a:path w="46355" h="164465">
                                <a:moveTo>
                                  <a:pt x="45848" y="0"/>
                                </a:moveTo>
                                <a:lnTo>
                                  <a:pt x="0" y="0"/>
                                </a:lnTo>
                                <a:lnTo>
                                  <a:pt x="0" y="163961"/>
                                </a:lnTo>
                                <a:lnTo>
                                  <a:pt x="45848" y="163961"/>
                                </a:lnTo>
                                <a:lnTo>
                                  <a:pt x="45848" y="0"/>
                                </a:lnTo>
                                <a:close/>
                              </a:path>
                            </a:pathLst>
                          </a:custGeom>
                          <a:solidFill>
                            <a:srgbClr val="440154"/>
                          </a:solidFill>
                        </wps:spPr>
                        <wps:bodyPr wrap="square" lIns="0" tIns="0" rIns="0" bIns="0" rtlCol="0">
                          <a:prstTxWarp prst="textNoShape">
                            <a:avLst/>
                          </a:prstTxWarp>
                          <a:noAutofit/>
                        </wps:bodyPr>
                      </wps:wsp>
                      <wps:wsp>
                        <wps:cNvPr id="87" name="Graphic 87"/>
                        <wps:cNvSpPr/>
                        <wps:spPr>
                          <a:xfrm>
                            <a:off x="123955" y="209556"/>
                            <a:ext cx="402590" cy="164465"/>
                          </a:xfrm>
                          <a:custGeom>
                            <a:avLst/>
                            <a:gdLst/>
                            <a:ahLst/>
                            <a:cxnLst/>
                            <a:rect l="l" t="t" r="r" b="b"/>
                            <a:pathLst>
                              <a:path w="402590" h="164465">
                                <a:moveTo>
                                  <a:pt x="402094" y="0"/>
                                </a:moveTo>
                                <a:lnTo>
                                  <a:pt x="0" y="0"/>
                                </a:lnTo>
                                <a:lnTo>
                                  <a:pt x="0" y="163961"/>
                                </a:lnTo>
                                <a:lnTo>
                                  <a:pt x="402094" y="163961"/>
                                </a:lnTo>
                                <a:lnTo>
                                  <a:pt x="402094" y="0"/>
                                </a:lnTo>
                                <a:close/>
                              </a:path>
                            </a:pathLst>
                          </a:custGeom>
                          <a:solidFill>
                            <a:srgbClr val="440556"/>
                          </a:solidFill>
                        </wps:spPr>
                        <wps:bodyPr wrap="square" lIns="0" tIns="0" rIns="0" bIns="0" rtlCol="0">
                          <a:prstTxWarp prst="textNoShape">
                            <a:avLst/>
                          </a:prstTxWarp>
                          <a:noAutofit/>
                        </wps:bodyPr>
                      </wps:wsp>
                      <wps:wsp>
                        <wps:cNvPr id="88" name="Graphic 88"/>
                        <wps:cNvSpPr/>
                        <wps:spPr>
                          <a:xfrm>
                            <a:off x="123955" y="391679"/>
                            <a:ext cx="503555" cy="164465"/>
                          </a:xfrm>
                          <a:custGeom>
                            <a:avLst/>
                            <a:gdLst/>
                            <a:ahLst/>
                            <a:cxnLst/>
                            <a:rect l="l" t="t" r="r" b="b"/>
                            <a:pathLst>
                              <a:path w="503555" h="164465">
                                <a:moveTo>
                                  <a:pt x="503443" y="0"/>
                                </a:moveTo>
                                <a:lnTo>
                                  <a:pt x="0" y="0"/>
                                </a:lnTo>
                                <a:lnTo>
                                  <a:pt x="0" y="163961"/>
                                </a:lnTo>
                                <a:lnTo>
                                  <a:pt x="503443" y="163961"/>
                                </a:lnTo>
                                <a:lnTo>
                                  <a:pt x="503443" y="0"/>
                                </a:lnTo>
                                <a:close/>
                              </a:path>
                            </a:pathLst>
                          </a:custGeom>
                          <a:solidFill>
                            <a:srgbClr val="2A7A8E"/>
                          </a:solidFill>
                        </wps:spPr>
                        <wps:bodyPr wrap="square" lIns="0" tIns="0" rIns="0" bIns="0" rtlCol="0">
                          <a:prstTxWarp prst="textNoShape">
                            <a:avLst/>
                          </a:prstTxWarp>
                          <a:noAutofit/>
                        </wps:bodyPr>
                      </wps:wsp>
                      <wps:wsp>
                        <wps:cNvPr id="89" name="Graphic 89"/>
                        <wps:cNvSpPr/>
                        <wps:spPr>
                          <a:xfrm>
                            <a:off x="123955" y="573930"/>
                            <a:ext cx="94615" cy="164465"/>
                          </a:xfrm>
                          <a:custGeom>
                            <a:avLst/>
                            <a:gdLst/>
                            <a:ahLst/>
                            <a:cxnLst/>
                            <a:rect l="l" t="t" r="r" b="b"/>
                            <a:pathLst>
                              <a:path w="94615" h="164465">
                                <a:moveTo>
                                  <a:pt x="94109" y="0"/>
                                </a:moveTo>
                                <a:lnTo>
                                  <a:pt x="0" y="0"/>
                                </a:lnTo>
                                <a:lnTo>
                                  <a:pt x="0" y="163961"/>
                                </a:lnTo>
                                <a:lnTo>
                                  <a:pt x="94109" y="163961"/>
                                </a:lnTo>
                                <a:lnTo>
                                  <a:pt x="94109" y="0"/>
                                </a:lnTo>
                                <a:close/>
                              </a:path>
                            </a:pathLst>
                          </a:custGeom>
                          <a:solidFill>
                            <a:srgbClr val="451961"/>
                          </a:solidFill>
                        </wps:spPr>
                        <wps:bodyPr wrap="square" lIns="0" tIns="0" rIns="0" bIns="0" rtlCol="0">
                          <a:prstTxWarp prst="textNoShape">
                            <a:avLst/>
                          </a:prstTxWarp>
                          <a:noAutofit/>
                        </wps:bodyPr>
                      </wps:wsp>
                      <wps:wsp>
                        <wps:cNvPr id="90" name="Graphic 90"/>
                        <wps:cNvSpPr/>
                        <wps:spPr>
                          <a:xfrm>
                            <a:off x="123955" y="756053"/>
                            <a:ext cx="1782445" cy="164465"/>
                          </a:xfrm>
                          <a:custGeom>
                            <a:avLst/>
                            <a:gdLst/>
                            <a:ahLst/>
                            <a:cxnLst/>
                            <a:rect l="l" t="t" r="r" b="b"/>
                            <a:pathLst>
                              <a:path w="1782445" h="164465">
                                <a:moveTo>
                                  <a:pt x="1782117" y="0"/>
                                </a:moveTo>
                                <a:lnTo>
                                  <a:pt x="0" y="0"/>
                                </a:lnTo>
                                <a:lnTo>
                                  <a:pt x="0" y="163961"/>
                                </a:lnTo>
                                <a:lnTo>
                                  <a:pt x="1782117" y="163961"/>
                                </a:lnTo>
                                <a:lnTo>
                                  <a:pt x="1782117" y="0"/>
                                </a:lnTo>
                                <a:close/>
                              </a:path>
                            </a:pathLst>
                          </a:custGeom>
                          <a:solidFill>
                            <a:srgbClr val="FDE725"/>
                          </a:solidFill>
                        </wps:spPr>
                        <wps:bodyPr wrap="square" lIns="0" tIns="0" rIns="0" bIns="0" rtlCol="0">
                          <a:prstTxWarp prst="textNoShape">
                            <a:avLst/>
                          </a:prstTxWarp>
                          <a:noAutofit/>
                        </wps:bodyPr>
                      </wps:wsp>
                      <wps:wsp>
                        <wps:cNvPr id="91" name="Graphic 91"/>
                        <wps:cNvSpPr/>
                        <wps:spPr>
                          <a:xfrm>
                            <a:off x="123955" y="938304"/>
                            <a:ext cx="181610" cy="164465"/>
                          </a:xfrm>
                          <a:custGeom>
                            <a:avLst/>
                            <a:gdLst/>
                            <a:ahLst/>
                            <a:cxnLst/>
                            <a:rect l="l" t="t" r="r" b="b"/>
                            <a:pathLst>
                              <a:path w="181610" h="164465">
                                <a:moveTo>
                                  <a:pt x="181488" y="0"/>
                                </a:moveTo>
                                <a:lnTo>
                                  <a:pt x="0" y="0"/>
                                </a:lnTo>
                                <a:lnTo>
                                  <a:pt x="0" y="163961"/>
                                </a:lnTo>
                                <a:lnTo>
                                  <a:pt x="181488" y="163961"/>
                                </a:lnTo>
                                <a:lnTo>
                                  <a:pt x="181488" y="0"/>
                                </a:lnTo>
                                <a:close/>
                              </a:path>
                            </a:pathLst>
                          </a:custGeom>
                          <a:solidFill>
                            <a:srgbClr val="440556"/>
                          </a:solidFill>
                        </wps:spPr>
                        <wps:bodyPr wrap="square" lIns="0" tIns="0" rIns="0" bIns="0" rtlCol="0">
                          <a:prstTxWarp prst="textNoShape">
                            <a:avLst/>
                          </a:prstTxWarp>
                          <a:noAutofit/>
                        </wps:bodyPr>
                      </wps:wsp>
                      <wps:wsp>
                        <wps:cNvPr id="92" name="Graphic 92"/>
                        <wps:cNvSpPr/>
                        <wps:spPr>
                          <a:xfrm>
                            <a:off x="218065" y="573930"/>
                            <a:ext cx="24765" cy="164465"/>
                          </a:xfrm>
                          <a:custGeom>
                            <a:avLst/>
                            <a:gdLst/>
                            <a:ahLst/>
                            <a:cxnLst/>
                            <a:rect l="l" t="t" r="r" b="b"/>
                            <a:pathLst>
                              <a:path w="24765" h="164465">
                                <a:moveTo>
                                  <a:pt x="24257" y="0"/>
                                </a:moveTo>
                                <a:lnTo>
                                  <a:pt x="0" y="0"/>
                                </a:lnTo>
                                <a:lnTo>
                                  <a:pt x="0" y="163961"/>
                                </a:lnTo>
                                <a:lnTo>
                                  <a:pt x="24257" y="163961"/>
                                </a:lnTo>
                                <a:lnTo>
                                  <a:pt x="24257" y="0"/>
                                </a:lnTo>
                                <a:close/>
                              </a:path>
                            </a:pathLst>
                          </a:custGeom>
                          <a:solidFill>
                            <a:srgbClr val="440757"/>
                          </a:solidFill>
                        </wps:spPr>
                        <wps:bodyPr wrap="square" lIns="0" tIns="0" rIns="0" bIns="0" rtlCol="0">
                          <a:prstTxWarp prst="textNoShape">
                            <a:avLst/>
                          </a:prstTxWarp>
                          <a:noAutofit/>
                        </wps:bodyPr>
                      </wps:wsp>
                      <wps:wsp>
                        <wps:cNvPr id="93" name="Graphic 93"/>
                        <wps:cNvSpPr/>
                        <wps:spPr>
                          <a:xfrm>
                            <a:off x="0" y="109350"/>
                            <a:ext cx="1440180" cy="1055370"/>
                          </a:xfrm>
                          <a:custGeom>
                            <a:avLst/>
                            <a:gdLst/>
                            <a:ahLst/>
                            <a:cxnLst/>
                            <a:rect l="l" t="t" r="r" b="b"/>
                            <a:pathLst>
                              <a:path w="1440180" h="1055370">
                                <a:moveTo>
                                  <a:pt x="0" y="910871"/>
                                </a:moveTo>
                                <a:lnTo>
                                  <a:pt x="34799" y="910871"/>
                                </a:lnTo>
                              </a:path>
                              <a:path w="1440180" h="1055370">
                                <a:moveTo>
                                  <a:pt x="0" y="728747"/>
                                </a:moveTo>
                                <a:lnTo>
                                  <a:pt x="34799" y="728747"/>
                                </a:lnTo>
                              </a:path>
                              <a:path w="1440180" h="1055370">
                                <a:moveTo>
                                  <a:pt x="0" y="546497"/>
                                </a:moveTo>
                                <a:lnTo>
                                  <a:pt x="34799" y="546497"/>
                                </a:lnTo>
                              </a:path>
                              <a:path w="1440180" h="1055370">
                                <a:moveTo>
                                  <a:pt x="0" y="364373"/>
                                </a:moveTo>
                                <a:lnTo>
                                  <a:pt x="34799" y="364373"/>
                                </a:lnTo>
                              </a:path>
                              <a:path w="1440180" h="1055370">
                                <a:moveTo>
                                  <a:pt x="0" y="182123"/>
                                </a:moveTo>
                                <a:lnTo>
                                  <a:pt x="34799" y="182123"/>
                                </a:lnTo>
                              </a:path>
                              <a:path w="1440180" h="1055370">
                                <a:moveTo>
                                  <a:pt x="0" y="0"/>
                                </a:moveTo>
                                <a:lnTo>
                                  <a:pt x="34799" y="0"/>
                                </a:lnTo>
                              </a:path>
                              <a:path w="1440180" h="1055370">
                                <a:moveTo>
                                  <a:pt x="123955" y="1055020"/>
                                </a:moveTo>
                                <a:lnTo>
                                  <a:pt x="123955" y="1020221"/>
                                </a:lnTo>
                              </a:path>
                              <a:path w="1440180" h="1055370">
                                <a:moveTo>
                                  <a:pt x="781835" y="1055020"/>
                                </a:moveTo>
                                <a:lnTo>
                                  <a:pt x="781835" y="1020221"/>
                                </a:lnTo>
                              </a:path>
                              <a:path w="1440180" h="1055370">
                                <a:moveTo>
                                  <a:pt x="1439842" y="1055020"/>
                                </a:moveTo>
                                <a:lnTo>
                                  <a:pt x="1439842" y="1020221"/>
                                </a:lnTo>
                              </a:path>
                            </a:pathLst>
                          </a:custGeom>
                          <a:ln w="13589">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5363EA9B" id="Group 80" o:spid="_x0000_s1026" style="position:absolute;margin-left:230.1pt;margin-top:-91.9pt;width:157.15pt;height:91.7pt;z-index:15732224;mso-wrap-distance-left:0;mso-wrap-distance-right:0;mso-position-horizontal-relative:page" coordsize="19958,1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">
                <v:shape id="Graphic 81" o:spid="_x0000_s1027" style="position:absolute;left:347;width:19609;height:11296;visibility:visible;mso-wrap-style:square;v-text-anchor:top" coordsize="196088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" path="m1960303,l,,,1129571r1960303,l1960303,xe" fillcolor="#ebebeb" stroked="f">
                  <v:path arrowok="t"/>
                </v:shape>
                <v:shape id="Graphic 82" o:spid="_x0000_s1028" style="position:absolute;left:4528;width:13164;height:11296;visibility:visible;mso-wrap-style:square;v-text-anchor:top" coordsize="1316355,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" path="m,920015r,209556em,555641l,756053em,373518r,18161em,l,209556em658006,920015r,209556em658006,r,756053em1315886,920015r,209556em1315886,r,756053e" filled="f" strokecolor="white" strokeweight=".53pt">
                  <v:path arrowok="t"/>
                </v:shape>
                <v:shape id="Graphic 83" o:spid="_x0000_s1029" style="position:absolute;left:347;top:2914;width:19609;height:7290;visibility:visible;mso-wrap-style:square;v-text-anchor:top" coordsize="1960880,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" path="m,728747r89156,em270645,728747r1689785,em,546624r89156,em1871274,546624r89156,em,364373r89156,em183266,364373r1777164,em,182250r89156,em592599,182250r1367831,em,l89156,em491250,l1960430,e" filled="f" strokecolor="white" strokeweight="1.07pt">
                  <v:path arrowok="t"/>
                </v:shape>
                <v:shape id="Graphic 84" o:spid="_x0000_s1030" style="position:absolute;left:347;width:19609;height:11296;visibility:visible;mso-wrap-style:square;v-text-anchor:top" coordsize="196088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" path="m,109350r1960430,em89156,1129571l89156,e" filled="f" strokecolor="white" strokeweight="1.07pt">
                  <v:path arrowok="t"/>
                </v:shape>
                <v:shape id="Graphic 85" o:spid="_x0000_s1031" style="position:absolute;left:7818;width:6585;height:11296;visibility:visible;mso-wrap-style:square;v-text-anchor:top" coordsize="658495,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" path="m,920015r,209556em,l,756053em658006,920015r,209556em658006,r,756053e" filled="f" strokecolor="white" strokeweight="1.07pt">
                  <v:path arrowok="t"/>
                </v:shape>
                <v:shape id="Graphic 86" o:spid="_x0000_s1032" style="position:absolute;left:1239;top:273;width:464;height:1644;visibility:visible;mso-wrap-style:square;v-text-anchor:top" coordsize="4635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" path="m45848,l,,,163961r45848,l45848,xe" fillcolor="#440154" stroked="f">
                  <v:path arrowok="t"/>
                </v:shape>
                <v:shape id="Graphic 87" o:spid="_x0000_s1033" style="position:absolute;left:1239;top:2095;width:4026;height:1645;visibility:visible;mso-wrap-style:square;v-text-anchor:top" coordsize="402590,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" path="m402094,l,,,163961r402094,l402094,xe" fillcolor="#440556" stroked="f">
                  <v:path arrowok="t"/>
                </v:shape>
                <v:shape id="Graphic 88" o:spid="_x0000_s1034" style="position:absolute;left:1239;top:3916;width:5036;height:1645;visibility:visible;mso-wrap-style:square;v-text-anchor:top" coordsize="50355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" path="m503443,l,,,163961r503443,l503443,xe" fillcolor="#2a7a8e" stroked="f">
                  <v:path arrowok="t"/>
                </v:shape>
                <v:shape id="Graphic 89" o:spid="_x0000_s1035" style="position:absolute;left:1239;top:5739;width:946;height:1644;visibility:visible;mso-wrap-style:square;v-text-anchor:top" coordsize="9461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" path="m94109,l,,,163961r94109,l94109,xe" fillcolor="#451961" stroked="f">
                  <v:path arrowok="t"/>
                </v:shape>
                <v:shape id="Graphic 90" o:spid="_x0000_s1036" style="position:absolute;left:1239;top:7560;width:17825;height:1645;visibility:visible;mso-wrap-style:square;v-text-anchor:top" coordsize="178244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" path="m1782117,l,,,163961r1782117,l1782117,xe" fillcolor="#fde725" stroked="f">
                  <v:path arrowok="t"/>
                </v:shape>
                <v:shape id="Graphic 91" o:spid="_x0000_s1037" style="position:absolute;left:1239;top:9383;width:1816;height:1644;visibility:visible;mso-wrap-style:square;v-text-anchor:top" coordsize="181610,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" path="m181488,l,,,163961r181488,l181488,xe" fillcolor="#440556" stroked="f">
                  <v:path arrowok="t"/>
                </v:shape>
                <v:shape id="Graphic 92" o:spid="_x0000_s1038" style="position:absolute;left:2180;top:5739;width:248;height:1644;visibility:visible;mso-wrap-style:square;v-text-anchor:top" coordsize="2476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" path="m24257,l,,,163961r24257,l24257,xe" fillcolor="#440757" stroked="f">
                  <v:path arrowok="t"/>
                </v:shape>
                <v:shape id="Graphic 93" o:spid="_x0000_s1039" style="position:absolute;top:1093;width:14401;height:10554;visibility:visible;mso-wrap-style:square;v-text-anchor:top" coordsize="1440180,105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" path="m,910871r34799,em,728747r34799,em,546497r34799,em,364373r34799,em,182123r34799,em,l34799,em123955,1055020r,-34799em781835,1055020r,-34799em1439842,1055020r,-34799e" filled="f" strokecolor="#333" strokeweight="1.07pt">
                  <v:path arrowok="t"/>
                </v:shape>
                <w10:wrap anchorx="page"/>
              </v:group>
            </w:pict>
          </mc:Fallback>
        </mc:AlternateContent>
      </w:r>
      <w:r>
        <w:rPr>
          <w:rFonts w:ascii="Arial"/>
          <w:color w:val="4D4D4D"/>
          <w:spacing w:val="-10"/>
          <w:sz w:val="18"/>
        </w:rPr>
        <w:t>0</w:t>
      </w:r>
      <w:r>
        <w:rPr>
          <w:rFonts w:ascii="Arial"/>
          <w:color w:val="4D4D4D"/>
          <w:sz w:val="18"/>
        </w:rPr>
        <w:tab/>
      </w:r>
      <w:r>
        <w:rPr>
          <w:rFonts w:ascii="Arial"/>
          <w:color w:val="4D4D4D"/>
          <w:spacing w:val="-2"/>
          <w:sz w:val="18"/>
        </w:rPr>
        <w:t>10,000</w:t>
      </w:r>
      <w:r>
        <w:rPr>
          <w:rFonts w:ascii="Arial"/>
          <w:color w:val="4D4D4D"/>
          <w:sz w:val="18"/>
        </w:rPr>
        <w:tab/>
      </w:r>
      <w:r>
        <w:rPr>
          <w:rFonts w:ascii="Arial"/>
          <w:color w:val="4D4D4D"/>
          <w:spacing w:val="-2"/>
          <w:sz w:val="18"/>
        </w:rPr>
        <w:t>20,000</w:t>
      </w:r>
    </w:p>
    <w:p w14:paraId="2A75AC62" w14:textId="77777777" w:rsidR="00041B53" w:rsidRDefault="00104982">
      <w:pPr>
        <w:pStyle w:val="BodyText"/>
        <w:spacing w:before="8"/>
        <w:ind w:right="74"/>
        <w:jc w:val="right"/>
        <w:rPr>
          <w:rFonts w:ascii="Arial"/>
        </w:rPr>
      </w:pPr>
      <w:r>
        <w:rPr>
          <w:rFonts w:ascii="Arial"/>
        </w:rPr>
        <w:t xml:space="preserve">Count of </w:t>
      </w:r>
      <w:r>
        <w:rPr>
          <w:rFonts w:ascii="Arial"/>
          <w:spacing w:val="-2"/>
        </w:rPr>
        <w:t>Systems</w:t>
      </w:r>
    </w:p>
    <w:p w14:paraId="2A75AC63" w14:textId="77777777" w:rsidR="00041B53" w:rsidRDefault="00104982">
      <w:pPr>
        <w:rPr>
          <w:rFonts w:ascii="Arial"/>
          <w:sz w:val="24"/>
        </w:rPr>
      </w:pPr>
      <w:r>
        <w:br w:type="column"/>
      </w:r>
    </w:p>
    <w:p w14:paraId="2A75AC64" w14:textId="77777777" w:rsidR="00041B53" w:rsidRDefault="00041B53">
      <w:pPr>
        <w:pStyle w:val="BodyText"/>
        <w:spacing w:before="1"/>
        <w:rPr>
          <w:rFonts w:ascii="Arial"/>
          <w:sz w:val="21"/>
        </w:rPr>
      </w:pPr>
    </w:p>
    <w:p w14:paraId="2A75AC65" w14:textId="77777777" w:rsidR="00041B53" w:rsidRDefault="00104982">
      <w:pPr>
        <w:pStyle w:val="BodyText"/>
        <w:spacing w:before="1"/>
        <w:ind w:left="888"/>
        <w:rPr>
          <w:rFonts w:ascii="Arial"/>
        </w:rPr>
      </w:pPr>
      <w:r>
        <w:rPr>
          <w:rFonts w:ascii="Arial"/>
        </w:rPr>
        <w:t>Population</w:t>
      </w:r>
      <w:r>
        <w:rPr>
          <w:rFonts w:ascii="Arial"/>
          <w:spacing w:val="-11"/>
        </w:rPr>
        <w:t xml:space="preserve"> </w:t>
      </w:r>
      <w:r>
        <w:rPr>
          <w:rFonts w:ascii="Arial"/>
          <w:spacing w:val="-2"/>
        </w:rPr>
        <w:t>Served</w:t>
      </w:r>
    </w:p>
    <w:p w14:paraId="2A75AC66" w14:textId="77777777" w:rsidR="00041B53" w:rsidRDefault="00104982">
      <w:pPr>
        <w:spacing w:before="66"/>
        <w:ind w:left="1331" w:right="2147"/>
        <w:jc w:val="center"/>
        <w:rPr>
          <w:rFonts w:ascii="Arial"/>
          <w:sz w:val="18"/>
        </w:rPr>
      </w:pPr>
      <w:r>
        <w:rPr>
          <w:noProof/>
        </w:rPr>
        <mc:AlternateContent>
          <mc:Choice Requires="wpg">
            <w:drawing>
              <wp:anchor distT="0" distB="0" distL="0" distR="0" simplePos="0" relativeHeight="15732736" behindDoc="0" locked="0" layoutInCell="1" allowOverlap="1" wp14:anchorId="2A75AE40" wp14:editId="2A75AE41">
                <wp:simplePos x="0" y="0"/>
                <wp:positionH relativeFrom="page">
                  <wp:posOffset>5126519</wp:posOffset>
                </wp:positionH>
                <wp:positionV relativeFrom="paragraph">
                  <wp:posOffset>55138</wp:posOffset>
                </wp:positionV>
                <wp:extent cx="219710" cy="109791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710" cy="1097915"/>
                          <a:chOff x="0" y="0"/>
                          <a:chExt cx="219710" cy="1097915"/>
                        </a:xfrm>
                      </wpg:grpSpPr>
                      <pic:pic xmlns:pic="http://schemas.openxmlformats.org/drawingml/2006/picture">
                        <pic:nvPicPr>
                          <pic:cNvPr id="95" name="Image 95"/>
                          <pic:cNvPicPr/>
                        </pic:nvPicPr>
                        <pic:blipFill>
                          <a:blip r:embed="rId12" cstate="print"/>
                          <a:stretch>
                            <a:fillRect/>
                          </a:stretch>
                        </pic:blipFill>
                        <pic:spPr>
                          <a:xfrm>
                            <a:off x="0" y="0"/>
                            <a:ext cx="219462" cy="1097312"/>
                          </a:xfrm>
                          <a:prstGeom prst="rect">
                            <a:avLst/>
                          </a:prstGeom>
                        </pic:spPr>
                      </pic:pic>
                      <wps:wsp>
                        <wps:cNvPr id="96" name="Graphic 96"/>
                        <wps:cNvSpPr/>
                        <wps:spPr>
                          <a:xfrm>
                            <a:off x="0" y="52960"/>
                            <a:ext cx="219710" cy="782955"/>
                          </a:xfrm>
                          <a:custGeom>
                            <a:avLst/>
                            <a:gdLst/>
                            <a:ahLst/>
                            <a:cxnLst/>
                            <a:rect l="l" t="t" r="r" b="b"/>
                            <a:pathLst>
                              <a:path w="219710" h="782955">
                                <a:moveTo>
                                  <a:pt x="0" y="782470"/>
                                </a:moveTo>
                                <a:lnTo>
                                  <a:pt x="43816" y="782470"/>
                                </a:lnTo>
                              </a:path>
                              <a:path w="219710" h="782955">
                                <a:moveTo>
                                  <a:pt x="0" y="521604"/>
                                </a:moveTo>
                                <a:lnTo>
                                  <a:pt x="43816" y="521604"/>
                                </a:lnTo>
                              </a:path>
                              <a:path w="219710" h="782955">
                                <a:moveTo>
                                  <a:pt x="0" y="260738"/>
                                </a:moveTo>
                                <a:lnTo>
                                  <a:pt x="43816" y="260738"/>
                                </a:lnTo>
                              </a:path>
                              <a:path w="219710" h="782955">
                                <a:moveTo>
                                  <a:pt x="0" y="0"/>
                                </a:moveTo>
                                <a:lnTo>
                                  <a:pt x="43816" y="0"/>
                                </a:lnTo>
                              </a:path>
                              <a:path w="219710" h="782955">
                                <a:moveTo>
                                  <a:pt x="175519" y="782470"/>
                                </a:moveTo>
                                <a:lnTo>
                                  <a:pt x="219462" y="782470"/>
                                </a:lnTo>
                              </a:path>
                              <a:path w="219710" h="782955">
                                <a:moveTo>
                                  <a:pt x="175519" y="521604"/>
                                </a:moveTo>
                                <a:lnTo>
                                  <a:pt x="219462" y="521604"/>
                                </a:lnTo>
                              </a:path>
                              <a:path w="219710" h="782955">
                                <a:moveTo>
                                  <a:pt x="175519" y="260738"/>
                                </a:moveTo>
                                <a:lnTo>
                                  <a:pt x="219462" y="260738"/>
                                </a:lnTo>
                              </a:path>
                              <a:path w="219710" h="782955">
                                <a:moveTo>
                                  <a:pt x="175519" y="0"/>
                                </a:moveTo>
                                <a:lnTo>
                                  <a:pt x="219462" y="0"/>
                                </a:lnTo>
                              </a:path>
                            </a:pathLst>
                          </a:custGeom>
                          <a:ln w="4699">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CD22BC" id="Group 94" o:spid="_x0000_s1026" style="position:absolute;margin-left:403.65pt;margin-top:4.35pt;width:17.3pt;height:86.45pt;z-index:15732736;mso-wrap-distance-left:0;mso-wrap-distance-right:0;mso-position-horizontal-relative:page" coordsize="2197,10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">
                <v:shape id="Image 95" o:spid="_x0000_s1027" type="#_x0000_t75" style="position:absolute;width:2194;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">
                  <v:imagedata r:id="rId13" o:title=""/>
                </v:shape>
                <v:shape id="Graphic 96" o:spid="_x0000_s1028" style="position:absolute;top:529;width:2197;height:7830;visibility:visible;mso-wrap-style:square;v-text-anchor:top" coordsize="219710,78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" path="m,782470r43816,em,521604r43816,em,260738r43816,em,l43816,em175519,782470r43943,em175519,521604r43943,em175519,260738r43943,em175519,r43943,e" filled="f" strokecolor="white" strokeweight=".37pt">
                  <v:path arrowok="t"/>
                </v:shape>
                <w10:wrap anchorx="page"/>
              </v:group>
            </w:pict>
          </mc:Fallback>
        </mc:AlternateContent>
      </w:r>
      <w:r>
        <w:rPr>
          <w:rFonts w:ascii="Arial"/>
          <w:spacing w:val="-4"/>
          <w:sz w:val="18"/>
        </w:rPr>
        <w:t>200M</w:t>
      </w:r>
    </w:p>
    <w:p w14:paraId="2A75AC67" w14:textId="77777777" w:rsidR="00041B53" w:rsidRDefault="00041B53">
      <w:pPr>
        <w:pStyle w:val="BodyText"/>
        <w:spacing w:before="8"/>
        <w:rPr>
          <w:rFonts w:ascii="Arial"/>
          <w:sz w:val="17"/>
        </w:rPr>
      </w:pPr>
    </w:p>
    <w:p w14:paraId="2A75AC68" w14:textId="77777777" w:rsidR="00041B53" w:rsidRDefault="00104982">
      <w:pPr>
        <w:ind w:left="1331" w:right="2147"/>
        <w:jc w:val="center"/>
        <w:rPr>
          <w:rFonts w:ascii="Arial"/>
          <w:sz w:val="18"/>
        </w:rPr>
      </w:pPr>
      <w:r>
        <w:rPr>
          <w:rFonts w:ascii="Arial"/>
          <w:spacing w:val="-4"/>
          <w:sz w:val="18"/>
        </w:rPr>
        <w:t>150M</w:t>
      </w:r>
    </w:p>
    <w:p w14:paraId="2A75AC69" w14:textId="77777777" w:rsidR="00041B53" w:rsidRDefault="00041B53">
      <w:pPr>
        <w:pStyle w:val="BodyText"/>
        <w:spacing w:before="8"/>
        <w:rPr>
          <w:rFonts w:ascii="Arial"/>
          <w:sz w:val="17"/>
        </w:rPr>
      </w:pPr>
    </w:p>
    <w:p w14:paraId="2A75AC6A" w14:textId="77777777" w:rsidR="00041B53" w:rsidRDefault="00104982">
      <w:pPr>
        <w:ind w:left="1331" w:right="2147"/>
        <w:jc w:val="center"/>
        <w:rPr>
          <w:rFonts w:ascii="Arial"/>
          <w:sz w:val="18"/>
        </w:rPr>
      </w:pPr>
      <w:r>
        <w:rPr>
          <w:rFonts w:ascii="Arial"/>
          <w:spacing w:val="-4"/>
          <w:sz w:val="18"/>
        </w:rPr>
        <w:t>100M</w:t>
      </w:r>
    </w:p>
    <w:p w14:paraId="2A75AC6B" w14:textId="77777777" w:rsidR="00041B53" w:rsidRDefault="00041B53">
      <w:pPr>
        <w:pStyle w:val="BodyText"/>
        <w:spacing w:before="9"/>
        <w:rPr>
          <w:rFonts w:ascii="Arial"/>
          <w:sz w:val="17"/>
        </w:rPr>
      </w:pPr>
    </w:p>
    <w:p w14:paraId="2A75AC6C" w14:textId="77777777" w:rsidR="00041B53" w:rsidRDefault="00104982">
      <w:pPr>
        <w:ind w:left="1232" w:right="2148"/>
        <w:jc w:val="center"/>
        <w:rPr>
          <w:rFonts w:ascii="Arial"/>
          <w:sz w:val="18"/>
        </w:rPr>
      </w:pPr>
      <w:r>
        <w:rPr>
          <w:rFonts w:ascii="Arial"/>
          <w:spacing w:val="-5"/>
          <w:sz w:val="18"/>
        </w:rPr>
        <w:t>50M</w:t>
      </w:r>
    </w:p>
    <w:p w14:paraId="2A75AC6D" w14:textId="77777777" w:rsidR="00041B53" w:rsidRDefault="00041B53">
      <w:pPr>
        <w:jc w:val="center"/>
        <w:rPr>
          <w:rFonts w:ascii="Arial"/>
          <w:sz w:val="18"/>
        </w:rPr>
        <w:sectPr w:rsidR="00041B53">
          <w:type w:val="continuous"/>
          <w:pgSz w:w="12240" w:h="15840"/>
          <w:pgMar w:top="1820" w:right="1100" w:bottom="1080" w:left="1300" w:header="0" w:footer="897" w:gutter="0"/>
          <w:cols w:num="3" w:space="720" w:equalWidth="0">
            <w:col w:w="3259" w:space="40"/>
            <w:col w:w="2547" w:space="39"/>
            <w:col w:w="3955"/>
          </w:cols>
        </w:sectPr>
      </w:pPr>
    </w:p>
    <w:p w14:paraId="2A75AC6E" w14:textId="77777777" w:rsidR="00041B53" w:rsidRDefault="00041B53">
      <w:pPr>
        <w:pStyle w:val="BodyText"/>
        <w:spacing w:before="4"/>
        <w:rPr>
          <w:rFonts w:ascii="Arial"/>
          <w:sz w:val="13"/>
        </w:rPr>
      </w:pPr>
    </w:p>
    <w:p w14:paraId="2A75AC6F" w14:textId="77777777" w:rsidR="00041B53" w:rsidRDefault="00104982">
      <w:pPr>
        <w:pStyle w:val="BodyText"/>
        <w:spacing w:before="116"/>
        <w:ind w:left="394" w:right="592"/>
        <w:jc w:val="center"/>
      </w:pPr>
      <w:r>
        <w:t>Figure</w:t>
      </w:r>
      <w:r>
        <w:rPr>
          <w:spacing w:val="-5"/>
        </w:rPr>
        <w:t xml:space="preserve"> </w:t>
      </w:r>
      <w:r>
        <w:t>2</w:t>
      </w:r>
      <w:commentRangeStart w:id="27"/>
      <w:r>
        <w:t>:</w:t>
      </w:r>
      <w:r>
        <w:rPr>
          <w:spacing w:val="-3"/>
        </w:rPr>
        <w:t xml:space="preserve"> </w:t>
      </w:r>
      <w:r>
        <w:t>Types</w:t>
      </w:r>
      <w:r>
        <w:rPr>
          <w:spacing w:val="-2"/>
        </w:rPr>
        <w:t xml:space="preserve"> </w:t>
      </w:r>
      <w:r>
        <w:t>of</w:t>
      </w:r>
      <w:r>
        <w:rPr>
          <w:spacing w:val="-3"/>
        </w:rPr>
        <w:t xml:space="preserve"> </w:t>
      </w:r>
      <w:r>
        <w:t>Active</w:t>
      </w:r>
      <w:r>
        <w:rPr>
          <w:spacing w:val="-3"/>
        </w:rPr>
        <w:t xml:space="preserve"> </w:t>
      </w:r>
      <w:r>
        <w:t>Systems</w:t>
      </w:r>
      <w:r>
        <w:rPr>
          <w:spacing w:val="-2"/>
        </w:rPr>
        <w:t xml:space="preserve"> </w:t>
      </w:r>
      <w:r>
        <w:t>in</w:t>
      </w:r>
      <w:r>
        <w:rPr>
          <w:spacing w:val="-3"/>
        </w:rPr>
        <w:t xml:space="preserve"> </w:t>
      </w:r>
      <w:r>
        <w:t>SDWA</w:t>
      </w:r>
      <w:r>
        <w:rPr>
          <w:spacing w:val="-2"/>
        </w:rPr>
        <w:t xml:space="preserve"> Reporting</w:t>
      </w:r>
      <w:commentRangeEnd w:id="27"/>
      <w:r w:rsidR="00DA3827">
        <w:rPr>
          <w:rStyle w:val="CommentReference"/>
        </w:rPr>
        <w:commentReference w:id="27"/>
      </w:r>
    </w:p>
    <w:p w14:paraId="2A75AC70" w14:textId="77777777" w:rsidR="00041B53" w:rsidRDefault="00041B53">
      <w:pPr>
        <w:pStyle w:val="BodyText"/>
        <w:rPr>
          <w:sz w:val="30"/>
        </w:rPr>
      </w:pPr>
    </w:p>
    <w:p w14:paraId="2A75AC71" w14:textId="77777777" w:rsidR="00041B53" w:rsidRDefault="00041B53">
      <w:pPr>
        <w:pStyle w:val="BodyText"/>
        <w:rPr>
          <w:sz w:val="30"/>
        </w:rPr>
      </w:pPr>
    </w:p>
    <w:p w14:paraId="2A75AC72" w14:textId="77777777" w:rsidR="00041B53" w:rsidRDefault="00041B53">
      <w:pPr>
        <w:pStyle w:val="BodyText"/>
        <w:rPr>
          <w:sz w:val="30"/>
        </w:rPr>
      </w:pPr>
    </w:p>
    <w:p w14:paraId="2A75AC73" w14:textId="77777777" w:rsidR="00041B53" w:rsidRDefault="00041B53">
      <w:pPr>
        <w:pStyle w:val="BodyText"/>
        <w:rPr>
          <w:sz w:val="30"/>
        </w:rPr>
      </w:pPr>
    </w:p>
    <w:p w14:paraId="2A75AC74" w14:textId="77777777" w:rsidR="00041B53" w:rsidRDefault="00104982">
      <w:pPr>
        <w:pStyle w:val="BodyText"/>
        <w:spacing w:before="261" w:line="218" w:lineRule="auto"/>
        <w:ind w:left="982" w:hanging="843"/>
      </w:pPr>
      <w:r>
        <w:t>Table</w:t>
      </w:r>
      <w:r>
        <w:rPr>
          <w:spacing w:val="-5"/>
        </w:rPr>
        <w:t xml:space="preserve"> </w:t>
      </w:r>
      <w:r>
        <w:t>1:</w:t>
      </w:r>
      <w:r>
        <w:rPr>
          <w:spacing w:val="-5"/>
        </w:rPr>
        <w:t xml:space="preserve"> </w:t>
      </w:r>
      <w:r>
        <w:t>Number</w:t>
      </w:r>
      <w:r>
        <w:rPr>
          <w:spacing w:val="16"/>
        </w:rPr>
        <w:t xml:space="preserve"> </w:t>
      </w:r>
      <w:r>
        <w:t>of</w:t>
      </w:r>
      <w:r>
        <w:rPr>
          <w:spacing w:val="16"/>
        </w:rPr>
        <w:t xml:space="preserve"> </w:t>
      </w:r>
      <w:r>
        <w:t>system</w:t>
      </w:r>
      <w:r>
        <w:rPr>
          <w:spacing w:val="16"/>
        </w:rPr>
        <w:t xml:space="preserve"> </w:t>
      </w:r>
      <w:r>
        <w:t>boundaries</w:t>
      </w:r>
      <w:r>
        <w:rPr>
          <w:spacing w:val="16"/>
        </w:rPr>
        <w:t xml:space="preserve"> </w:t>
      </w:r>
      <w:r>
        <w:t>from</w:t>
      </w:r>
      <w:r>
        <w:rPr>
          <w:spacing w:val="16"/>
        </w:rPr>
        <w:t xml:space="preserve"> </w:t>
      </w:r>
      <w:r>
        <w:t>state</w:t>
      </w:r>
      <w:r>
        <w:rPr>
          <w:spacing w:val="16"/>
        </w:rPr>
        <w:t xml:space="preserve"> </w:t>
      </w:r>
      <w:r>
        <w:t>and</w:t>
      </w:r>
      <w:r>
        <w:rPr>
          <w:spacing w:val="16"/>
        </w:rPr>
        <w:t xml:space="preserve"> </w:t>
      </w:r>
      <w:r>
        <w:t>municipal</w:t>
      </w:r>
      <w:r>
        <w:rPr>
          <w:spacing w:val="16"/>
        </w:rPr>
        <w:t xml:space="preserve"> </w:t>
      </w:r>
      <w:r>
        <w:t>sources</w:t>
      </w:r>
      <w:r>
        <w:rPr>
          <w:spacing w:val="16"/>
        </w:rPr>
        <w:t xml:space="preserve"> </w:t>
      </w:r>
      <w:r>
        <w:t>included</w:t>
      </w:r>
      <w:r>
        <w:rPr>
          <w:spacing w:val="16"/>
        </w:rPr>
        <w:t xml:space="preserve"> </w:t>
      </w:r>
      <w:r>
        <w:t>in</w:t>
      </w:r>
      <w:r>
        <w:rPr>
          <w:spacing w:val="16"/>
        </w:rPr>
        <w:t xml:space="preserve"> </w:t>
      </w:r>
      <w:r>
        <w:t>the</w:t>
      </w:r>
      <w:r>
        <w:rPr>
          <w:spacing w:val="16"/>
        </w:rPr>
        <w:t xml:space="preserve"> </w:t>
      </w:r>
      <w:r>
        <w:t>ORD dataset.</w:t>
      </w:r>
      <w:r>
        <w:rPr>
          <w:spacing w:val="40"/>
        </w:rPr>
        <w:t xml:space="preserve"> </w:t>
      </w:r>
      <w:r>
        <w:t>The total number of systems included is 18,374.</w:t>
      </w:r>
    </w:p>
    <w:p w14:paraId="2A75AC75" w14:textId="77777777" w:rsidR="00041B53" w:rsidRDefault="00104982">
      <w:pPr>
        <w:pStyle w:val="BodyText"/>
        <w:spacing w:before="6"/>
        <w:rPr>
          <w:sz w:val="17"/>
        </w:rPr>
      </w:pPr>
      <w:r>
        <w:rPr>
          <w:noProof/>
        </w:rPr>
        <w:drawing>
          <wp:anchor distT="0" distB="0" distL="0" distR="0" simplePos="0" relativeHeight="487589888" behindDoc="1" locked="0" layoutInCell="1" allowOverlap="1" wp14:anchorId="2A75AE42" wp14:editId="2A75AE43">
            <wp:simplePos x="0" y="0"/>
            <wp:positionH relativeFrom="page">
              <wp:posOffset>1354029</wp:posOffset>
            </wp:positionH>
            <wp:positionV relativeFrom="paragraph">
              <wp:posOffset>165097</wp:posOffset>
            </wp:positionV>
            <wp:extent cx="1051178" cy="2911411"/>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4" cstate="print"/>
                    <a:stretch>
                      <a:fillRect/>
                    </a:stretch>
                  </pic:blipFill>
                  <pic:spPr>
                    <a:xfrm>
                      <a:off x="0" y="0"/>
                      <a:ext cx="1051178" cy="2911411"/>
                    </a:xfrm>
                    <a:prstGeom prst="rect">
                      <a:avLst/>
                    </a:prstGeom>
                  </pic:spPr>
                </pic:pic>
              </a:graphicData>
            </a:graphic>
          </wp:anchor>
        </w:drawing>
      </w:r>
      <w:r>
        <w:rPr>
          <w:noProof/>
        </w:rPr>
        <w:drawing>
          <wp:anchor distT="0" distB="0" distL="0" distR="0" simplePos="0" relativeHeight="487590400" behindDoc="1" locked="0" layoutInCell="1" allowOverlap="1" wp14:anchorId="2A75AE44" wp14:editId="2A75AE45">
            <wp:simplePos x="0" y="0"/>
            <wp:positionH relativeFrom="page">
              <wp:posOffset>3315430</wp:posOffset>
            </wp:positionH>
            <wp:positionV relativeFrom="paragraph">
              <wp:posOffset>165097</wp:posOffset>
            </wp:positionV>
            <wp:extent cx="1051178" cy="2911411"/>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5" cstate="print"/>
                    <a:stretch>
                      <a:fillRect/>
                    </a:stretch>
                  </pic:blipFill>
                  <pic:spPr>
                    <a:xfrm>
                      <a:off x="0" y="0"/>
                      <a:ext cx="1051178" cy="2911411"/>
                    </a:xfrm>
                    <a:prstGeom prst="rect">
                      <a:avLst/>
                    </a:prstGeom>
                  </pic:spPr>
                </pic:pic>
              </a:graphicData>
            </a:graphic>
          </wp:anchor>
        </w:drawing>
      </w:r>
      <w:r>
        <w:rPr>
          <w:noProof/>
        </w:rPr>
        <w:drawing>
          <wp:anchor distT="0" distB="0" distL="0" distR="0" simplePos="0" relativeHeight="487590912" behindDoc="1" locked="0" layoutInCell="1" allowOverlap="1" wp14:anchorId="2A75AE46" wp14:editId="2A75AE47">
            <wp:simplePos x="0" y="0"/>
            <wp:positionH relativeFrom="page">
              <wp:posOffset>5276831</wp:posOffset>
            </wp:positionH>
            <wp:positionV relativeFrom="paragraph">
              <wp:posOffset>280610</wp:posOffset>
            </wp:positionV>
            <wp:extent cx="1085087" cy="277368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6" cstate="print"/>
                    <a:stretch>
                      <a:fillRect/>
                    </a:stretch>
                  </pic:blipFill>
                  <pic:spPr>
                    <a:xfrm>
                      <a:off x="0" y="0"/>
                      <a:ext cx="1085087" cy="2773680"/>
                    </a:xfrm>
                    <a:prstGeom prst="rect">
                      <a:avLst/>
                    </a:prstGeom>
                  </pic:spPr>
                </pic:pic>
              </a:graphicData>
            </a:graphic>
          </wp:anchor>
        </w:drawing>
      </w:r>
    </w:p>
    <w:p w14:paraId="2A75AC76" w14:textId="77777777" w:rsidR="00041B53" w:rsidRDefault="00041B53">
      <w:pPr>
        <w:rPr>
          <w:sz w:val="17"/>
        </w:rPr>
        <w:sectPr w:rsidR="00041B53">
          <w:type w:val="continuous"/>
          <w:pgSz w:w="12240" w:h="15840"/>
          <w:pgMar w:top="1820" w:right="1100" w:bottom="1080" w:left="1300" w:header="0" w:footer="897" w:gutter="0"/>
          <w:cols w:space="720"/>
        </w:sectPr>
      </w:pPr>
    </w:p>
    <w:p w14:paraId="2A75AC77" w14:textId="77777777" w:rsidR="00041B53" w:rsidRDefault="00104982">
      <w:pPr>
        <w:pStyle w:val="BodyText"/>
        <w:spacing w:before="98"/>
        <w:ind w:left="395" w:right="592"/>
        <w:jc w:val="center"/>
      </w:pPr>
      <w:r>
        <w:rPr>
          <w:spacing w:val="-2"/>
        </w:rPr>
        <w:lastRenderedPageBreak/>
        <w:t>Table</w:t>
      </w:r>
      <w:r>
        <w:rPr>
          <w:spacing w:val="-1"/>
        </w:rPr>
        <w:t xml:space="preserve"> </w:t>
      </w:r>
      <w:r>
        <w:rPr>
          <w:spacing w:val="-2"/>
        </w:rPr>
        <w:t>2:</w:t>
      </w:r>
      <w:r>
        <w:rPr>
          <w:spacing w:val="-1"/>
        </w:rPr>
        <w:t xml:space="preserve"> </w:t>
      </w:r>
      <w:r>
        <w:rPr>
          <w:spacing w:val="-2"/>
        </w:rPr>
        <w:t>Variables</w:t>
      </w:r>
      <w:r>
        <w:t xml:space="preserve"> </w:t>
      </w:r>
      <w:r>
        <w:rPr>
          <w:spacing w:val="-2"/>
        </w:rPr>
        <w:t>included</w:t>
      </w:r>
      <w:r>
        <w:rPr>
          <w:spacing w:val="-1"/>
        </w:rPr>
        <w:t xml:space="preserve"> </w:t>
      </w:r>
      <w:r>
        <w:rPr>
          <w:spacing w:val="-2"/>
        </w:rPr>
        <w:t>in</w:t>
      </w:r>
      <w:r>
        <w:rPr>
          <w:spacing w:val="-1"/>
        </w:rPr>
        <w:t xml:space="preserve"> </w:t>
      </w:r>
      <w:r>
        <w:rPr>
          <w:spacing w:val="-2"/>
        </w:rPr>
        <w:t>decision</w:t>
      </w:r>
      <w:r>
        <w:t xml:space="preserve"> </w:t>
      </w:r>
      <w:r>
        <w:rPr>
          <w:spacing w:val="-2"/>
        </w:rPr>
        <w:t>tree</w:t>
      </w:r>
      <w:r>
        <w:rPr>
          <w:spacing w:val="-1"/>
        </w:rPr>
        <w:t xml:space="preserve"> </w:t>
      </w:r>
      <w:r>
        <w:rPr>
          <w:spacing w:val="-2"/>
        </w:rPr>
        <w:t>model.</w:t>
      </w:r>
    </w:p>
    <w:p w14:paraId="2A75AC78" w14:textId="77777777" w:rsidR="00041B53" w:rsidRDefault="00104982">
      <w:pPr>
        <w:pStyle w:val="BodyText"/>
        <w:rPr>
          <w:sz w:val="17"/>
        </w:rPr>
      </w:pPr>
      <w:r>
        <w:rPr>
          <w:noProof/>
        </w:rPr>
        <w:drawing>
          <wp:anchor distT="0" distB="0" distL="0" distR="0" simplePos="0" relativeHeight="487592960" behindDoc="1" locked="0" layoutInCell="1" allowOverlap="1" wp14:anchorId="2A75AE48" wp14:editId="2A75AE49">
            <wp:simplePos x="0" y="0"/>
            <wp:positionH relativeFrom="page">
              <wp:posOffset>944863</wp:posOffset>
            </wp:positionH>
            <wp:positionV relativeFrom="paragraph">
              <wp:posOffset>161159</wp:posOffset>
            </wp:positionV>
            <wp:extent cx="5949696" cy="2334768"/>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7" cstate="print"/>
                    <a:stretch>
                      <a:fillRect/>
                    </a:stretch>
                  </pic:blipFill>
                  <pic:spPr>
                    <a:xfrm>
                      <a:off x="0" y="0"/>
                      <a:ext cx="5949696" cy="2334768"/>
                    </a:xfrm>
                    <a:prstGeom prst="rect">
                      <a:avLst/>
                    </a:prstGeom>
                  </pic:spPr>
                </pic:pic>
              </a:graphicData>
            </a:graphic>
          </wp:anchor>
        </w:drawing>
      </w:r>
    </w:p>
    <w:p w14:paraId="2A75AC79" w14:textId="77777777" w:rsidR="00041B53" w:rsidRDefault="00041B53">
      <w:pPr>
        <w:pStyle w:val="BodyText"/>
        <w:spacing w:before="12"/>
        <w:rPr>
          <w:sz w:val="28"/>
        </w:rPr>
      </w:pPr>
    </w:p>
    <w:p w14:paraId="2A75AC7A" w14:textId="77777777" w:rsidR="00041B53" w:rsidRDefault="00104982">
      <w:pPr>
        <w:pStyle w:val="Heading2"/>
      </w:pPr>
      <w:bookmarkStart w:id="28" w:name="Mobile_Homes_-_Parcels"/>
      <w:bookmarkStart w:id="29" w:name="_bookmark7"/>
      <w:bookmarkEnd w:id="28"/>
      <w:bookmarkEnd w:id="29"/>
      <w:r>
        <w:rPr>
          <w:w w:val="85"/>
        </w:rPr>
        <w:t>Mobile</w:t>
      </w:r>
      <w:r>
        <w:rPr>
          <w:spacing w:val="4"/>
        </w:rPr>
        <w:t xml:space="preserve"> </w:t>
      </w:r>
      <w:r>
        <w:rPr>
          <w:w w:val="85"/>
        </w:rPr>
        <w:t>Homes</w:t>
      </w:r>
      <w:r>
        <w:rPr>
          <w:spacing w:val="4"/>
        </w:rPr>
        <w:t xml:space="preserve"> </w:t>
      </w:r>
      <w:r>
        <w:rPr>
          <w:w w:val="85"/>
        </w:rPr>
        <w:t>-</w:t>
      </w:r>
      <w:r>
        <w:rPr>
          <w:spacing w:val="4"/>
        </w:rPr>
        <w:t xml:space="preserve"> </w:t>
      </w:r>
      <w:r>
        <w:rPr>
          <w:spacing w:val="-2"/>
          <w:w w:val="85"/>
        </w:rPr>
        <w:t>Parcels</w:t>
      </w:r>
    </w:p>
    <w:p w14:paraId="2A75AC7B" w14:textId="77777777" w:rsidR="00041B53" w:rsidRDefault="00104982">
      <w:pPr>
        <w:pStyle w:val="BodyText"/>
        <w:spacing w:before="263" w:line="218" w:lineRule="auto"/>
        <w:ind w:left="140" w:right="337" w:hanging="12"/>
        <w:jc w:val="both"/>
      </w:pPr>
      <w:r>
        <w:t>Where open street map delineated areas were not present, point locations of mobile home parks from</w:t>
      </w:r>
      <w:r>
        <w:rPr>
          <w:spacing w:val="-12"/>
        </w:rPr>
        <w:t xml:space="preserve"> </w:t>
      </w:r>
      <w:r>
        <w:t>HIFLD</w:t>
      </w:r>
      <w:r>
        <w:rPr>
          <w:spacing w:val="-12"/>
        </w:rPr>
        <w:t xml:space="preserve"> </w:t>
      </w:r>
      <w:r>
        <w:t>were</w:t>
      </w:r>
      <w:r>
        <w:rPr>
          <w:spacing w:val="-12"/>
        </w:rPr>
        <w:t xml:space="preserve"> </w:t>
      </w:r>
      <w:r>
        <w:t>intersected</w:t>
      </w:r>
      <w:r>
        <w:rPr>
          <w:spacing w:val="-12"/>
        </w:rPr>
        <w:t xml:space="preserve"> </w:t>
      </w:r>
      <w:r>
        <w:t>with</w:t>
      </w:r>
      <w:r>
        <w:rPr>
          <w:spacing w:val="-12"/>
        </w:rPr>
        <w:t xml:space="preserve"> </w:t>
      </w:r>
      <w:r>
        <w:t>parcels</w:t>
      </w:r>
      <w:r>
        <w:rPr>
          <w:spacing w:val="-12"/>
        </w:rPr>
        <w:t xml:space="preserve"> </w:t>
      </w:r>
      <w:r>
        <w:t>from</w:t>
      </w:r>
      <w:r>
        <w:rPr>
          <w:spacing w:val="-12"/>
        </w:rPr>
        <w:t xml:space="preserve"> </w:t>
      </w:r>
      <w:commentRangeStart w:id="30"/>
      <w:r>
        <w:fldChar w:fldCharType="begin"/>
      </w:r>
      <w:r>
        <w:instrText>HYPERLINK "https://app.regrid.com/us" \h</w:instrText>
      </w:r>
      <w:r>
        <w:fldChar w:fldCharType="separate"/>
      </w:r>
      <w:r>
        <w:rPr>
          <w:color w:val="0000FF"/>
        </w:rPr>
        <w:t>REGRID</w:t>
      </w:r>
      <w:r>
        <w:rPr>
          <w:color w:val="0000FF"/>
        </w:rPr>
        <w:fldChar w:fldCharType="end"/>
      </w:r>
      <w:commentRangeEnd w:id="30"/>
      <w:r w:rsidR="00E01745">
        <w:rPr>
          <w:rStyle w:val="CommentReference"/>
        </w:rPr>
        <w:commentReference w:id="30"/>
      </w:r>
      <w:r>
        <w:t>.</w:t>
      </w:r>
      <w:r>
        <w:rPr>
          <w:spacing w:val="-12"/>
        </w:rPr>
        <w:t xml:space="preserve"> </w:t>
      </w:r>
      <w:r>
        <w:t>The</w:t>
      </w:r>
      <w:r>
        <w:rPr>
          <w:spacing w:val="-12"/>
        </w:rPr>
        <w:t xml:space="preserve"> </w:t>
      </w:r>
      <w:r>
        <w:t>name</w:t>
      </w:r>
      <w:r>
        <w:rPr>
          <w:spacing w:val="-12"/>
        </w:rPr>
        <w:t xml:space="preserve"> </w:t>
      </w:r>
      <w:r>
        <w:t>of</w:t>
      </w:r>
      <w:r>
        <w:rPr>
          <w:spacing w:val="-12"/>
        </w:rPr>
        <w:t xml:space="preserve"> </w:t>
      </w:r>
      <w:r>
        <w:t>the</w:t>
      </w:r>
      <w:r>
        <w:rPr>
          <w:spacing w:val="-12"/>
        </w:rPr>
        <w:t xml:space="preserve"> </w:t>
      </w:r>
      <w:r>
        <w:t>mobile</w:t>
      </w:r>
      <w:r>
        <w:rPr>
          <w:spacing w:val="-12"/>
        </w:rPr>
        <w:t xml:space="preserve"> </w:t>
      </w:r>
      <w:r>
        <w:t>home</w:t>
      </w:r>
      <w:r>
        <w:rPr>
          <w:spacing w:val="-12"/>
        </w:rPr>
        <w:t xml:space="preserve"> </w:t>
      </w:r>
      <w:r>
        <w:t>park</w:t>
      </w:r>
      <w:r>
        <w:rPr>
          <w:spacing w:val="-12"/>
        </w:rPr>
        <w:t xml:space="preserve"> </w:t>
      </w:r>
      <w:r>
        <w:t>was then fuzzy matched with SDWA reported system names.</w:t>
      </w:r>
    </w:p>
    <w:p w14:paraId="2A75AC7C" w14:textId="77777777" w:rsidR="00041B53" w:rsidRDefault="00041B53">
      <w:pPr>
        <w:pStyle w:val="BodyText"/>
        <w:spacing w:before="11"/>
        <w:rPr>
          <w:sz w:val="33"/>
        </w:rPr>
      </w:pPr>
    </w:p>
    <w:p w14:paraId="2A75AC7D" w14:textId="77777777" w:rsidR="00041B53" w:rsidRDefault="00104982">
      <w:pPr>
        <w:pStyle w:val="Heading1"/>
        <w:spacing w:before="1"/>
      </w:pPr>
      <w:bookmarkStart w:id="31" w:name="Modeled_Service_Area_Boundaries"/>
      <w:bookmarkStart w:id="32" w:name="_bookmark8"/>
      <w:bookmarkEnd w:id="31"/>
      <w:bookmarkEnd w:id="32"/>
      <w:r>
        <w:rPr>
          <w:w w:val="85"/>
        </w:rPr>
        <w:t>Modeled</w:t>
      </w:r>
      <w:r>
        <w:rPr>
          <w:spacing w:val="5"/>
        </w:rPr>
        <w:t xml:space="preserve"> </w:t>
      </w:r>
      <w:r>
        <w:rPr>
          <w:w w:val="85"/>
        </w:rPr>
        <w:t>Service</w:t>
      </w:r>
      <w:r>
        <w:rPr>
          <w:spacing w:val="5"/>
        </w:rPr>
        <w:t xml:space="preserve"> </w:t>
      </w:r>
      <w:r>
        <w:rPr>
          <w:w w:val="85"/>
        </w:rPr>
        <w:t>Area</w:t>
      </w:r>
      <w:r>
        <w:rPr>
          <w:spacing w:val="5"/>
        </w:rPr>
        <w:t xml:space="preserve"> </w:t>
      </w:r>
      <w:r>
        <w:rPr>
          <w:spacing w:val="-2"/>
          <w:w w:val="85"/>
        </w:rPr>
        <w:t>Boundaries</w:t>
      </w:r>
    </w:p>
    <w:p w14:paraId="2A75AC7E" w14:textId="77777777" w:rsidR="00041B53" w:rsidRDefault="00104982">
      <w:pPr>
        <w:pStyle w:val="Heading2"/>
        <w:spacing w:before="280"/>
      </w:pPr>
      <w:bookmarkStart w:id="33" w:name="Binary_Water_Use_Model"/>
      <w:bookmarkStart w:id="34" w:name="_bookmark9"/>
      <w:bookmarkEnd w:id="33"/>
      <w:bookmarkEnd w:id="34"/>
      <w:r>
        <w:rPr>
          <w:w w:val="85"/>
        </w:rPr>
        <w:t>Binary</w:t>
      </w:r>
      <w:r>
        <w:rPr>
          <w:spacing w:val="-4"/>
        </w:rPr>
        <w:t xml:space="preserve"> </w:t>
      </w:r>
      <w:r>
        <w:rPr>
          <w:w w:val="85"/>
        </w:rPr>
        <w:t>Water</w:t>
      </w:r>
      <w:r>
        <w:rPr>
          <w:spacing w:val="-4"/>
        </w:rPr>
        <w:t xml:space="preserve"> </w:t>
      </w:r>
      <w:r>
        <w:rPr>
          <w:w w:val="85"/>
        </w:rPr>
        <w:t>Use</w:t>
      </w:r>
      <w:r>
        <w:rPr>
          <w:spacing w:val="-4"/>
        </w:rPr>
        <w:t xml:space="preserve"> </w:t>
      </w:r>
      <w:r>
        <w:rPr>
          <w:spacing w:val="-4"/>
          <w:w w:val="85"/>
        </w:rPr>
        <w:t>Model</w:t>
      </w:r>
    </w:p>
    <w:p w14:paraId="2A75AC7F" w14:textId="77777777" w:rsidR="00041B53" w:rsidRDefault="00104982">
      <w:pPr>
        <w:pStyle w:val="BodyText"/>
        <w:spacing w:before="263" w:line="218" w:lineRule="auto"/>
        <w:ind w:left="114" w:right="295" w:firstLine="17"/>
        <w:jc w:val="both"/>
      </w:pPr>
      <w:r>
        <w:t>A</w:t>
      </w:r>
      <w:r>
        <w:rPr>
          <w:spacing w:val="-2"/>
        </w:rPr>
        <w:t xml:space="preserve"> </w:t>
      </w:r>
      <w:r>
        <w:t>decision</w:t>
      </w:r>
      <w:r>
        <w:rPr>
          <w:spacing w:val="-2"/>
        </w:rPr>
        <w:t xml:space="preserve"> </w:t>
      </w:r>
      <w:r>
        <w:t>tree</w:t>
      </w:r>
      <w:r>
        <w:rPr>
          <w:spacing w:val="-2"/>
        </w:rPr>
        <w:t xml:space="preserve"> </w:t>
      </w:r>
      <w:r>
        <w:t>model</w:t>
      </w:r>
      <w:r>
        <w:rPr>
          <w:spacing w:val="-2"/>
        </w:rPr>
        <w:t xml:space="preserve"> </w:t>
      </w:r>
      <w:r>
        <w:t>was</w:t>
      </w:r>
      <w:r>
        <w:rPr>
          <w:spacing w:val="-2"/>
        </w:rPr>
        <w:t xml:space="preserve"> </w:t>
      </w:r>
      <w:r>
        <w:t>created</w:t>
      </w:r>
      <w:r>
        <w:rPr>
          <w:spacing w:val="-2"/>
        </w:rPr>
        <w:t xml:space="preserve"> </w:t>
      </w:r>
      <w:r>
        <w:t>to</w:t>
      </w:r>
      <w:r>
        <w:rPr>
          <w:spacing w:val="-2"/>
        </w:rPr>
        <w:t xml:space="preserve"> </w:t>
      </w:r>
      <w:r>
        <w:t>determine</w:t>
      </w:r>
      <w:r>
        <w:rPr>
          <w:spacing w:val="-2"/>
        </w:rPr>
        <w:t xml:space="preserve"> </w:t>
      </w:r>
      <w:r>
        <w:t>the</w:t>
      </w:r>
      <w:r>
        <w:rPr>
          <w:spacing w:val="-2"/>
        </w:rPr>
        <w:t xml:space="preserve"> </w:t>
      </w:r>
      <w:r>
        <w:t>probability</w:t>
      </w:r>
      <w:r>
        <w:rPr>
          <w:spacing w:val="-2"/>
        </w:rPr>
        <w:t xml:space="preserve"> </w:t>
      </w:r>
      <w:r>
        <w:t>that</w:t>
      </w:r>
      <w:r>
        <w:rPr>
          <w:spacing w:val="-2"/>
        </w:rPr>
        <w:t xml:space="preserve"> </w:t>
      </w:r>
      <w:r>
        <w:t>a</w:t>
      </w:r>
      <w:r>
        <w:rPr>
          <w:spacing w:val="-2"/>
        </w:rPr>
        <w:t xml:space="preserve"> </w:t>
      </w:r>
      <w:r>
        <w:t>census</w:t>
      </w:r>
      <w:r>
        <w:rPr>
          <w:spacing w:val="-2"/>
        </w:rPr>
        <w:t xml:space="preserve"> </w:t>
      </w:r>
      <w:r>
        <w:t>block</w:t>
      </w:r>
      <w:r>
        <w:rPr>
          <w:spacing w:val="-2"/>
        </w:rPr>
        <w:t xml:space="preserve"> </w:t>
      </w:r>
      <w:r>
        <w:t>is</w:t>
      </w:r>
      <w:r>
        <w:rPr>
          <w:spacing w:val="-2"/>
        </w:rPr>
        <w:t xml:space="preserve"> </w:t>
      </w:r>
      <w:r>
        <w:t>served</w:t>
      </w:r>
      <w:r>
        <w:rPr>
          <w:spacing w:val="-2"/>
        </w:rPr>
        <w:t xml:space="preserve"> </w:t>
      </w:r>
      <w:r>
        <w:t>by</w:t>
      </w:r>
      <w:r>
        <w:rPr>
          <w:spacing w:val="-2"/>
        </w:rPr>
        <w:t xml:space="preserve"> </w:t>
      </w:r>
      <w:r>
        <w:t>a public</w:t>
      </w:r>
      <w:r>
        <w:rPr>
          <w:spacing w:val="-4"/>
        </w:rPr>
        <w:t xml:space="preserve"> </w:t>
      </w:r>
      <w:r>
        <w:t>water</w:t>
      </w:r>
      <w:r>
        <w:rPr>
          <w:spacing w:val="-4"/>
        </w:rPr>
        <w:t xml:space="preserve"> </w:t>
      </w:r>
      <w:r>
        <w:t>system. This</w:t>
      </w:r>
      <w:r>
        <w:rPr>
          <w:spacing w:val="-4"/>
        </w:rPr>
        <w:t xml:space="preserve"> </w:t>
      </w:r>
      <w:r>
        <w:t>model</w:t>
      </w:r>
      <w:r>
        <w:rPr>
          <w:spacing w:val="-3"/>
        </w:rPr>
        <w:t xml:space="preserve"> </w:t>
      </w:r>
      <w:r>
        <w:t>was</w:t>
      </w:r>
      <w:r>
        <w:rPr>
          <w:spacing w:val="-4"/>
        </w:rPr>
        <w:t xml:space="preserve"> </w:t>
      </w:r>
      <w:r>
        <w:t>levered</w:t>
      </w:r>
      <w:r>
        <w:rPr>
          <w:spacing w:val="-4"/>
        </w:rPr>
        <w:t xml:space="preserve"> </w:t>
      </w:r>
      <w:r>
        <w:t>in</w:t>
      </w:r>
      <w:r>
        <w:rPr>
          <w:spacing w:val="-3"/>
        </w:rPr>
        <w:t xml:space="preserve"> </w:t>
      </w:r>
      <w:r>
        <w:t>two</w:t>
      </w:r>
      <w:r>
        <w:rPr>
          <w:spacing w:val="-4"/>
        </w:rPr>
        <w:t xml:space="preserve"> </w:t>
      </w:r>
      <w:r>
        <w:t>different</w:t>
      </w:r>
      <w:r>
        <w:rPr>
          <w:spacing w:val="-4"/>
        </w:rPr>
        <w:t xml:space="preserve"> </w:t>
      </w:r>
      <w:r>
        <w:t>ways: 1.) to</w:t>
      </w:r>
      <w:r>
        <w:rPr>
          <w:spacing w:val="-3"/>
        </w:rPr>
        <w:t xml:space="preserve"> </w:t>
      </w:r>
      <w:r>
        <w:t>aid</w:t>
      </w:r>
      <w:r>
        <w:rPr>
          <w:spacing w:val="-3"/>
        </w:rPr>
        <w:t xml:space="preserve"> </w:t>
      </w:r>
      <w:r>
        <w:t>in</w:t>
      </w:r>
      <w:r>
        <w:rPr>
          <w:spacing w:val="-4"/>
        </w:rPr>
        <w:t xml:space="preserve"> </w:t>
      </w:r>
      <w:r>
        <w:t>the</w:t>
      </w:r>
      <w:r>
        <w:rPr>
          <w:spacing w:val="-3"/>
        </w:rPr>
        <w:t xml:space="preserve"> </w:t>
      </w:r>
      <w:r>
        <w:t>1:1</w:t>
      </w:r>
      <w:r>
        <w:rPr>
          <w:spacing w:val="-3"/>
        </w:rPr>
        <w:t xml:space="preserve"> </w:t>
      </w:r>
      <w:r>
        <w:t>matching discussed later</w:t>
      </w:r>
      <w:r>
        <w:rPr>
          <w:spacing w:val="29"/>
        </w:rPr>
        <w:t xml:space="preserve"> </w:t>
      </w:r>
      <w:r>
        <w:t>and 2.)</w:t>
      </w:r>
      <w:r>
        <w:rPr>
          <w:spacing w:val="80"/>
        </w:rPr>
        <w:t xml:space="preserve"> </w:t>
      </w:r>
      <w:r>
        <w:t>as a</w:t>
      </w:r>
      <w:r>
        <w:rPr>
          <w:spacing w:val="29"/>
        </w:rPr>
        <w:t xml:space="preserve"> </w:t>
      </w:r>
      <w:r>
        <w:t>model</w:t>
      </w:r>
      <w:r>
        <w:rPr>
          <w:spacing w:val="29"/>
        </w:rPr>
        <w:t xml:space="preserve"> </w:t>
      </w:r>
      <w:r>
        <w:t>input (explanatory</w:t>
      </w:r>
      <w:r>
        <w:rPr>
          <w:spacing w:val="29"/>
        </w:rPr>
        <w:t xml:space="preserve"> </w:t>
      </w:r>
      <w:r>
        <w:t>variable) for</w:t>
      </w:r>
      <w:r>
        <w:rPr>
          <w:spacing w:val="29"/>
        </w:rPr>
        <w:t xml:space="preserve"> </w:t>
      </w:r>
      <w:r>
        <w:t>the random</w:t>
      </w:r>
      <w:r>
        <w:rPr>
          <w:spacing w:val="29"/>
        </w:rPr>
        <w:t xml:space="preserve"> </w:t>
      </w:r>
      <w:r>
        <w:t>forest</w:t>
      </w:r>
      <w:r>
        <w:rPr>
          <w:spacing w:val="29"/>
        </w:rPr>
        <w:t xml:space="preserve"> </w:t>
      </w:r>
      <w:r>
        <w:t>model. The variables included are listed in Table 2.</w:t>
      </w:r>
      <w:r>
        <w:rPr>
          <w:spacing w:val="40"/>
        </w:rPr>
        <w:t xml:space="preserve"> </w:t>
      </w:r>
      <w:r>
        <w:t xml:space="preserve">To validate the model, public water systems from three states (New Jersey, Connecticut &amp; California) were joined to census blocks to classify the </w:t>
      </w:r>
      <w:r>
        <w:rPr>
          <w:spacing w:val="-2"/>
        </w:rPr>
        <w:t>intersecting</w:t>
      </w:r>
      <w:r>
        <w:rPr>
          <w:spacing w:val="-9"/>
        </w:rPr>
        <w:t xml:space="preserve"> </w:t>
      </w:r>
      <w:r>
        <w:rPr>
          <w:spacing w:val="-2"/>
        </w:rPr>
        <w:t>blocks</w:t>
      </w:r>
      <w:r>
        <w:rPr>
          <w:spacing w:val="-9"/>
        </w:rPr>
        <w:t xml:space="preserve"> </w:t>
      </w:r>
      <w:r>
        <w:rPr>
          <w:spacing w:val="-2"/>
        </w:rPr>
        <w:t>as</w:t>
      </w:r>
      <w:r>
        <w:rPr>
          <w:spacing w:val="-9"/>
        </w:rPr>
        <w:t xml:space="preserve"> </w:t>
      </w:r>
      <w:r>
        <w:rPr>
          <w:spacing w:val="-2"/>
        </w:rPr>
        <w:t>public</w:t>
      </w:r>
      <w:r>
        <w:rPr>
          <w:spacing w:val="-9"/>
        </w:rPr>
        <w:t xml:space="preserve"> </w:t>
      </w:r>
      <w:r>
        <w:rPr>
          <w:spacing w:val="-2"/>
        </w:rPr>
        <w:t>water</w:t>
      </w:r>
      <w:r>
        <w:rPr>
          <w:spacing w:val="-9"/>
        </w:rPr>
        <w:t xml:space="preserve"> </w:t>
      </w:r>
      <w:r>
        <w:rPr>
          <w:spacing w:val="-2"/>
        </w:rPr>
        <w:t>users.</w:t>
      </w:r>
      <w:r>
        <w:rPr>
          <w:spacing w:val="15"/>
        </w:rPr>
        <w:t xml:space="preserve"> </w:t>
      </w:r>
      <w:r>
        <w:rPr>
          <w:spacing w:val="-2"/>
        </w:rPr>
        <w:t>These</w:t>
      </w:r>
      <w:r>
        <w:rPr>
          <w:spacing w:val="-9"/>
        </w:rPr>
        <w:t xml:space="preserve"> </w:t>
      </w:r>
      <w:r>
        <w:rPr>
          <w:spacing w:val="-2"/>
        </w:rPr>
        <w:t>three</w:t>
      </w:r>
      <w:r>
        <w:rPr>
          <w:spacing w:val="-9"/>
        </w:rPr>
        <w:t xml:space="preserve"> </w:t>
      </w:r>
      <w:r>
        <w:rPr>
          <w:spacing w:val="-2"/>
        </w:rPr>
        <w:t>states</w:t>
      </w:r>
      <w:r>
        <w:rPr>
          <w:spacing w:val="-9"/>
        </w:rPr>
        <w:t xml:space="preserve"> </w:t>
      </w:r>
      <w:r>
        <w:rPr>
          <w:spacing w:val="-2"/>
        </w:rPr>
        <w:t>were</w:t>
      </w:r>
      <w:r>
        <w:rPr>
          <w:spacing w:val="-9"/>
        </w:rPr>
        <w:t xml:space="preserve"> </w:t>
      </w:r>
      <w:r>
        <w:rPr>
          <w:spacing w:val="-2"/>
        </w:rPr>
        <w:t>chosen</w:t>
      </w:r>
      <w:r>
        <w:rPr>
          <w:spacing w:val="-9"/>
        </w:rPr>
        <w:t xml:space="preserve"> </w:t>
      </w:r>
      <w:r>
        <w:rPr>
          <w:spacing w:val="-2"/>
        </w:rPr>
        <w:t>based</w:t>
      </w:r>
      <w:r>
        <w:rPr>
          <w:spacing w:val="-9"/>
        </w:rPr>
        <w:t xml:space="preserve"> </w:t>
      </w:r>
      <w:r>
        <w:rPr>
          <w:spacing w:val="-2"/>
        </w:rPr>
        <w:t>on</w:t>
      </w:r>
      <w:r>
        <w:rPr>
          <w:spacing w:val="-9"/>
        </w:rPr>
        <w:t xml:space="preserve"> </w:t>
      </w:r>
      <w:r>
        <w:rPr>
          <w:spacing w:val="-2"/>
        </w:rPr>
        <w:t>the</w:t>
      </w:r>
      <w:r>
        <w:rPr>
          <w:spacing w:val="-9"/>
        </w:rPr>
        <w:t xml:space="preserve"> </w:t>
      </w:r>
      <w:r>
        <w:rPr>
          <w:spacing w:val="-2"/>
        </w:rPr>
        <w:t xml:space="preserve">completeness </w:t>
      </w:r>
      <w:r>
        <w:t>and detail of their service area boundaries.</w:t>
      </w:r>
      <w:r>
        <w:rPr>
          <w:spacing w:val="21"/>
        </w:rPr>
        <w:t xml:space="preserve"> </w:t>
      </w:r>
      <w:r>
        <w:t xml:space="preserve">The final decision tree model (Figure </w:t>
      </w:r>
      <w:hyperlink w:anchor="_bookmark11" w:history="1">
        <w:r>
          <w:rPr>
            <w:color w:val="0000FF"/>
          </w:rPr>
          <w:t>3</w:t>
        </w:r>
      </w:hyperlink>
      <w:r>
        <w:t>) predicted the type</w:t>
      </w:r>
      <w:r>
        <w:rPr>
          <w:spacing w:val="-6"/>
        </w:rPr>
        <w:t xml:space="preserve"> </w:t>
      </w:r>
      <w:r>
        <w:t>of</w:t>
      </w:r>
      <w:r>
        <w:rPr>
          <w:spacing w:val="-6"/>
        </w:rPr>
        <w:t xml:space="preserve"> </w:t>
      </w:r>
      <w:r>
        <w:t>water</w:t>
      </w:r>
      <w:r>
        <w:rPr>
          <w:spacing w:val="-6"/>
        </w:rPr>
        <w:t xml:space="preserve"> </w:t>
      </w:r>
      <w:r>
        <w:t>supply</w:t>
      </w:r>
      <w:r>
        <w:rPr>
          <w:spacing w:val="-5"/>
        </w:rPr>
        <w:t xml:space="preserve"> </w:t>
      </w:r>
      <w:r>
        <w:t>correctly</w:t>
      </w:r>
      <w:r>
        <w:rPr>
          <w:spacing w:val="-6"/>
        </w:rPr>
        <w:t xml:space="preserve"> </w:t>
      </w:r>
      <w:r>
        <w:t>in</w:t>
      </w:r>
      <w:r>
        <w:rPr>
          <w:spacing w:val="-6"/>
        </w:rPr>
        <w:t xml:space="preserve"> </w:t>
      </w:r>
      <w:r>
        <w:t>93.14%</w:t>
      </w:r>
      <w:r>
        <w:rPr>
          <w:spacing w:val="-6"/>
        </w:rPr>
        <w:t xml:space="preserve"> </w:t>
      </w:r>
      <w:r>
        <w:t>of</w:t>
      </w:r>
      <w:r>
        <w:rPr>
          <w:spacing w:val="-5"/>
        </w:rPr>
        <w:t xml:space="preserve"> </w:t>
      </w:r>
      <w:r>
        <w:t>blocks</w:t>
      </w:r>
      <w:r>
        <w:rPr>
          <w:spacing w:val="-6"/>
        </w:rPr>
        <w:t xml:space="preserve"> </w:t>
      </w:r>
      <w:r>
        <w:t>in</w:t>
      </w:r>
      <w:r>
        <w:rPr>
          <w:spacing w:val="-6"/>
        </w:rPr>
        <w:t xml:space="preserve"> </w:t>
      </w:r>
      <w:r>
        <w:t>the</w:t>
      </w:r>
      <w:r>
        <w:rPr>
          <w:spacing w:val="-6"/>
        </w:rPr>
        <w:t xml:space="preserve"> </w:t>
      </w:r>
      <w:r>
        <w:t>testing</w:t>
      </w:r>
      <w:r>
        <w:rPr>
          <w:spacing w:val="-5"/>
        </w:rPr>
        <w:t xml:space="preserve"> </w:t>
      </w:r>
      <w:r>
        <w:t>dataset</w:t>
      </w:r>
      <w:r>
        <w:rPr>
          <w:spacing w:val="-6"/>
        </w:rPr>
        <w:t xml:space="preserve"> </w:t>
      </w:r>
      <w:r>
        <w:t>which</w:t>
      </w:r>
      <w:r>
        <w:rPr>
          <w:spacing w:val="-6"/>
        </w:rPr>
        <w:t xml:space="preserve"> </w:t>
      </w:r>
      <w:r>
        <w:t>was</w:t>
      </w:r>
      <w:r>
        <w:rPr>
          <w:spacing w:val="-6"/>
        </w:rPr>
        <w:t xml:space="preserve"> </w:t>
      </w:r>
      <w:r>
        <w:t>removed</w:t>
      </w:r>
      <w:r>
        <w:rPr>
          <w:spacing w:val="-6"/>
        </w:rPr>
        <w:t xml:space="preserve"> </w:t>
      </w:r>
      <w:r>
        <w:t>prior to training.</w:t>
      </w:r>
      <w:r>
        <w:rPr>
          <w:spacing w:val="40"/>
        </w:rPr>
        <w:t xml:space="preserve"> </w:t>
      </w:r>
      <w:r>
        <w:t>The accuracy of public use (sensitivity) was 95% and the accuracy of private use (specificity)</w:t>
      </w:r>
      <w:r>
        <w:rPr>
          <w:spacing w:val="-12"/>
        </w:rPr>
        <w:t xml:space="preserve"> </w:t>
      </w:r>
      <w:r>
        <w:t>was</w:t>
      </w:r>
      <w:r>
        <w:rPr>
          <w:spacing w:val="-12"/>
        </w:rPr>
        <w:t xml:space="preserve"> </w:t>
      </w:r>
      <w:r>
        <w:t>81%.</w:t>
      </w:r>
      <w:r>
        <w:rPr>
          <w:spacing w:val="9"/>
        </w:rPr>
        <w:t xml:space="preserve"> </w:t>
      </w:r>
      <w:r>
        <w:t>A</w:t>
      </w:r>
      <w:r>
        <w:rPr>
          <w:spacing w:val="-12"/>
        </w:rPr>
        <w:t xml:space="preserve"> </w:t>
      </w:r>
      <w:r>
        <w:t>secondary</w:t>
      </w:r>
      <w:r>
        <w:rPr>
          <w:spacing w:val="-12"/>
        </w:rPr>
        <w:t xml:space="preserve"> </w:t>
      </w:r>
      <w:r>
        <w:t>validation</w:t>
      </w:r>
      <w:r>
        <w:rPr>
          <w:spacing w:val="-12"/>
        </w:rPr>
        <w:t xml:space="preserve"> </w:t>
      </w:r>
      <w:r>
        <w:t>was</w:t>
      </w:r>
      <w:r>
        <w:rPr>
          <w:spacing w:val="-12"/>
        </w:rPr>
        <w:t xml:space="preserve"> </w:t>
      </w:r>
      <w:r>
        <w:t>performed</w:t>
      </w:r>
      <w:r>
        <w:rPr>
          <w:spacing w:val="-12"/>
        </w:rPr>
        <w:t xml:space="preserve"> </w:t>
      </w:r>
      <w:r>
        <w:t>using</w:t>
      </w:r>
      <w:r>
        <w:rPr>
          <w:spacing w:val="-12"/>
        </w:rPr>
        <w:t xml:space="preserve"> </w:t>
      </w:r>
      <w:r>
        <w:t>data</w:t>
      </w:r>
      <w:r>
        <w:rPr>
          <w:spacing w:val="-12"/>
        </w:rPr>
        <w:t xml:space="preserve"> </w:t>
      </w:r>
      <w:r>
        <w:t>from</w:t>
      </w:r>
      <w:r>
        <w:rPr>
          <w:spacing w:val="-12"/>
        </w:rPr>
        <w:t xml:space="preserve"> </w:t>
      </w:r>
      <w:r>
        <w:t>Washington,</w:t>
      </w:r>
      <w:r>
        <w:rPr>
          <w:spacing w:val="-11"/>
        </w:rPr>
        <w:t xml:space="preserve"> </w:t>
      </w:r>
      <w:r>
        <w:t>which was</w:t>
      </w:r>
      <w:r>
        <w:rPr>
          <w:spacing w:val="-2"/>
        </w:rPr>
        <w:t xml:space="preserve"> </w:t>
      </w:r>
      <w:r>
        <w:t>never</w:t>
      </w:r>
      <w:r>
        <w:rPr>
          <w:spacing w:val="-2"/>
        </w:rPr>
        <w:t xml:space="preserve"> </w:t>
      </w:r>
      <w:r>
        <w:t>exposed</w:t>
      </w:r>
      <w:r>
        <w:rPr>
          <w:spacing w:val="-2"/>
        </w:rPr>
        <w:t xml:space="preserve"> </w:t>
      </w:r>
      <w:r>
        <w:t>to</w:t>
      </w:r>
      <w:r>
        <w:rPr>
          <w:spacing w:val="-2"/>
        </w:rPr>
        <w:t xml:space="preserve"> </w:t>
      </w:r>
      <w:r>
        <w:t>the</w:t>
      </w:r>
      <w:r>
        <w:rPr>
          <w:spacing w:val="-2"/>
        </w:rPr>
        <w:t xml:space="preserve"> </w:t>
      </w:r>
      <w:r>
        <w:t>model</w:t>
      </w:r>
      <w:r>
        <w:rPr>
          <w:spacing w:val="-2"/>
        </w:rPr>
        <w:t xml:space="preserve"> </w:t>
      </w:r>
      <w:r>
        <w:t>for</w:t>
      </w:r>
      <w:r>
        <w:rPr>
          <w:spacing w:val="-2"/>
        </w:rPr>
        <w:t xml:space="preserve"> </w:t>
      </w:r>
      <w:r>
        <w:t>training</w:t>
      </w:r>
      <w:r>
        <w:rPr>
          <w:spacing w:val="-2"/>
        </w:rPr>
        <w:t xml:space="preserve"> </w:t>
      </w:r>
      <w:r>
        <w:t>(Table</w:t>
      </w:r>
      <w:r>
        <w:rPr>
          <w:spacing w:val="-2"/>
        </w:rPr>
        <w:t xml:space="preserve"> </w:t>
      </w:r>
      <w:hyperlink w:anchor="_bookmark12" w:history="1">
        <w:r>
          <w:rPr>
            <w:color w:val="0000FF"/>
          </w:rPr>
          <w:t>3</w:t>
        </w:r>
      </w:hyperlink>
      <w:r>
        <w:t>)</w:t>
      </w:r>
      <w:r>
        <w:rPr>
          <w:spacing w:val="-2"/>
        </w:rPr>
        <w:t xml:space="preserve"> </w:t>
      </w:r>
      <w:r>
        <w:t>For</w:t>
      </w:r>
      <w:r>
        <w:rPr>
          <w:spacing w:val="-2"/>
        </w:rPr>
        <w:t xml:space="preserve"> </w:t>
      </w:r>
      <w:r>
        <w:t>more</w:t>
      </w:r>
      <w:r>
        <w:rPr>
          <w:spacing w:val="-2"/>
        </w:rPr>
        <w:t xml:space="preserve"> </w:t>
      </w:r>
      <w:r>
        <w:t>details</w:t>
      </w:r>
      <w:r>
        <w:rPr>
          <w:spacing w:val="-2"/>
        </w:rPr>
        <w:t xml:space="preserve"> </w:t>
      </w:r>
      <w:r>
        <w:t>on</w:t>
      </w:r>
      <w:r>
        <w:rPr>
          <w:spacing w:val="-2"/>
        </w:rPr>
        <w:t xml:space="preserve"> </w:t>
      </w:r>
      <w:r>
        <w:t>this</w:t>
      </w:r>
      <w:r>
        <w:rPr>
          <w:spacing w:val="-2"/>
        </w:rPr>
        <w:t xml:space="preserve"> </w:t>
      </w:r>
      <w:r>
        <w:t>initial</w:t>
      </w:r>
      <w:r>
        <w:rPr>
          <w:spacing w:val="-2"/>
        </w:rPr>
        <w:t xml:space="preserve"> </w:t>
      </w:r>
      <w:r>
        <w:t>model,</w:t>
      </w:r>
      <w:r>
        <w:rPr>
          <w:spacing w:val="-2"/>
        </w:rPr>
        <w:t xml:space="preserve"> </w:t>
      </w:r>
      <w:r>
        <w:t xml:space="preserve">refer to the </w:t>
      </w:r>
      <w:hyperlink r:id="rId18">
        <w:r>
          <w:rPr>
            <w:color w:val="0000FF"/>
          </w:rPr>
          <w:t>2020 Water Source Model GitHub Site</w:t>
        </w:r>
      </w:hyperlink>
      <w:r>
        <w:t>.</w:t>
      </w:r>
    </w:p>
    <w:p w14:paraId="2A75AC80" w14:textId="77777777" w:rsidR="00041B53" w:rsidRDefault="00041B53">
      <w:pPr>
        <w:pStyle w:val="BodyText"/>
        <w:rPr>
          <w:sz w:val="30"/>
        </w:rPr>
      </w:pPr>
    </w:p>
    <w:p w14:paraId="2A75AC81" w14:textId="77777777" w:rsidR="00041B53" w:rsidRDefault="00104982">
      <w:pPr>
        <w:pStyle w:val="Heading2"/>
        <w:spacing w:before="1"/>
      </w:pPr>
      <w:bookmarkStart w:id="35" w:name="1:1_Match"/>
      <w:bookmarkStart w:id="36" w:name="_bookmark10"/>
      <w:bookmarkEnd w:id="35"/>
      <w:bookmarkEnd w:id="36"/>
      <w:r>
        <w:rPr>
          <w:w w:val="90"/>
        </w:rPr>
        <w:t>1:1</w:t>
      </w:r>
      <w:r>
        <w:rPr>
          <w:spacing w:val="-11"/>
          <w:w w:val="90"/>
        </w:rPr>
        <w:t xml:space="preserve"> </w:t>
      </w:r>
      <w:r>
        <w:rPr>
          <w:spacing w:val="-4"/>
          <w:w w:val="95"/>
        </w:rPr>
        <w:t>Match</w:t>
      </w:r>
    </w:p>
    <w:p w14:paraId="2A75AC82" w14:textId="77777777" w:rsidR="00041B53" w:rsidRDefault="00104982">
      <w:pPr>
        <w:pStyle w:val="BodyText"/>
        <w:spacing w:before="263" w:line="218" w:lineRule="auto"/>
        <w:ind w:left="114" w:right="337" w:firstLine="25"/>
        <w:jc w:val="both"/>
      </w:pPr>
      <w:r>
        <w:t xml:space="preserve">Census blocks that are predicted to be served by public water by the binary water use model </w:t>
      </w:r>
      <w:r>
        <w:rPr>
          <w:spacing w:val="-2"/>
        </w:rPr>
        <w:t>(Figure</w:t>
      </w:r>
      <w:r>
        <w:rPr>
          <w:spacing w:val="-12"/>
        </w:rPr>
        <w:t xml:space="preserve"> </w:t>
      </w:r>
      <w:hyperlink w:anchor="_bookmark11" w:history="1">
        <w:r>
          <w:rPr>
            <w:color w:val="0000FF"/>
            <w:spacing w:val="-2"/>
          </w:rPr>
          <w:t>3</w:t>
        </w:r>
      </w:hyperlink>
      <w:r>
        <w:rPr>
          <w:spacing w:val="-2"/>
        </w:rPr>
        <w:t>)</w:t>
      </w:r>
      <w:r>
        <w:rPr>
          <w:spacing w:val="-12"/>
        </w:rPr>
        <w:t xml:space="preserve"> </w:t>
      </w:r>
      <w:r>
        <w:rPr>
          <w:spacing w:val="-2"/>
        </w:rPr>
        <w:t>are</w:t>
      </w:r>
      <w:r>
        <w:rPr>
          <w:spacing w:val="-11"/>
        </w:rPr>
        <w:t xml:space="preserve"> </w:t>
      </w:r>
      <w:r>
        <w:rPr>
          <w:spacing w:val="-2"/>
        </w:rPr>
        <w:t>‘aggregated’</w:t>
      </w:r>
      <w:r>
        <w:rPr>
          <w:spacing w:val="-12"/>
        </w:rPr>
        <w:t xml:space="preserve"> </w:t>
      </w:r>
      <w:r>
        <w:rPr>
          <w:spacing w:val="-2"/>
        </w:rPr>
        <w:t>or</w:t>
      </w:r>
      <w:r>
        <w:rPr>
          <w:spacing w:val="-12"/>
        </w:rPr>
        <w:t xml:space="preserve"> </w:t>
      </w:r>
      <w:r>
        <w:rPr>
          <w:spacing w:val="-2"/>
        </w:rPr>
        <w:t>‘dissolved’</w:t>
      </w:r>
      <w:r>
        <w:rPr>
          <w:spacing w:val="-11"/>
        </w:rPr>
        <w:t xml:space="preserve"> </w:t>
      </w:r>
      <w:r>
        <w:rPr>
          <w:spacing w:val="-2"/>
        </w:rPr>
        <w:t>spatially,</w:t>
      </w:r>
      <w:r>
        <w:rPr>
          <w:spacing w:val="-11"/>
        </w:rPr>
        <w:t xml:space="preserve"> </w:t>
      </w:r>
      <w:r>
        <w:rPr>
          <w:spacing w:val="-2"/>
        </w:rPr>
        <w:t>meaning</w:t>
      </w:r>
      <w:r>
        <w:rPr>
          <w:spacing w:val="-12"/>
        </w:rPr>
        <w:t xml:space="preserve"> </w:t>
      </w:r>
      <w:r>
        <w:rPr>
          <w:spacing w:val="-2"/>
        </w:rPr>
        <w:t>they</w:t>
      </w:r>
      <w:r>
        <w:rPr>
          <w:spacing w:val="-12"/>
        </w:rPr>
        <w:t xml:space="preserve"> </w:t>
      </w:r>
      <w:r>
        <w:rPr>
          <w:spacing w:val="-2"/>
        </w:rPr>
        <w:t>are</w:t>
      </w:r>
      <w:r>
        <w:rPr>
          <w:spacing w:val="-11"/>
        </w:rPr>
        <w:t xml:space="preserve"> </w:t>
      </w:r>
      <w:r>
        <w:rPr>
          <w:spacing w:val="-2"/>
        </w:rPr>
        <w:t>combined</w:t>
      </w:r>
      <w:r>
        <w:rPr>
          <w:spacing w:val="-12"/>
        </w:rPr>
        <w:t xml:space="preserve"> </w:t>
      </w:r>
      <w:r>
        <w:rPr>
          <w:spacing w:val="-2"/>
        </w:rPr>
        <w:t>with</w:t>
      </w:r>
      <w:r>
        <w:rPr>
          <w:spacing w:val="-11"/>
        </w:rPr>
        <w:t xml:space="preserve"> </w:t>
      </w:r>
      <w:r>
        <w:rPr>
          <w:spacing w:val="-2"/>
        </w:rPr>
        <w:t>any</w:t>
      </w:r>
      <w:r>
        <w:rPr>
          <w:spacing w:val="-12"/>
        </w:rPr>
        <w:t xml:space="preserve"> </w:t>
      </w:r>
      <w:r>
        <w:rPr>
          <w:spacing w:val="-4"/>
        </w:rPr>
        <w:t>contiguous</w:t>
      </w:r>
    </w:p>
    <w:p w14:paraId="2A75AC83" w14:textId="77777777" w:rsidR="00041B53" w:rsidRDefault="00041B53">
      <w:pPr>
        <w:spacing w:line="218" w:lineRule="auto"/>
        <w:jc w:val="both"/>
        <w:sectPr w:rsidR="00041B53">
          <w:pgSz w:w="12240" w:h="15840"/>
          <w:pgMar w:top="1300" w:right="1100" w:bottom="1180" w:left="1300" w:header="0" w:footer="897" w:gutter="0"/>
          <w:cols w:space="720"/>
        </w:sectPr>
      </w:pPr>
    </w:p>
    <w:p w14:paraId="2A75AC84" w14:textId="77777777" w:rsidR="00041B53" w:rsidRDefault="00104982">
      <w:pPr>
        <w:pStyle w:val="BodyText"/>
        <w:ind w:left="194"/>
        <w:rPr>
          <w:sz w:val="20"/>
        </w:rPr>
      </w:pPr>
      <w:r>
        <w:rPr>
          <w:noProof/>
          <w:sz w:val="20"/>
        </w:rPr>
        <w:lastRenderedPageBreak/>
        <w:drawing>
          <wp:inline distT="0" distB="0" distL="0" distR="0" wp14:anchorId="2A75AE4A" wp14:editId="2A75AE4B">
            <wp:extent cx="5870458" cy="793242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9" cstate="print"/>
                    <a:stretch>
                      <a:fillRect/>
                    </a:stretch>
                  </pic:blipFill>
                  <pic:spPr>
                    <a:xfrm>
                      <a:off x="0" y="0"/>
                      <a:ext cx="5870458" cy="7932420"/>
                    </a:xfrm>
                    <a:prstGeom prst="rect">
                      <a:avLst/>
                    </a:prstGeom>
                  </pic:spPr>
                </pic:pic>
              </a:graphicData>
            </a:graphic>
          </wp:inline>
        </w:drawing>
      </w:r>
    </w:p>
    <w:p w14:paraId="2A75AC85" w14:textId="77777777" w:rsidR="00041B53" w:rsidRDefault="00104982">
      <w:pPr>
        <w:pStyle w:val="BodyText"/>
        <w:spacing w:before="186" w:line="218" w:lineRule="auto"/>
        <w:ind w:left="1070" w:hanging="931"/>
      </w:pPr>
      <w:bookmarkStart w:id="37" w:name="_bookmark11"/>
      <w:bookmarkEnd w:id="37"/>
      <w:r>
        <w:rPr>
          <w:spacing w:val="-2"/>
        </w:rPr>
        <w:t>Figure</w:t>
      </w:r>
      <w:r>
        <w:rPr>
          <w:spacing w:val="-9"/>
        </w:rPr>
        <w:t xml:space="preserve"> </w:t>
      </w:r>
      <w:r>
        <w:rPr>
          <w:spacing w:val="-2"/>
        </w:rPr>
        <w:t>3:</w:t>
      </w:r>
      <w:r>
        <w:rPr>
          <w:spacing w:val="-8"/>
        </w:rPr>
        <w:t xml:space="preserve"> </w:t>
      </w:r>
      <w:r>
        <w:rPr>
          <w:spacing w:val="-2"/>
        </w:rPr>
        <w:t>Visualization</w:t>
      </w:r>
      <w:r>
        <w:rPr>
          <w:spacing w:val="-12"/>
        </w:rPr>
        <w:t xml:space="preserve"> </w:t>
      </w:r>
      <w:r>
        <w:rPr>
          <w:spacing w:val="-2"/>
        </w:rPr>
        <w:t>of</w:t>
      </w:r>
      <w:r>
        <w:rPr>
          <w:spacing w:val="-11"/>
        </w:rPr>
        <w:t xml:space="preserve"> </w:t>
      </w:r>
      <w:r>
        <w:rPr>
          <w:spacing w:val="-2"/>
        </w:rPr>
        <w:t>decision</w:t>
      </w:r>
      <w:r>
        <w:rPr>
          <w:spacing w:val="-12"/>
        </w:rPr>
        <w:t xml:space="preserve"> </w:t>
      </w:r>
      <w:r>
        <w:rPr>
          <w:spacing w:val="-2"/>
        </w:rPr>
        <w:t>tree</w:t>
      </w:r>
      <w:r>
        <w:rPr>
          <w:spacing w:val="-12"/>
        </w:rPr>
        <w:t xml:space="preserve"> </w:t>
      </w:r>
      <w:r>
        <w:rPr>
          <w:spacing w:val="-2"/>
        </w:rPr>
        <w:t>to</w:t>
      </w:r>
      <w:r>
        <w:rPr>
          <w:spacing w:val="-12"/>
        </w:rPr>
        <w:t xml:space="preserve"> </w:t>
      </w:r>
      <w:r>
        <w:rPr>
          <w:spacing w:val="-2"/>
        </w:rPr>
        <w:t>predict</w:t>
      </w:r>
      <w:r>
        <w:rPr>
          <w:spacing w:val="-11"/>
        </w:rPr>
        <w:t xml:space="preserve"> </w:t>
      </w:r>
      <w:r>
        <w:rPr>
          <w:spacing w:val="-2"/>
        </w:rPr>
        <w:t>whether</w:t>
      </w:r>
      <w:r>
        <w:rPr>
          <w:spacing w:val="-12"/>
        </w:rPr>
        <w:t xml:space="preserve"> </w:t>
      </w:r>
      <w:r>
        <w:rPr>
          <w:spacing w:val="-2"/>
        </w:rPr>
        <w:t>a</w:t>
      </w:r>
      <w:r>
        <w:rPr>
          <w:spacing w:val="-12"/>
        </w:rPr>
        <w:t xml:space="preserve"> </w:t>
      </w:r>
      <w:r>
        <w:rPr>
          <w:spacing w:val="-2"/>
        </w:rPr>
        <w:t>census</w:t>
      </w:r>
      <w:r>
        <w:rPr>
          <w:spacing w:val="-12"/>
        </w:rPr>
        <w:t xml:space="preserve"> </w:t>
      </w:r>
      <w:r>
        <w:rPr>
          <w:spacing w:val="-2"/>
        </w:rPr>
        <w:t>block</w:t>
      </w:r>
      <w:r>
        <w:rPr>
          <w:spacing w:val="-11"/>
        </w:rPr>
        <w:t xml:space="preserve"> </w:t>
      </w:r>
      <w:r>
        <w:rPr>
          <w:spacing w:val="-2"/>
        </w:rPr>
        <w:t>is</w:t>
      </w:r>
      <w:r>
        <w:rPr>
          <w:spacing w:val="-12"/>
        </w:rPr>
        <w:t xml:space="preserve"> </w:t>
      </w:r>
      <w:r>
        <w:rPr>
          <w:spacing w:val="-2"/>
        </w:rPr>
        <w:t>served</w:t>
      </w:r>
      <w:r>
        <w:rPr>
          <w:spacing w:val="-12"/>
        </w:rPr>
        <w:t xml:space="preserve"> </w:t>
      </w:r>
      <w:r>
        <w:rPr>
          <w:spacing w:val="-2"/>
        </w:rPr>
        <w:t>by</w:t>
      </w:r>
      <w:r>
        <w:rPr>
          <w:spacing w:val="-12"/>
        </w:rPr>
        <w:t xml:space="preserve"> </w:t>
      </w:r>
      <w:r>
        <w:rPr>
          <w:spacing w:val="-2"/>
        </w:rPr>
        <w:t>a</w:t>
      </w:r>
      <w:r>
        <w:rPr>
          <w:spacing w:val="-11"/>
        </w:rPr>
        <w:t xml:space="preserve"> </w:t>
      </w:r>
      <w:r>
        <w:rPr>
          <w:spacing w:val="-2"/>
        </w:rPr>
        <w:t>public</w:t>
      </w:r>
      <w:r>
        <w:rPr>
          <w:spacing w:val="-12"/>
        </w:rPr>
        <w:t xml:space="preserve"> </w:t>
      </w:r>
      <w:r>
        <w:rPr>
          <w:spacing w:val="-2"/>
        </w:rPr>
        <w:t>water system.</w:t>
      </w:r>
    </w:p>
    <w:p w14:paraId="2A75AC86" w14:textId="77777777" w:rsidR="00041B53" w:rsidRDefault="00041B53">
      <w:pPr>
        <w:spacing w:line="218" w:lineRule="auto"/>
        <w:sectPr w:rsidR="00041B53">
          <w:pgSz w:w="12240" w:h="15840"/>
          <w:pgMar w:top="1440" w:right="1100" w:bottom="1080" w:left="1300" w:header="0" w:footer="897" w:gutter="0"/>
          <w:cols w:space="720"/>
        </w:sectPr>
      </w:pPr>
    </w:p>
    <w:p w14:paraId="2A75AC87" w14:textId="77777777" w:rsidR="00041B53" w:rsidRDefault="00104982">
      <w:pPr>
        <w:pStyle w:val="BodyText"/>
        <w:spacing w:before="119" w:line="218" w:lineRule="auto"/>
        <w:ind w:left="982" w:right="168" w:hanging="843"/>
      </w:pPr>
      <w:bookmarkStart w:id="38" w:name="_bookmark12"/>
      <w:bookmarkEnd w:id="38"/>
      <w:r>
        <w:lastRenderedPageBreak/>
        <w:t>Table</w:t>
      </w:r>
      <w:r>
        <w:rPr>
          <w:spacing w:val="-5"/>
        </w:rPr>
        <w:t xml:space="preserve"> </w:t>
      </w:r>
      <w:r>
        <w:t>3:</w:t>
      </w:r>
      <w:r>
        <w:rPr>
          <w:spacing w:val="-5"/>
        </w:rPr>
        <w:t xml:space="preserve"> </w:t>
      </w:r>
      <w:r>
        <w:t>Confusion matrix showing both decision tree predictions for both the out of bag testing set and data from Washington.</w:t>
      </w:r>
    </w:p>
    <w:p w14:paraId="2A75AC88" w14:textId="77777777" w:rsidR="00041B53" w:rsidRDefault="00104982">
      <w:pPr>
        <w:pStyle w:val="BodyText"/>
        <w:spacing w:before="1"/>
        <w:rPr>
          <w:sz w:val="18"/>
        </w:rPr>
      </w:pPr>
      <w:r>
        <w:rPr>
          <w:noProof/>
        </w:rPr>
        <w:drawing>
          <wp:anchor distT="0" distB="0" distL="0" distR="0" simplePos="0" relativeHeight="487593472" behindDoc="1" locked="0" layoutInCell="1" allowOverlap="1" wp14:anchorId="2A75AE4C" wp14:editId="2A75AE4D">
            <wp:simplePos x="0" y="0"/>
            <wp:positionH relativeFrom="page">
              <wp:posOffset>2551006</wp:posOffset>
            </wp:positionH>
            <wp:positionV relativeFrom="paragraph">
              <wp:posOffset>170092</wp:posOffset>
            </wp:positionV>
            <wp:extent cx="2663951" cy="1295780"/>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20" cstate="print"/>
                    <a:stretch>
                      <a:fillRect/>
                    </a:stretch>
                  </pic:blipFill>
                  <pic:spPr>
                    <a:xfrm>
                      <a:off x="0" y="0"/>
                      <a:ext cx="2663951" cy="1295780"/>
                    </a:xfrm>
                    <a:prstGeom prst="rect">
                      <a:avLst/>
                    </a:prstGeom>
                  </pic:spPr>
                </pic:pic>
              </a:graphicData>
            </a:graphic>
          </wp:anchor>
        </w:drawing>
      </w:r>
    </w:p>
    <w:p w14:paraId="2A75AC89" w14:textId="77777777" w:rsidR="00041B53" w:rsidRDefault="00041B53">
      <w:pPr>
        <w:pStyle w:val="BodyText"/>
        <w:spacing w:before="5"/>
        <w:rPr>
          <w:sz w:val="34"/>
        </w:rPr>
      </w:pPr>
    </w:p>
    <w:p w14:paraId="2A75AC8A" w14:textId="77777777" w:rsidR="00041B53" w:rsidRDefault="00104982">
      <w:pPr>
        <w:pStyle w:val="BodyText"/>
        <w:spacing w:line="218" w:lineRule="auto"/>
        <w:ind w:left="132" w:right="295" w:firstLine="7"/>
        <w:jc w:val="both"/>
      </w:pPr>
      <w:r>
        <w:t>blocks</w:t>
      </w:r>
      <w:r>
        <w:rPr>
          <w:spacing w:val="-9"/>
        </w:rPr>
        <w:t xml:space="preserve"> </w:t>
      </w:r>
      <w:r>
        <w:t>that</w:t>
      </w:r>
      <w:r>
        <w:rPr>
          <w:spacing w:val="-9"/>
        </w:rPr>
        <w:t xml:space="preserve"> </w:t>
      </w:r>
      <w:r>
        <w:t>are</w:t>
      </w:r>
      <w:r>
        <w:rPr>
          <w:spacing w:val="-9"/>
        </w:rPr>
        <w:t xml:space="preserve"> </w:t>
      </w:r>
      <w:r>
        <w:t>also</w:t>
      </w:r>
      <w:r>
        <w:rPr>
          <w:spacing w:val="-9"/>
        </w:rPr>
        <w:t xml:space="preserve"> </w:t>
      </w:r>
      <w:r>
        <w:t>estimated</w:t>
      </w:r>
      <w:r>
        <w:rPr>
          <w:spacing w:val="-9"/>
        </w:rPr>
        <w:t xml:space="preserve"> </w:t>
      </w:r>
      <w:r>
        <w:t>to</w:t>
      </w:r>
      <w:r>
        <w:rPr>
          <w:spacing w:val="-9"/>
        </w:rPr>
        <w:t xml:space="preserve"> </w:t>
      </w:r>
      <w:r>
        <w:t>be</w:t>
      </w:r>
      <w:r>
        <w:rPr>
          <w:spacing w:val="-9"/>
        </w:rPr>
        <w:t xml:space="preserve"> </w:t>
      </w:r>
      <w:r>
        <w:t>served</w:t>
      </w:r>
      <w:r>
        <w:rPr>
          <w:spacing w:val="-9"/>
        </w:rPr>
        <w:t xml:space="preserve"> </w:t>
      </w:r>
      <w:r>
        <w:t>by</w:t>
      </w:r>
      <w:r>
        <w:rPr>
          <w:spacing w:val="-9"/>
        </w:rPr>
        <w:t xml:space="preserve"> </w:t>
      </w:r>
      <w:r>
        <w:t>public</w:t>
      </w:r>
      <w:r>
        <w:rPr>
          <w:spacing w:val="-9"/>
        </w:rPr>
        <w:t xml:space="preserve"> </w:t>
      </w:r>
      <w:r>
        <w:t>water</w:t>
      </w:r>
      <w:r>
        <w:rPr>
          <w:spacing w:val="-9"/>
        </w:rPr>
        <w:t xml:space="preserve"> </w:t>
      </w:r>
      <w:r>
        <w:t>systems</w:t>
      </w:r>
      <w:r>
        <w:rPr>
          <w:spacing w:val="-9"/>
        </w:rPr>
        <w:t xml:space="preserve"> </w:t>
      </w:r>
      <w:r>
        <w:t>into</w:t>
      </w:r>
      <w:r>
        <w:rPr>
          <w:spacing w:val="-9"/>
        </w:rPr>
        <w:t xml:space="preserve"> </w:t>
      </w:r>
      <w:r>
        <w:t>larger</w:t>
      </w:r>
      <w:r>
        <w:rPr>
          <w:spacing w:val="-9"/>
        </w:rPr>
        <w:t xml:space="preserve"> </w:t>
      </w:r>
      <w:r>
        <w:t>polygons.</w:t>
      </w:r>
      <w:r>
        <w:rPr>
          <w:spacing w:val="9"/>
        </w:rPr>
        <w:t xml:space="preserve"> </w:t>
      </w:r>
      <w:commentRangeStart w:id="39"/>
      <w:r>
        <w:t>A</w:t>
      </w:r>
      <w:r>
        <w:rPr>
          <w:spacing w:val="-9"/>
        </w:rPr>
        <w:t xml:space="preserve"> </w:t>
      </w:r>
      <w:r>
        <w:t>public probability threshold of .7 and higher was used to classify block as exclusively on public water</w:t>
      </w:r>
      <w:commentRangeEnd w:id="39"/>
      <w:r w:rsidR="004331F3">
        <w:rPr>
          <w:rStyle w:val="CommentReference"/>
        </w:rPr>
        <w:commentReference w:id="39"/>
      </w:r>
      <w:r>
        <w:t>. These aggregated polygons are then spatially joined with facility locations from SDWIS, which include intakes, wells, and treatment plants.</w:t>
      </w:r>
      <w:r>
        <w:rPr>
          <w:spacing w:val="40"/>
        </w:rPr>
        <w:t xml:space="preserve"> </w:t>
      </w:r>
      <w:r>
        <w:t>If a single aggregated area can only be associated with facilities from a single public water system, that area is assigned its associated PWSID.</w:t>
      </w:r>
    </w:p>
    <w:p w14:paraId="2A75AC8B" w14:textId="77777777" w:rsidR="00041B53" w:rsidRDefault="00104982">
      <w:pPr>
        <w:pStyle w:val="BodyText"/>
        <w:spacing w:before="140" w:line="218" w:lineRule="auto"/>
        <w:ind w:left="140" w:right="312" w:hanging="9"/>
        <w:jc w:val="both"/>
      </w:pPr>
      <w:r>
        <w:t>As a general approach to modeling, simplicity is typically preferred over complexity.</w:t>
      </w:r>
      <w:r>
        <w:rPr>
          <w:spacing w:val="40"/>
        </w:rPr>
        <w:t xml:space="preserve"> </w:t>
      </w:r>
      <w:r>
        <w:t xml:space="preserve">The 1:1 </w:t>
      </w:r>
      <w:r>
        <w:rPr>
          <w:spacing w:val="-2"/>
        </w:rPr>
        <w:t>matching</w:t>
      </w:r>
      <w:r>
        <w:rPr>
          <w:spacing w:val="-11"/>
        </w:rPr>
        <w:t xml:space="preserve"> </w:t>
      </w:r>
      <w:r>
        <w:rPr>
          <w:spacing w:val="-2"/>
        </w:rPr>
        <w:t>was</w:t>
      </w:r>
      <w:r>
        <w:rPr>
          <w:spacing w:val="-11"/>
        </w:rPr>
        <w:t xml:space="preserve"> </w:t>
      </w:r>
      <w:r>
        <w:rPr>
          <w:spacing w:val="-2"/>
        </w:rPr>
        <w:t>an</w:t>
      </w:r>
      <w:r>
        <w:rPr>
          <w:spacing w:val="-11"/>
        </w:rPr>
        <w:t xml:space="preserve"> </w:t>
      </w:r>
      <w:r>
        <w:rPr>
          <w:spacing w:val="-2"/>
        </w:rPr>
        <w:t>attempt</w:t>
      </w:r>
      <w:r>
        <w:rPr>
          <w:spacing w:val="-11"/>
        </w:rPr>
        <w:t xml:space="preserve"> </w:t>
      </w:r>
      <w:r>
        <w:rPr>
          <w:spacing w:val="-2"/>
        </w:rPr>
        <w:t>to</w:t>
      </w:r>
      <w:r>
        <w:rPr>
          <w:spacing w:val="-10"/>
        </w:rPr>
        <w:t xml:space="preserve"> </w:t>
      </w:r>
      <w:r>
        <w:rPr>
          <w:spacing w:val="-2"/>
        </w:rPr>
        <w:t>resolve</w:t>
      </w:r>
      <w:r>
        <w:rPr>
          <w:spacing w:val="-11"/>
        </w:rPr>
        <w:t xml:space="preserve"> </w:t>
      </w:r>
      <w:r>
        <w:rPr>
          <w:spacing w:val="-2"/>
        </w:rPr>
        <w:t>system</w:t>
      </w:r>
      <w:r>
        <w:rPr>
          <w:spacing w:val="-11"/>
        </w:rPr>
        <w:t xml:space="preserve"> </w:t>
      </w:r>
      <w:r>
        <w:rPr>
          <w:spacing w:val="-2"/>
        </w:rPr>
        <w:t>assignments</w:t>
      </w:r>
      <w:r>
        <w:rPr>
          <w:spacing w:val="-11"/>
        </w:rPr>
        <w:t xml:space="preserve"> </w:t>
      </w:r>
      <w:r>
        <w:rPr>
          <w:spacing w:val="-2"/>
        </w:rPr>
        <w:t>in</w:t>
      </w:r>
      <w:r>
        <w:rPr>
          <w:spacing w:val="-10"/>
        </w:rPr>
        <w:t xml:space="preserve"> </w:t>
      </w:r>
      <w:r>
        <w:rPr>
          <w:spacing w:val="-2"/>
        </w:rPr>
        <w:t>a</w:t>
      </w:r>
      <w:r>
        <w:rPr>
          <w:spacing w:val="-11"/>
        </w:rPr>
        <w:t xml:space="preserve"> </w:t>
      </w:r>
      <w:r>
        <w:rPr>
          <w:spacing w:val="-2"/>
        </w:rPr>
        <w:t>very</w:t>
      </w:r>
      <w:r>
        <w:rPr>
          <w:spacing w:val="-11"/>
        </w:rPr>
        <w:t xml:space="preserve"> </w:t>
      </w:r>
      <w:r>
        <w:rPr>
          <w:spacing w:val="-2"/>
        </w:rPr>
        <w:t>simple</w:t>
      </w:r>
      <w:r>
        <w:rPr>
          <w:spacing w:val="-10"/>
        </w:rPr>
        <w:t xml:space="preserve"> </w:t>
      </w:r>
      <w:r>
        <w:rPr>
          <w:spacing w:val="-2"/>
        </w:rPr>
        <w:t>way,</w:t>
      </w:r>
      <w:r>
        <w:rPr>
          <w:spacing w:val="-10"/>
        </w:rPr>
        <w:t xml:space="preserve"> </w:t>
      </w:r>
      <w:r>
        <w:rPr>
          <w:spacing w:val="-2"/>
        </w:rPr>
        <w:t>eliminating</w:t>
      </w:r>
      <w:r>
        <w:rPr>
          <w:spacing w:val="-10"/>
        </w:rPr>
        <w:t xml:space="preserve"> </w:t>
      </w:r>
      <w:r>
        <w:rPr>
          <w:spacing w:val="-2"/>
        </w:rPr>
        <w:t>the</w:t>
      </w:r>
      <w:r>
        <w:rPr>
          <w:spacing w:val="-10"/>
        </w:rPr>
        <w:t xml:space="preserve"> </w:t>
      </w:r>
      <w:r>
        <w:rPr>
          <w:spacing w:val="-2"/>
        </w:rPr>
        <w:t xml:space="preserve">need </w:t>
      </w:r>
      <w:r>
        <w:rPr>
          <w:spacing w:val="-6"/>
        </w:rPr>
        <w:t>for more complex random forest modeling.</w:t>
      </w:r>
      <w:r>
        <w:rPr>
          <w:spacing w:val="34"/>
        </w:rPr>
        <w:t xml:space="preserve"> </w:t>
      </w:r>
      <w:r>
        <w:rPr>
          <w:spacing w:val="-6"/>
        </w:rPr>
        <w:t xml:space="preserve">Approximately 8,000 systems were assigned (or matched) </w:t>
      </w:r>
      <w:r>
        <w:t>using</w:t>
      </w:r>
      <w:r>
        <w:rPr>
          <w:spacing w:val="-14"/>
        </w:rPr>
        <w:t xml:space="preserve"> </w:t>
      </w:r>
      <w:r>
        <w:t>this</w:t>
      </w:r>
      <w:r>
        <w:rPr>
          <w:spacing w:val="-14"/>
        </w:rPr>
        <w:t xml:space="preserve"> </w:t>
      </w:r>
      <w:r>
        <w:t>method.</w:t>
      </w:r>
      <w:r>
        <w:rPr>
          <w:spacing w:val="-7"/>
        </w:rPr>
        <w:t xml:space="preserve"> </w:t>
      </w:r>
      <w:r>
        <w:t>This</w:t>
      </w:r>
      <w:r>
        <w:rPr>
          <w:spacing w:val="-14"/>
        </w:rPr>
        <w:t xml:space="preserve"> </w:t>
      </w:r>
      <w:r>
        <w:t>method</w:t>
      </w:r>
      <w:r>
        <w:rPr>
          <w:spacing w:val="-13"/>
        </w:rPr>
        <w:t xml:space="preserve"> </w:t>
      </w:r>
      <w:r>
        <w:t>leveraged</w:t>
      </w:r>
      <w:r>
        <w:rPr>
          <w:spacing w:val="-14"/>
        </w:rPr>
        <w:t xml:space="preserve"> </w:t>
      </w:r>
      <w:r>
        <w:t>the</w:t>
      </w:r>
      <w:r>
        <w:rPr>
          <w:spacing w:val="-14"/>
        </w:rPr>
        <w:t xml:space="preserve"> </w:t>
      </w:r>
      <w:r>
        <w:t>decision</w:t>
      </w:r>
      <w:r>
        <w:rPr>
          <w:spacing w:val="-14"/>
        </w:rPr>
        <w:t xml:space="preserve"> </w:t>
      </w:r>
      <w:r>
        <w:t>tree</w:t>
      </w:r>
      <w:r>
        <w:rPr>
          <w:spacing w:val="-13"/>
        </w:rPr>
        <w:t xml:space="preserve"> </w:t>
      </w:r>
      <w:r>
        <w:t>output</w:t>
      </w:r>
      <w:r>
        <w:rPr>
          <w:spacing w:val="-14"/>
        </w:rPr>
        <w:t xml:space="preserve"> </w:t>
      </w:r>
      <w:r>
        <w:t>to</w:t>
      </w:r>
      <w:r>
        <w:rPr>
          <w:spacing w:val="-14"/>
        </w:rPr>
        <w:t xml:space="preserve"> </w:t>
      </w:r>
      <w:r>
        <w:t>determine</w:t>
      </w:r>
      <w:r>
        <w:rPr>
          <w:spacing w:val="-14"/>
        </w:rPr>
        <w:t xml:space="preserve"> </w:t>
      </w:r>
      <w:r>
        <w:t>system</w:t>
      </w:r>
      <w:r>
        <w:rPr>
          <w:spacing w:val="-13"/>
        </w:rPr>
        <w:t xml:space="preserve"> </w:t>
      </w:r>
      <w:r>
        <w:t>boundary size.</w:t>
      </w:r>
      <w:r>
        <w:rPr>
          <w:spacing w:val="15"/>
        </w:rPr>
        <w:t xml:space="preserve"> </w:t>
      </w:r>
      <w:r>
        <w:t>Since</w:t>
      </w:r>
      <w:r>
        <w:rPr>
          <w:spacing w:val="-7"/>
        </w:rPr>
        <w:t xml:space="preserve"> </w:t>
      </w:r>
      <w:r>
        <w:t>the</w:t>
      </w:r>
      <w:r>
        <w:rPr>
          <w:spacing w:val="-7"/>
        </w:rPr>
        <w:t xml:space="preserve"> </w:t>
      </w:r>
      <w:r>
        <w:t>model</w:t>
      </w:r>
      <w:r>
        <w:rPr>
          <w:spacing w:val="-7"/>
        </w:rPr>
        <w:t xml:space="preserve"> </w:t>
      </w:r>
      <w:r>
        <w:t>provided</w:t>
      </w:r>
      <w:r>
        <w:rPr>
          <w:spacing w:val="-7"/>
        </w:rPr>
        <w:t xml:space="preserve"> </w:t>
      </w:r>
      <w:r>
        <w:t>confidence</w:t>
      </w:r>
      <w:r>
        <w:rPr>
          <w:spacing w:val="-7"/>
        </w:rPr>
        <w:t xml:space="preserve"> </w:t>
      </w:r>
      <w:r>
        <w:t>levels</w:t>
      </w:r>
      <w:r>
        <w:rPr>
          <w:spacing w:val="-7"/>
        </w:rPr>
        <w:t xml:space="preserve"> </w:t>
      </w:r>
      <w:r>
        <w:t>associated</w:t>
      </w:r>
      <w:r>
        <w:rPr>
          <w:spacing w:val="-7"/>
        </w:rPr>
        <w:t xml:space="preserve"> </w:t>
      </w:r>
      <w:r>
        <w:t>to</w:t>
      </w:r>
      <w:r>
        <w:rPr>
          <w:spacing w:val="-7"/>
        </w:rPr>
        <w:t xml:space="preserve"> </w:t>
      </w:r>
      <w:r>
        <w:t>every</w:t>
      </w:r>
      <w:r>
        <w:rPr>
          <w:spacing w:val="-7"/>
        </w:rPr>
        <w:t xml:space="preserve"> </w:t>
      </w:r>
      <w:r>
        <w:t>block,</w:t>
      </w:r>
      <w:r>
        <w:rPr>
          <w:spacing w:val="-6"/>
        </w:rPr>
        <w:t xml:space="preserve"> </w:t>
      </w:r>
      <w:r>
        <w:t>from</w:t>
      </w:r>
      <w:r>
        <w:rPr>
          <w:spacing w:val="-7"/>
        </w:rPr>
        <w:t xml:space="preserve"> </w:t>
      </w:r>
      <w:r>
        <w:t>0=confident</w:t>
      </w:r>
      <w:r>
        <w:rPr>
          <w:spacing w:val="-7"/>
        </w:rPr>
        <w:t xml:space="preserve"> </w:t>
      </w:r>
      <w:r>
        <w:t>that that</w:t>
      </w:r>
      <w:r>
        <w:rPr>
          <w:spacing w:val="-8"/>
        </w:rPr>
        <w:t xml:space="preserve"> </w:t>
      </w:r>
      <w:r>
        <w:t>the</w:t>
      </w:r>
      <w:r>
        <w:rPr>
          <w:spacing w:val="-8"/>
        </w:rPr>
        <w:t xml:space="preserve"> </w:t>
      </w:r>
      <w:r>
        <w:t>block</w:t>
      </w:r>
      <w:r>
        <w:rPr>
          <w:spacing w:val="-8"/>
        </w:rPr>
        <w:t xml:space="preserve"> </w:t>
      </w:r>
      <w:r>
        <w:t>is</w:t>
      </w:r>
      <w:r>
        <w:rPr>
          <w:spacing w:val="-8"/>
        </w:rPr>
        <w:t xml:space="preserve"> </w:t>
      </w:r>
      <w:r>
        <w:t>privately</w:t>
      </w:r>
      <w:r>
        <w:rPr>
          <w:spacing w:val="-8"/>
        </w:rPr>
        <w:t xml:space="preserve"> </w:t>
      </w:r>
      <w:r>
        <w:t>supplied;</w:t>
      </w:r>
      <w:r>
        <w:rPr>
          <w:spacing w:val="-6"/>
        </w:rPr>
        <w:t xml:space="preserve"> </w:t>
      </w:r>
      <w:r>
        <w:t>to</w:t>
      </w:r>
      <w:r>
        <w:rPr>
          <w:spacing w:val="-8"/>
        </w:rPr>
        <w:t xml:space="preserve"> </w:t>
      </w:r>
      <w:r>
        <w:t>1=</w:t>
      </w:r>
      <w:r>
        <w:rPr>
          <w:spacing w:val="-8"/>
        </w:rPr>
        <w:t xml:space="preserve"> </w:t>
      </w:r>
      <w:r>
        <w:t>confident</w:t>
      </w:r>
      <w:r>
        <w:rPr>
          <w:spacing w:val="-8"/>
        </w:rPr>
        <w:t xml:space="preserve"> </w:t>
      </w:r>
      <w:r>
        <w:t>that</w:t>
      </w:r>
      <w:r>
        <w:rPr>
          <w:spacing w:val="-8"/>
        </w:rPr>
        <w:t xml:space="preserve"> </w:t>
      </w:r>
      <w:r>
        <w:t>block</w:t>
      </w:r>
      <w:r>
        <w:rPr>
          <w:spacing w:val="-8"/>
        </w:rPr>
        <w:t xml:space="preserve"> </w:t>
      </w:r>
      <w:r>
        <w:t>is</w:t>
      </w:r>
      <w:r>
        <w:rPr>
          <w:spacing w:val="-8"/>
        </w:rPr>
        <w:t xml:space="preserve"> </w:t>
      </w:r>
      <w:r>
        <w:t>publicly</w:t>
      </w:r>
      <w:r>
        <w:rPr>
          <w:spacing w:val="-8"/>
        </w:rPr>
        <w:t xml:space="preserve"> </w:t>
      </w:r>
      <w:r>
        <w:t>supplied.</w:t>
      </w:r>
      <w:r>
        <w:rPr>
          <w:spacing w:val="13"/>
        </w:rPr>
        <w:t xml:space="preserve"> </w:t>
      </w:r>
      <w:r>
        <w:t>We</w:t>
      </w:r>
      <w:r>
        <w:rPr>
          <w:spacing w:val="-8"/>
        </w:rPr>
        <w:t xml:space="preserve"> </w:t>
      </w:r>
      <w:r>
        <w:t>found</w:t>
      </w:r>
      <w:r>
        <w:rPr>
          <w:spacing w:val="-8"/>
        </w:rPr>
        <w:t xml:space="preserve"> </w:t>
      </w:r>
      <w:r>
        <w:t xml:space="preserve">that </w:t>
      </w:r>
      <w:commentRangeStart w:id="40"/>
      <w:r>
        <w:t>a</w:t>
      </w:r>
      <w:r>
        <w:rPr>
          <w:spacing w:val="-5"/>
        </w:rPr>
        <w:t xml:space="preserve"> </w:t>
      </w:r>
      <w:r>
        <w:t>value</w:t>
      </w:r>
      <w:r>
        <w:rPr>
          <w:spacing w:val="-5"/>
        </w:rPr>
        <w:t xml:space="preserve"> </w:t>
      </w:r>
      <w:r>
        <w:t>of</w:t>
      </w:r>
      <w:r>
        <w:rPr>
          <w:spacing w:val="-4"/>
        </w:rPr>
        <w:t xml:space="preserve"> </w:t>
      </w:r>
      <w:r>
        <w:t>0.7</w:t>
      </w:r>
      <w:r>
        <w:rPr>
          <w:spacing w:val="-5"/>
        </w:rPr>
        <w:t xml:space="preserve"> </w:t>
      </w:r>
      <w:r>
        <w:t>closely</w:t>
      </w:r>
      <w:r>
        <w:rPr>
          <w:spacing w:val="-5"/>
        </w:rPr>
        <w:t xml:space="preserve"> </w:t>
      </w:r>
      <w:r>
        <w:t>approximated</w:t>
      </w:r>
      <w:r>
        <w:rPr>
          <w:spacing w:val="-5"/>
        </w:rPr>
        <w:t xml:space="preserve"> </w:t>
      </w:r>
      <w:r>
        <w:t>the</w:t>
      </w:r>
      <w:r>
        <w:rPr>
          <w:spacing w:val="-5"/>
        </w:rPr>
        <w:t xml:space="preserve"> </w:t>
      </w:r>
      <w:r>
        <w:t>system</w:t>
      </w:r>
      <w:r>
        <w:rPr>
          <w:spacing w:val="-5"/>
        </w:rPr>
        <w:t xml:space="preserve"> </w:t>
      </w:r>
      <w:r>
        <w:t>boundary</w:t>
      </w:r>
      <w:r>
        <w:rPr>
          <w:spacing w:val="-4"/>
        </w:rPr>
        <w:t xml:space="preserve"> </w:t>
      </w:r>
      <w:r>
        <w:t>size</w:t>
      </w:r>
      <w:r>
        <w:rPr>
          <w:spacing w:val="-5"/>
        </w:rPr>
        <w:t xml:space="preserve"> </w:t>
      </w:r>
      <w:r>
        <w:t>and</w:t>
      </w:r>
      <w:r>
        <w:rPr>
          <w:spacing w:val="-5"/>
        </w:rPr>
        <w:t xml:space="preserve"> </w:t>
      </w:r>
      <w:r>
        <w:t>shape</w:t>
      </w:r>
      <w:r>
        <w:rPr>
          <w:spacing w:val="-4"/>
        </w:rPr>
        <w:t xml:space="preserve"> </w:t>
      </w:r>
      <w:r>
        <w:t>when</w:t>
      </w:r>
      <w:r>
        <w:rPr>
          <w:spacing w:val="-5"/>
        </w:rPr>
        <w:t xml:space="preserve"> </w:t>
      </w:r>
      <w:r>
        <w:t>compared</w:t>
      </w:r>
      <w:r>
        <w:rPr>
          <w:spacing w:val="-5"/>
        </w:rPr>
        <w:t xml:space="preserve"> </w:t>
      </w:r>
      <w:r>
        <w:t>to</w:t>
      </w:r>
      <w:r>
        <w:rPr>
          <w:spacing w:val="-4"/>
        </w:rPr>
        <w:t xml:space="preserve"> </w:t>
      </w:r>
      <w:r>
        <w:t xml:space="preserve">state </w:t>
      </w:r>
      <w:r>
        <w:rPr>
          <w:spacing w:val="-4"/>
        </w:rPr>
        <w:t>supplied</w:t>
      </w:r>
      <w:r>
        <w:rPr>
          <w:spacing w:val="-7"/>
        </w:rPr>
        <w:t xml:space="preserve"> </w:t>
      </w:r>
      <w:r>
        <w:rPr>
          <w:spacing w:val="-4"/>
        </w:rPr>
        <w:t>boundaries</w:t>
      </w:r>
      <w:commentRangeEnd w:id="40"/>
      <w:r w:rsidR="004331F3">
        <w:rPr>
          <w:rStyle w:val="CommentReference"/>
        </w:rPr>
        <w:commentReference w:id="40"/>
      </w:r>
      <w:r>
        <w:rPr>
          <w:spacing w:val="-4"/>
        </w:rPr>
        <w:t>.</w:t>
      </w:r>
      <w:r>
        <w:rPr>
          <w:spacing w:val="29"/>
        </w:rPr>
        <w:t xml:space="preserve"> </w:t>
      </w:r>
      <w:r>
        <w:rPr>
          <w:spacing w:val="-4"/>
        </w:rPr>
        <w:t>After</w:t>
      </w:r>
      <w:r>
        <w:rPr>
          <w:spacing w:val="-7"/>
        </w:rPr>
        <w:t xml:space="preserve"> </w:t>
      </w:r>
      <w:r>
        <w:rPr>
          <w:spacing w:val="-4"/>
        </w:rPr>
        <w:t>applying</w:t>
      </w:r>
      <w:r>
        <w:rPr>
          <w:spacing w:val="-7"/>
        </w:rPr>
        <w:t xml:space="preserve"> </w:t>
      </w:r>
      <w:proofErr w:type="gramStart"/>
      <w:r>
        <w:rPr>
          <w:spacing w:val="-4"/>
        </w:rPr>
        <w:t>this</w:t>
      </w:r>
      <w:r>
        <w:rPr>
          <w:spacing w:val="-7"/>
        </w:rPr>
        <w:t xml:space="preserve"> </w:t>
      </w:r>
      <w:r>
        <w:rPr>
          <w:spacing w:val="-4"/>
        </w:rPr>
        <w:t>criteria</w:t>
      </w:r>
      <w:proofErr w:type="gramEnd"/>
      <w:r>
        <w:rPr>
          <w:spacing w:val="-4"/>
        </w:rPr>
        <w:t>, we</w:t>
      </w:r>
      <w:r>
        <w:rPr>
          <w:spacing w:val="-7"/>
        </w:rPr>
        <w:t xml:space="preserve"> </w:t>
      </w:r>
      <w:r>
        <w:rPr>
          <w:spacing w:val="-4"/>
        </w:rPr>
        <w:t>sought</w:t>
      </w:r>
      <w:r>
        <w:rPr>
          <w:spacing w:val="-7"/>
        </w:rPr>
        <w:t xml:space="preserve"> </w:t>
      </w:r>
      <w:r>
        <w:rPr>
          <w:spacing w:val="-4"/>
        </w:rPr>
        <w:t>to</w:t>
      </w:r>
      <w:r>
        <w:rPr>
          <w:spacing w:val="-7"/>
        </w:rPr>
        <w:t xml:space="preserve"> </w:t>
      </w:r>
      <w:r>
        <w:rPr>
          <w:spacing w:val="-4"/>
        </w:rPr>
        <w:t>match</w:t>
      </w:r>
      <w:r>
        <w:rPr>
          <w:spacing w:val="-7"/>
        </w:rPr>
        <w:t xml:space="preserve"> </w:t>
      </w:r>
      <w:r>
        <w:rPr>
          <w:spacing w:val="-4"/>
        </w:rPr>
        <w:t>the</w:t>
      </w:r>
      <w:r>
        <w:rPr>
          <w:spacing w:val="-7"/>
        </w:rPr>
        <w:t xml:space="preserve"> </w:t>
      </w:r>
      <w:r>
        <w:rPr>
          <w:spacing w:val="-4"/>
        </w:rPr>
        <w:t>system</w:t>
      </w:r>
      <w:r>
        <w:rPr>
          <w:spacing w:val="-7"/>
        </w:rPr>
        <w:t xml:space="preserve"> </w:t>
      </w:r>
      <w:r>
        <w:rPr>
          <w:spacing w:val="-4"/>
        </w:rPr>
        <w:t>boundaries</w:t>
      </w:r>
      <w:r>
        <w:rPr>
          <w:spacing w:val="-7"/>
        </w:rPr>
        <w:t xml:space="preserve"> </w:t>
      </w:r>
      <w:r>
        <w:rPr>
          <w:spacing w:val="-4"/>
        </w:rPr>
        <w:t>to</w:t>
      </w:r>
      <w:r>
        <w:rPr>
          <w:spacing w:val="-7"/>
        </w:rPr>
        <w:t xml:space="preserve"> </w:t>
      </w:r>
      <w:r>
        <w:rPr>
          <w:spacing w:val="-4"/>
        </w:rPr>
        <w:t xml:space="preserve">their </w:t>
      </w:r>
      <w:r>
        <w:t>associated</w:t>
      </w:r>
      <w:r>
        <w:rPr>
          <w:spacing w:val="-2"/>
        </w:rPr>
        <w:t xml:space="preserve"> </w:t>
      </w:r>
      <w:r>
        <w:t>PWSID.</w:t>
      </w:r>
      <w:r>
        <w:rPr>
          <w:spacing w:val="-2"/>
        </w:rPr>
        <w:t xml:space="preserve"> </w:t>
      </w:r>
      <w:r>
        <w:t>Spatially</w:t>
      </w:r>
      <w:r>
        <w:rPr>
          <w:spacing w:val="-2"/>
        </w:rPr>
        <w:t xml:space="preserve"> </w:t>
      </w:r>
      <w:r>
        <w:t>continuous</w:t>
      </w:r>
      <w:r>
        <w:rPr>
          <w:spacing w:val="-2"/>
        </w:rPr>
        <w:t xml:space="preserve"> </w:t>
      </w:r>
      <w:r>
        <w:t>blocks</w:t>
      </w:r>
      <w:r>
        <w:rPr>
          <w:spacing w:val="-2"/>
        </w:rPr>
        <w:t xml:space="preserve"> </w:t>
      </w:r>
      <w:r>
        <w:t>were</w:t>
      </w:r>
      <w:r>
        <w:rPr>
          <w:spacing w:val="-2"/>
        </w:rPr>
        <w:t xml:space="preserve"> </w:t>
      </w:r>
      <w:r>
        <w:t>aggregated</w:t>
      </w:r>
      <w:r>
        <w:rPr>
          <w:spacing w:val="-2"/>
        </w:rPr>
        <w:t xml:space="preserve"> </w:t>
      </w:r>
      <w:r>
        <w:t>together</w:t>
      </w:r>
      <w:r>
        <w:rPr>
          <w:spacing w:val="-2"/>
        </w:rPr>
        <w:t xml:space="preserve"> </w:t>
      </w:r>
      <w:r>
        <w:t>into</w:t>
      </w:r>
      <w:r>
        <w:rPr>
          <w:spacing w:val="-2"/>
        </w:rPr>
        <w:t xml:space="preserve"> </w:t>
      </w:r>
      <w:r>
        <w:t>larger</w:t>
      </w:r>
      <w:r>
        <w:rPr>
          <w:spacing w:val="-2"/>
        </w:rPr>
        <w:t xml:space="preserve"> </w:t>
      </w:r>
      <w:r>
        <w:t>polygons.</w:t>
      </w:r>
    </w:p>
    <w:p w14:paraId="2A75AC8C" w14:textId="77777777" w:rsidR="00041B53" w:rsidRDefault="00104982">
      <w:pPr>
        <w:pStyle w:val="BodyText"/>
        <w:spacing w:before="143" w:line="218" w:lineRule="auto"/>
        <w:ind w:left="132" w:right="329"/>
        <w:jc w:val="both"/>
      </w:pPr>
      <w:r>
        <w:t>To determine a match, we used SDWIS locations (wells, treatment plant, intakes) and SDWA locations</w:t>
      </w:r>
      <w:r>
        <w:rPr>
          <w:spacing w:val="-14"/>
        </w:rPr>
        <w:t xml:space="preserve"> </w:t>
      </w:r>
      <w:r>
        <w:t>(reported</w:t>
      </w:r>
      <w:r>
        <w:rPr>
          <w:spacing w:val="-14"/>
        </w:rPr>
        <w:t xml:space="preserve"> </w:t>
      </w:r>
      <w:r>
        <w:t>system</w:t>
      </w:r>
      <w:r>
        <w:rPr>
          <w:spacing w:val="-14"/>
        </w:rPr>
        <w:t xml:space="preserve"> </w:t>
      </w:r>
      <w:r>
        <w:t>addresses</w:t>
      </w:r>
      <w:r>
        <w:rPr>
          <w:spacing w:val="-13"/>
        </w:rPr>
        <w:t xml:space="preserve"> </w:t>
      </w:r>
      <w:r>
        <w:t>that</w:t>
      </w:r>
      <w:r>
        <w:rPr>
          <w:spacing w:val="-14"/>
        </w:rPr>
        <w:t xml:space="preserve"> </w:t>
      </w:r>
      <w:r>
        <w:t>we</w:t>
      </w:r>
      <w:r>
        <w:rPr>
          <w:spacing w:val="-14"/>
        </w:rPr>
        <w:t xml:space="preserve"> </w:t>
      </w:r>
      <w:r>
        <w:t>geocoded)</w:t>
      </w:r>
      <w:r>
        <w:rPr>
          <w:spacing w:val="-14"/>
        </w:rPr>
        <w:t xml:space="preserve"> </w:t>
      </w:r>
      <w:r>
        <w:t>to</w:t>
      </w:r>
      <w:r>
        <w:rPr>
          <w:spacing w:val="-13"/>
        </w:rPr>
        <w:t xml:space="preserve"> </w:t>
      </w:r>
      <w:r>
        <w:t>conduct</w:t>
      </w:r>
      <w:r>
        <w:rPr>
          <w:spacing w:val="-14"/>
        </w:rPr>
        <w:t xml:space="preserve"> </w:t>
      </w:r>
      <w:r>
        <w:t>a</w:t>
      </w:r>
      <w:r>
        <w:rPr>
          <w:spacing w:val="-14"/>
        </w:rPr>
        <w:t xml:space="preserve"> </w:t>
      </w:r>
      <w:r>
        <w:t>spatial</w:t>
      </w:r>
      <w:r>
        <w:rPr>
          <w:spacing w:val="-14"/>
        </w:rPr>
        <w:t xml:space="preserve"> </w:t>
      </w:r>
      <w:r>
        <w:t>join</w:t>
      </w:r>
      <w:r>
        <w:rPr>
          <w:spacing w:val="-13"/>
        </w:rPr>
        <w:t xml:space="preserve"> </w:t>
      </w:r>
      <w:r>
        <w:t>to</w:t>
      </w:r>
      <w:r>
        <w:rPr>
          <w:spacing w:val="-14"/>
        </w:rPr>
        <w:t xml:space="preserve"> </w:t>
      </w:r>
      <w:r>
        <w:t>the</w:t>
      </w:r>
      <w:r>
        <w:rPr>
          <w:spacing w:val="-14"/>
        </w:rPr>
        <w:t xml:space="preserve"> </w:t>
      </w:r>
      <w:r>
        <w:t>aggregated decision</w:t>
      </w:r>
      <w:r>
        <w:rPr>
          <w:spacing w:val="-1"/>
        </w:rPr>
        <w:t xml:space="preserve"> </w:t>
      </w:r>
      <w:r>
        <w:t>tree</w:t>
      </w:r>
      <w:r>
        <w:rPr>
          <w:spacing w:val="-1"/>
        </w:rPr>
        <w:t xml:space="preserve"> </w:t>
      </w:r>
      <w:r>
        <w:t>boundaries</w:t>
      </w:r>
      <w:r>
        <w:rPr>
          <w:spacing w:val="-1"/>
        </w:rPr>
        <w:t xml:space="preserve"> </w:t>
      </w:r>
      <w:r>
        <w:t>(at</w:t>
      </w:r>
      <w:r>
        <w:rPr>
          <w:spacing w:val="-1"/>
        </w:rPr>
        <w:t xml:space="preserve"> </w:t>
      </w:r>
      <w:r>
        <w:t>0.7</w:t>
      </w:r>
      <w:r>
        <w:rPr>
          <w:spacing w:val="-1"/>
        </w:rPr>
        <w:t xml:space="preserve"> </w:t>
      </w:r>
      <w:r>
        <w:t>confidence).</w:t>
      </w:r>
      <w:r>
        <w:rPr>
          <w:spacing w:val="22"/>
        </w:rPr>
        <w:t xml:space="preserve"> </w:t>
      </w:r>
      <w:r>
        <w:t>The</w:t>
      </w:r>
      <w:r>
        <w:rPr>
          <w:spacing w:val="-1"/>
        </w:rPr>
        <w:t xml:space="preserve"> </w:t>
      </w:r>
      <w:r>
        <w:t>logic</w:t>
      </w:r>
      <w:r>
        <w:rPr>
          <w:spacing w:val="-1"/>
        </w:rPr>
        <w:t xml:space="preserve"> </w:t>
      </w:r>
      <w:r>
        <w:t>here</w:t>
      </w:r>
      <w:r>
        <w:rPr>
          <w:spacing w:val="-1"/>
        </w:rPr>
        <w:t xml:space="preserve"> </w:t>
      </w:r>
      <w:r>
        <w:t>is</w:t>
      </w:r>
      <w:r>
        <w:rPr>
          <w:spacing w:val="-1"/>
        </w:rPr>
        <w:t xml:space="preserve"> </w:t>
      </w:r>
      <w:r>
        <w:t>that</w:t>
      </w:r>
      <w:r>
        <w:rPr>
          <w:spacing w:val="-1"/>
        </w:rPr>
        <w:t xml:space="preserve"> </w:t>
      </w:r>
      <w:r>
        <w:t>for</w:t>
      </w:r>
      <w:r>
        <w:rPr>
          <w:spacing w:val="-1"/>
        </w:rPr>
        <w:t xml:space="preserve"> </w:t>
      </w:r>
      <w:r>
        <w:t>some</w:t>
      </w:r>
      <w:r>
        <w:rPr>
          <w:spacing w:val="-1"/>
        </w:rPr>
        <w:t xml:space="preserve"> </w:t>
      </w:r>
      <w:r>
        <w:t>systems</w:t>
      </w:r>
      <w:r>
        <w:rPr>
          <w:spacing w:val="-1"/>
        </w:rPr>
        <w:t xml:space="preserve"> </w:t>
      </w:r>
      <w:r>
        <w:t>there</w:t>
      </w:r>
      <w:r>
        <w:rPr>
          <w:spacing w:val="-1"/>
        </w:rPr>
        <w:t xml:space="preserve"> </w:t>
      </w:r>
      <w:r>
        <w:t>is</w:t>
      </w:r>
      <w:r>
        <w:rPr>
          <w:spacing w:val="-1"/>
        </w:rPr>
        <w:t xml:space="preserve"> </w:t>
      </w:r>
      <w:r>
        <w:t xml:space="preserve">only </w:t>
      </w:r>
      <w:r>
        <w:rPr>
          <w:spacing w:val="-2"/>
        </w:rPr>
        <w:t>one</w:t>
      </w:r>
      <w:r>
        <w:rPr>
          <w:spacing w:val="-9"/>
        </w:rPr>
        <w:t xml:space="preserve"> </w:t>
      </w:r>
      <w:r>
        <w:rPr>
          <w:spacing w:val="-2"/>
        </w:rPr>
        <w:t>PWS</w:t>
      </w:r>
      <w:r>
        <w:rPr>
          <w:spacing w:val="-9"/>
        </w:rPr>
        <w:t xml:space="preserve"> </w:t>
      </w:r>
      <w:r>
        <w:rPr>
          <w:spacing w:val="-2"/>
        </w:rPr>
        <w:t>that</w:t>
      </w:r>
      <w:r>
        <w:rPr>
          <w:spacing w:val="-9"/>
        </w:rPr>
        <w:t xml:space="preserve"> </w:t>
      </w:r>
      <w:r>
        <w:rPr>
          <w:spacing w:val="-2"/>
        </w:rPr>
        <w:t>serves</w:t>
      </w:r>
      <w:r>
        <w:rPr>
          <w:spacing w:val="-9"/>
        </w:rPr>
        <w:t xml:space="preserve"> </w:t>
      </w:r>
      <w:r>
        <w:rPr>
          <w:spacing w:val="-2"/>
        </w:rPr>
        <w:t>the</w:t>
      </w:r>
      <w:r>
        <w:rPr>
          <w:spacing w:val="-9"/>
        </w:rPr>
        <w:t xml:space="preserve"> </w:t>
      </w:r>
      <w:r>
        <w:rPr>
          <w:spacing w:val="-2"/>
        </w:rPr>
        <w:t>polygon</w:t>
      </w:r>
      <w:r>
        <w:rPr>
          <w:spacing w:val="-9"/>
        </w:rPr>
        <w:t xml:space="preserve"> </w:t>
      </w:r>
      <w:r>
        <w:rPr>
          <w:spacing w:val="-2"/>
        </w:rPr>
        <w:t>area—as</w:t>
      </w:r>
      <w:r>
        <w:rPr>
          <w:spacing w:val="-9"/>
        </w:rPr>
        <w:t xml:space="preserve"> </w:t>
      </w:r>
      <w:r>
        <w:rPr>
          <w:spacing w:val="-2"/>
        </w:rPr>
        <w:t>opposed</w:t>
      </w:r>
      <w:r>
        <w:rPr>
          <w:spacing w:val="-9"/>
        </w:rPr>
        <w:t xml:space="preserve"> </w:t>
      </w:r>
      <w:r>
        <w:rPr>
          <w:spacing w:val="-2"/>
        </w:rPr>
        <w:t>to</w:t>
      </w:r>
      <w:r>
        <w:rPr>
          <w:spacing w:val="-9"/>
        </w:rPr>
        <w:t xml:space="preserve"> </w:t>
      </w:r>
      <w:r>
        <w:rPr>
          <w:spacing w:val="-2"/>
        </w:rPr>
        <w:t>a</w:t>
      </w:r>
      <w:r>
        <w:rPr>
          <w:spacing w:val="-9"/>
        </w:rPr>
        <w:t xml:space="preserve"> </w:t>
      </w:r>
      <w:r>
        <w:rPr>
          <w:spacing w:val="-2"/>
        </w:rPr>
        <w:t>more</w:t>
      </w:r>
      <w:r>
        <w:rPr>
          <w:spacing w:val="-9"/>
        </w:rPr>
        <w:t xml:space="preserve"> </w:t>
      </w:r>
      <w:r>
        <w:rPr>
          <w:spacing w:val="-2"/>
        </w:rPr>
        <w:t>complex</w:t>
      </w:r>
      <w:r>
        <w:rPr>
          <w:spacing w:val="-9"/>
        </w:rPr>
        <w:t xml:space="preserve"> </w:t>
      </w:r>
      <w:r>
        <w:rPr>
          <w:spacing w:val="-2"/>
        </w:rPr>
        <w:t>nested</w:t>
      </w:r>
      <w:r>
        <w:rPr>
          <w:spacing w:val="-9"/>
        </w:rPr>
        <w:t xml:space="preserve"> </w:t>
      </w:r>
      <w:r>
        <w:rPr>
          <w:spacing w:val="-2"/>
        </w:rPr>
        <w:t>set</w:t>
      </w:r>
      <w:r>
        <w:rPr>
          <w:spacing w:val="-9"/>
        </w:rPr>
        <w:t xml:space="preserve"> </w:t>
      </w:r>
      <w:r>
        <w:rPr>
          <w:spacing w:val="-2"/>
        </w:rPr>
        <w:t>of</w:t>
      </w:r>
      <w:r>
        <w:rPr>
          <w:spacing w:val="-9"/>
        </w:rPr>
        <w:t xml:space="preserve"> </w:t>
      </w:r>
      <w:r>
        <w:rPr>
          <w:spacing w:val="-2"/>
        </w:rPr>
        <w:t>systems</w:t>
      </w:r>
      <w:r>
        <w:rPr>
          <w:spacing w:val="-9"/>
        </w:rPr>
        <w:t xml:space="preserve"> </w:t>
      </w:r>
      <w:r>
        <w:rPr>
          <w:spacing w:val="-2"/>
        </w:rPr>
        <w:t xml:space="preserve">within </w:t>
      </w:r>
      <w:r>
        <w:t>a single polygon.</w:t>
      </w:r>
      <w:r>
        <w:rPr>
          <w:spacing w:val="40"/>
        </w:rPr>
        <w:t xml:space="preserve"> </w:t>
      </w:r>
      <w:r>
        <w:t>More complex systems are mainly associated with urban and suburban areas where</w:t>
      </w:r>
      <w:r>
        <w:rPr>
          <w:spacing w:val="-14"/>
        </w:rPr>
        <w:t xml:space="preserve"> </w:t>
      </w:r>
      <w:r>
        <w:t>the</w:t>
      </w:r>
      <w:r>
        <w:rPr>
          <w:spacing w:val="-14"/>
        </w:rPr>
        <w:t xml:space="preserve"> </w:t>
      </w:r>
      <w:r>
        <w:t>simple</w:t>
      </w:r>
      <w:r>
        <w:rPr>
          <w:spacing w:val="-14"/>
        </w:rPr>
        <w:t xml:space="preserve"> </w:t>
      </w:r>
      <w:r>
        <w:t>systems</w:t>
      </w:r>
      <w:r>
        <w:rPr>
          <w:spacing w:val="-13"/>
        </w:rPr>
        <w:t xml:space="preserve"> </w:t>
      </w:r>
      <w:r>
        <w:t>are</w:t>
      </w:r>
      <w:r>
        <w:rPr>
          <w:spacing w:val="-14"/>
        </w:rPr>
        <w:t xml:space="preserve"> </w:t>
      </w:r>
      <w:r>
        <w:t>largely</w:t>
      </w:r>
      <w:r>
        <w:rPr>
          <w:spacing w:val="-14"/>
        </w:rPr>
        <w:t xml:space="preserve"> </w:t>
      </w:r>
      <w:r>
        <w:t>associated</w:t>
      </w:r>
      <w:r>
        <w:rPr>
          <w:spacing w:val="-14"/>
        </w:rPr>
        <w:t xml:space="preserve"> </w:t>
      </w:r>
      <w:r>
        <w:t>with</w:t>
      </w:r>
      <w:r>
        <w:rPr>
          <w:spacing w:val="-13"/>
        </w:rPr>
        <w:t xml:space="preserve"> </w:t>
      </w:r>
      <w:r>
        <w:t>smaller</w:t>
      </w:r>
      <w:r>
        <w:rPr>
          <w:spacing w:val="-14"/>
        </w:rPr>
        <w:t xml:space="preserve"> </w:t>
      </w:r>
      <w:r>
        <w:t>to</w:t>
      </w:r>
      <w:r>
        <w:rPr>
          <w:spacing w:val="-14"/>
        </w:rPr>
        <w:t xml:space="preserve"> </w:t>
      </w:r>
      <w:r>
        <w:t>mid-size</w:t>
      </w:r>
      <w:r>
        <w:rPr>
          <w:spacing w:val="-14"/>
        </w:rPr>
        <w:t xml:space="preserve"> </w:t>
      </w:r>
      <w:r>
        <w:t>towns</w:t>
      </w:r>
      <w:r>
        <w:rPr>
          <w:spacing w:val="-13"/>
        </w:rPr>
        <w:t xml:space="preserve"> </w:t>
      </w:r>
      <w:r>
        <w:t>in</w:t>
      </w:r>
      <w:r>
        <w:rPr>
          <w:spacing w:val="-14"/>
        </w:rPr>
        <w:t xml:space="preserve"> </w:t>
      </w:r>
      <w:r>
        <w:t>rural</w:t>
      </w:r>
      <w:r>
        <w:rPr>
          <w:spacing w:val="-14"/>
        </w:rPr>
        <w:t xml:space="preserve"> </w:t>
      </w:r>
      <w:r>
        <w:t>areas.</w:t>
      </w:r>
      <w:r>
        <w:rPr>
          <w:spacing w:val="-5"/>
        </w:rPr>
        <w:t xml:space="preserve"> </w:t>
      </w:r>
      <w:r>
        <w:t>The other assumption we had was that it is more likely that a system’s infrastructure is close to the population that it serves than farther away.</w:t>
      </w:r>
    </w:p>
    <w:p w14:paraId="2A75AC8D" w14:textId="77777777" w:rsidR="00041B53" w:rsidRDefault="00104982">
      <w:pPr>
        <w:pStyle w:val="BodyText"/>
        <w:spacing w:before="143" w:line="218" w:lineRule="auto"/>
        <w:ind w:left="140" w:right="301" w:hanging="12"/>
        <w:jc w:val="both"/>
      </w:pPr>
      <w:r>
        <w:t>We performed a spatial join on all decision tree boundaries and SDWIS and SDWA locations.</w:t>
      </w:r>
      <w:r>
        <w:rPr>
          <w:spacing w:val="37"/>
        </w:rPr>
        <w:t xml:space="preserve"> </w:t>
      </w:r>
      <w:r>
        <w:t xml:space="preserve">If </w:t>
      </w:r>
      <w:r>
        <w:rPr>
          <w:spacing w:val="-4"/>
        </w:rPr>
        <w:t xml:space="preserve">more than one unique system was joined, those boundaries were returned for random forest model- </w:t>
      </w:r>
      <w:r>
        <w:rPr>
          <w:spacing w:val="-2"/>
        </w:rPr>
        <w:t>ing.</w:t>
      </w:r>
      <w:r>
        <w:rPr>
          <w:spacing w:val="15"/>
        </w:rPr>
        <w:t xml:space="preserve"> </w:t>
      </w:r>
      <w:r>
        <w:rPr>
          <w:spacing w:val="-2"/>
        </w:rPr>
        <w:t>If</w:t>
      </w:r>
      <w:r>
        <w:rPr>
          <w:spacing w:val="-11"/>
        </w:rPr>
        <w:t xml:space="preserve"> </w:t>
      </w:r>
      <w:r>
        <w:rPr>
          <w:spacing w:val="-2"/>
        </w:rPr>
        <w:t>only</w:t>
      </w:r>
      <w:r>
        <w:rPr>
          <w:spacing w:val="-11"/>
        </w:rPr>
        <w:t xml:space="preserve"> </w:t>
      </w:r>
      <w:r>
        <w:rPr>
          <w:spacing w:val="-2"/>
        </w:rPr>
        <w:t>one</w:t>
      </w:r>
      <w:r>
        <w:rPr>
          <w:spacing w:val="-11"/>
        </w:rPr>
        <w:t xml:space="preserve"> </w:t>
      </w:r>
      <w:r>
        <w:rPr>
          <w:spacing w:val="-2"/>
        </w:rPr>
        <w:t>PWSID</w:t>
      </w:r>
      <w:r>
        <w:rPr>
          <w:spacing w:val="-11"/>
        </w:rPr>
        <w:t xml:space="preserve"> </w:t>
      </w:r>
      <w:r>
        <w:rPr>
          <w:spacing w:val="-2"/>
        </w:rPr>
        <w:t>was</w:t>
      </w:r>
      <w:r>
        <w:rPr>
          <w:spacing w:val="-11"/>
        </w:rPr>
        <w:t xml:space="preserve"> </w:t>
      </w:r>
      <w:r>
        <w:rPr>
          <w:spacing w:val="-2"/>
        </w:rPr>
        <w:t>returned</w:t>
      </w:r>
      <w:r>
        <w:rPr>
          <w:spacing w:val="-11"/>
        </w:rPr>
        <w:t xml:space="preserve"> </w:t>
      </w:r>
      <w:r>
        <w:rPr>
          <w:spacing w:val="-2"/>
        </w:rPr>
        <w:t>for</w:t>
      </w:r>
      <w:r>
        <w:rPr>
          <w:spacing w:val="-11"/>
        </w:rPr>
        <w:t xml:space="preserve"> </w:t>
      </w:r>
      <w:r>
        <w:rPr>
          <w:spacing w:val="-2"/>
        </w:rPr>
        <w:t>a</w:t>
      </w:r>
      <w:r>
        <w:rPr>
          <w:spacing w:val="-11"/>
        </w:rPr>
        <w:t xml:space="preserve"> </w:t>
      </w:r>
      <w:r>
        <w:rPr>
          <w:spacing w:val="-2"/>
        </w:rPr>
        <w:t>polygon</w:t>
      </w:r>
      <w:r>
        <w:rPr>
          <w:spacing w:val="-11"/>
        </w:rPr>
        <w:t xml:space="preserve"> </w:t>
      </w:r>
      <w:r>
        <w:rPr>
          <w:spacing w:val="-2"/>
        </w:rPr>
        <w:t>we</w:t>
      </w:r>
      <w:r>
        <w:rPr>
          <w:spacing w:val="-11"/>
        </w:rPr>
        <w:t xml:space="preserve"> </w:t>
      </w:r>
      <w:r>
        <w:rPr>
          <w:spacing w:val="-2"/>
        </w:rPr>
        <w:t>validated</w:t>
      </w:r>
      <w:r>
        <w:rPr>
          <w:spacing w:val="-11"/>
        </w:rPr>
        <w:t xml:space="preserve"> </w:t>
      </w:r>
      <w:r>
        <w:rPr>
          <w:spacing w:val="-2"/>
        </w:rPr>
        <w:t>that</w:t>
      </w:r>
      <w:r>
        <w:rPr>
          <w:spacing w:val="-11"/>
        </w:rPr>
        <w:t xml:space="preserve"> </w:t>
      </w:r>
      <w:r>
        <w:rPr>
          <w:spacing w:val="-2"/>
        </w:rPr>
        <w:t>the</w:t>
      </w:r>
      <w:r>
        <w:rPr>
          <w:spacing w:val="-11"/>
        </w:rPr>
        <w:t xml:space="preserve"> </w:t>
      </w:r>
      <w:r>
        <w:rPr>
          <w:spacing w:val="-2"/>
        </w:rPr>
        <w:t>joins</w:t>
      </w:r>
      <w:r>
        <w:rPr>
          <w:spacing w:val="-11"/>
        </w:rPr>
        <w:t xml:space="preserve"> </w:t>
      </w:r>
      <w:r>
        <w:rPr>
          <w:spacing w:val="-2"/>
        </w:rPr>
        <w:t>were</w:t>
      </w:r>
      <w:r>
        <w:rPr>
          <w:spacing w:val="-11"/>
        </w:rPr>
        <w:t xml:space="preserve"> </w:t>
      </w:r>
      <w:r>
        <w:rPr>
          <w:spacing w:val="-2"/>
        </w:rPr>
        <w:t>associated</w:t>
      </w:r>
      <w:r>
        <w:rPr>
          <w:spacing w:val="-11"/>
        </w:rPr>
        <w:t xml:space="preserve"> </w:t>
      </w:r>
      <w:r>
        <w:rPr>
          <w:spacing w:val="-2"/>
        </w:rPr>
        <w:t xml:space="preserve">with </w:t>
      </w:r>
      <w:r>
        <w:t>the</w:t>
      </w:r>
      <w:r>
        <w:rPr>
          <w:spacing w:val="-11"/>
        </w:rPr>
        <w:t xml:space="preserve"> </w:t>
      </w:r>
      <w:r>
        <w:t>correct</w:t>
      </w:r>
      <w:r>
        <w:rPr>
          <w:spacing w:val="-11"/>
        </w:rPr>
        <w:t xml:space="preserve"> </w:t>
      </w:r>
      <w:r>
        <w:t>PWS.</w:t>
      </w:r>
      <w:r>
        <w:rPr>
          <w:spacing w:val="-11"/>
        </w:rPr>
        <w:t xml:space="preserve"> </w:t>
      </w:r>
      <w:r>
        <w:t>To</w:t>
      </w:r>
      <w:r>
        <w:rPr>
          <w:spacing w:val="-11"/>
        </w:rPr>
        <w:t xml:space="preserve"> </w:t>
      </w:r>
      <w:r>
        <w:t>do</w:t>
      </w:r>
      <w:r>
        <w:rPr>
          <w:spacing w:val="-11"/>
        </w:rPr>
        <w:t xml:space="preserve"> </w:t>
      </w:r>
      <w:r>
        <w:t>this</w:t>
      </w:r>
      <w:r>
        <w:rPr>
          <w:spacing w:val="-11"/>
        </w:rPr>
        <w:t xml:space="preserve"> </w:t>
      </w:r>
      <w:r>
        <w:t>we</w:t>
      </w:r>
      <w:r>
        <w:rPr>
          <w:spacing w:val="-11"/>
        </w:rPr>
        <w:t xml:space="preserve"> </w:t>
      </w:r>
      <w:r>
        <w:t>performed</w:t>
      </w:r>
      <w:r>
        <w:rPr>
          <w:spacing w:val="-11"/>
        </w:rPr>
        <w:t xml:space="preserve"> </w:t>
      </w:r>
      <w:r>
        <w:t>a</w:t>
      </w:r>
      <w:r>
        <w:rPr>
          <w:spacing w:val="-11"/>
        </w:rPr>
        <w:t xml:space="preserve"> </w:t>
      </w:r>
      <w:r>
        <w:t>graphical</w:t>
      </w:r>
      <w:r>
        <w:rPr>
          <w:spacing w:val="-11"/>
        </w:rPr>
        <w:t xml:space="preserve"> </w:t>
      </w:r>
      <w:r>
        <w:t>validation</w:t>
      </w:r>
      <w:r>
        <w:rPr>
          <w:spacing w:val="-11"/>
        </w:rPr>
        <w:t xml:space="preserve"> </w:t>
      </w:r>
      <w:r>
        <w:t>method</w:t>
      </w:r>
      <w:r>
        <w:rPr>
          <w:spacing w:val="-11"/>
        </w:rPr>
        <w:t xml:space="preserve"> </w:t>
      </w:r>
      <w:r>
        <w:t>by</w:t>
      </w:r>
      <w:r>
        <w:rPr>
          <w:spacing w:val="-11"/>
        </w:rPr>
        <w:t xml:space="preserve"> </w:t>
      </w:r>
      <w:r>
        <w:t>regressing</w:t>
      </w:r>
      <w:r>
        <w:rPr>
          <w:spacing w:val="-11"/>
        </w:rPr>
        <w:t xml:space="preserve"> </w:t>
      </w:r>
      <w:r>
        <w:t>the</w:t>
      </w:r>
      <w:r>
        <w:rPr>
          <w:spacing w:val="-11"/>
        </w:rPr>
        <w:t xml:space="preserve"> </w:t>
      </w:r>
      <w:r>
        <w:t xml:space="preserve">service </w:t>
      </w:r>
      <w:r>
        <w:rPr>
          <w:spacing w:val="-4"/>
        </w:rPr>
        <w:t>connection</w:t>
      </w:r>
      <w:r>
        <w:rPr>
          <w:spacing w:val="-7"/>
        </w:rPr>
        <w:t xml:space="preserve"> </w:t>
      </w:r>
      <w:r>
        <w:rPr>
          <w:spacing w:val="-4"/>
        </w:rPr>
        <w:t>of</w:t>
      </w:r>
      <w:r>
        <w:rPr>
          <w:spacing w:val="-7"/>
        </w:rPr>
        <w:t xml:space="preserve"> </w:t>
      </w:r>
      <w:r>
        <w:rPr>
          <w:spacing w:val="-4"/>
        </w:rPr>
        <w:t>the</w:t>
      </w:r>
      <w:r>
        <w:rPr>
          <w:spacing w:val="-7"/>
        </w:rPr>
        <w:t xml:space="preserve"> </w:t>
      </w:r>
      <w:r>
        <w:rPr>
          <w:spacing w:val="-4"/>
        </w:rPr>
        <w:t>joined</w:t>
      </w:r>
      <w:r>
        <w:rPr>
          <w:spacing w:val="-7"/>
        </w:rPr>
        <w:t xml:space="preserve"> </w:t>
      </w:r>
      <w:r>
        <w:rPr>
          <w:spacing w:val="-4"/>
        </w:rPr>
        <w:t>public</w:t>
      </w:r>
      <w:r>
        <w:rPr>
          <w:spacing w:val="-7"/>
        </w:rPr>
        <w:t xml:space="preserve"> </w:t>
      </w:r>
      <w:r>
        <w:rPr>
          <w:spacing w:val="-4"/>
        </w:rPr>
        <w:t>water</w:t>
      </w:r>
      <w:r>
        <w:rPr>
          <w:spacing w:val="-7"/>
        </w:rPr>
        <w:t xml:space="preserve"> </w:t>
      </w:r>
      <w:r>
        <w:rPr>
          <w:spacing w:val="-4"/>
        </w:rPr>
        <w:t>system</w:t>
      </w:r>
      <w:r>
        <w:rPr>
          <w:spacing w:val="-7"/>
        </w:rPr>
        <w:t xml:space="preserve"> </w:t>
      </w:r>
      <w:r>
        <w:rPr>
          <w:spacing w:val="-4"/>
        </w:rPr>
        <w:t>against</w:t>
      </w:r>
      <w:r>
        <w:rPr>
          <w:spacing w:val="-7"/>
        </w:rPr>
        <w:t xml:space="preserve"> </w:t>
      </w:r>
      <w:commentRangeStart w:id="41"/>
      <w:r>
        <w:rPr>
          <w:spacing w:val="-4"/>
        </w:rPr>
        <w:t>the</w:t>
      </w:r>
      <w:r>
        <w:rPr>
          <w:spacing w:val="-7"/>
        </w:rPr>
        <w:t xml:space="preserve"> </w:t>
      </w:r>
      <w:r>
        <w:rPr>
          <w:spacing w:val="-4"/>
        </w:rPr>
        <w:t>sum</w:t>
      </w:r>
      <w:r>
        <w:rPr>
          <w:spacing w:val="-7"/>
        </w:rPr>
        <w:t xml:space="preserve"> </w:t>
      </w:r>
      <w:r>
        <w:rPr>
          <w:spacing w:val="-4"/>
        </w:rPr>
        <w:t>2020</w:t>
      </w:r>
      <w:r>
        <w:rPr>
          <w:spacing w:val="-7"/>
        </w:rPr>
        <w:t xml:space="preserve"> </w:t>
      </w:r>
      <w:r>
        <w:rPr>
          <w:spacing w:val="-4"/>
        </w:rPr>
        <w:t>housing</w:t>
      </w:r>
      <w:r>
        <w:rPr>
          <w:spacing w:val="-7"/>
        </w:rPr>
        <w:t xml:space="preserve"> </w:t>
      </w:r>
      <w:r>
        <w:rPr>
          <w:spacing w:val="-4"/>
        </w:rPr>
        <w:t>units</w:t>
      </w:r>
      <w:r>
        <w:rPr>
          <w:spacing w:val="-7"/>
        </w:rPr>
        <w:t xml:space="preserve"> </w:t>
      </w:r>
      <w:commentRangeEnd w:id="41"/>
      <w:r w:rsidR="00FC07D9">
        <w:rPr>
          <w:rStyle w:val="CommentReference"/>
        </w:rPr>
        <w:commentReference w:id="41"/>
      </w:r>
      <w:r>
        <w:rPr>
          <w:spacing w:val="-4"/>
        </w:rPr>
        <w:t>within</w:t>
      </w:r>
      <w:r>
        <w:rPr>
          <w:spacing w:val="-7"/>
        </w:rPr>
        <w:t xml:space="preserve"> </w:t>
      </w:r>
      <w:r>
        <w:rPr>
          <w:spacing w:val="-4"/>
        </w:rPr>
        <w:t>the</w:t>
      </w:r>
      <w:r>
        <w:rPr>
          <w:spacing w:val="-7"/>
        </w:rPr>
        <w:t xml:space="preserve"> </w:t>
      </w:r>
      <w:r>
        <w:rPr>
          <w:spacing w:val="-4"/>
        </w:rPr>
        <w:t xml:space="preserve">modeled </w:t>
      </w:r>
      <w:r>
        <w:rPr>
          <w:spacing w:val="-2"/>
        </w:rPr>
        <w:t>boundary.</w:t>
      </w:r>
      <w:r>
        <w:rPr>
          <w:spacing w:val="15"/>
        </w:rPr>
        <w:t xml:space="preserve"> </w:t>
      </w:r>
      <w:r>
        <w:rPr>
          <w:spacing w:val="-2"/>
        </w:rPr>
        <w:t>Because</w:t>
      </w:r>
      <w:r>
        <w:rPr>
          <w:spacing w:val="-7"/>
        </w:rPr>
        <w:t xml:space="preserve"> </w:t>
      </w:r>
      <w:r>
        <w:rPr>
          <w:spacing w:val="-2"/>
        </w:rPr>
        <w:t>each</w:t>
      </w:r>
      <w:r>
        <w:rPr>
          <w:spacing w:val="-7"/>
        </w:rPr>
        <w:t xml:space="preserve"> </w:t>
      </w:r>
      <w:r>
        <w:rPr>
          <w:spacing w:val="-2"/>
        </w:rPr>
        <w:t>state</w:t>
      </w:r>
      <w:r>
        <w:rPr>
          <w:spacing w:val="-7"/>
        </w:rPr>
        <w:t xml:space="preserve"> </w:t>
      </w:r>
      <w:r>
        <w:rPr>
          <w:spacing w:val="-2"/>
        </w:rPr>
        <w:t>uses</w:t>
      </w:r>
      <w:r>
        <w:rPr>
          <w:spacing w:val="-7"/>
        </w:rPr>
        <w:t xml:space="preserve"> </w:t>
      </w:r>
      <w:r>
        <w:rPr>
          <w:spacing w:val="-2"/>
        </w:rPr>
        <w:t>a</w:t>
      </w:r>
      <w:r>
        <w:rPr>
          <w:spacing w:val="-7"/>
        </w:rPr>
        <w:t xml:space="preserve"> </w:t>
      </w:r>
      <w:r>
        <w:rPr>
          <w:spacing w:val="-2"/>
        </w:rPr>
        <w:t>different</w:t>
      </w:r>
      <w:r>
        <w:rPr>
          <w:spacing w:val="-8"/>
        </w:rPr>
        <w:t xml:space="preserve"> </w:t>
      </w:r>
      <w:r>
        <w:rPr>
          <w:spacing w:val="-2"/>
        </w:rPr>
        <w:t>formula</w:t>
      </w:r>
      <w:r>
        <w:rPr>
          <w:spacing w:val="-7"/>
        </w:rPr>
        <w:t xml:space="preserve"> </w:t>
      </w:r>
      <w:r>
        <w:rPr>
          <w:spacing w:val="-2"/>
        </w:rPr>
        <w:t>for</w:t>
      </w:r>
      <w:r>
        <w:rPr>
          <w:spacing w:val="-7"/>
        </w:rPr>
        <w:t xml:space="preserve"> </w:t>
      </w:r>
      <w:r>
        <w:rPr>
          <w:spacing w:val="-2"/>
        </w:rPr>
        <w:t>calculating</w:t>
      </w:r>
      <w:r>
        <w:rPr>
          <w:spacing w:val="-7"/>
        </w:rPr>
        <w:t xml:space="preserve"> </w:t>
      </w:r>
      <w:r>
        <w:rPr>
          <w:spacing w:val="-2"/>
        </w:rPr>
        <w:t>the</w:t>
      </w:r>
      <w:r>
        <w:rPr>
          <w:spacing w:val="-7"/>
        </w:rPr>
        <w:t xml:space="preserve"> </w:t>
      </w:r>
      <w:r>
        <w:rPr>
          <w:spacing w:val="-2"/>
        </w:rPr>
        <w:t>service</w:t>
      </w:r>
      <w:r>
        <w:rPr>
          <w:spacing w:val="-7"/>
        </w:rPr>
        <w:t xml:space="preserve"> </w:t>
      </w:r>
      <w:r>
        <w:rPr>
          <w:spacing w:val="-2"/>
        </w:rPr>
        <w:t>connections,</w:t>
      </w:r>
      <w:r>
        <w:rPr>
          <w:spacing w:val="-5"/>
        </w:rPr>
        <w:t xml:space="preserve"> </w:t>
      </w:r>
      <w:r>
        <w:rPr>
          <w:spacing w:val="-2"/>
        </w:rPr>
        <w:t>these regressions</w:t>
      </w:r>
      <w:r>
        <w:rPr>
          <w:spacing w:val="-12"/>
        </w:rPr>
        <w:t xml:space="preserve"> </w:t>
      </w:r>
      <w:r>
        <w:rPr>
          <w:spacing w:val="-2"/>
        </w:rPr>
        <w:t>had</w:t>
      </w:r>
      <w:r>
        <w:rPr>
          <w:spacing w:val="-12"/>
        </w:rPr>
        <w:t xml:space="preserve"> </w:t>
      </w:r>
      <w:r>
        <w:rPr>
          <w:spacing w:val="-2"/>
        </w:rPr>
        <w:t>to</w:t>
      </w:r>
      <w:r>
        <w:rPr>
          <w:spacing w:val="-11"/>
        </w:rPr>
        <w:t xml:space="preserve"> </w:t>
      </w:r>
      <w:r>
        <w:rPr>
          <w:spacing w:val="-2"/>
        </w:rPr>
        <w:t>be</w:t>
      </w:r>
      <w:r>
        <w:rPr>
          <w:spacing w:val="-12"/>
        </w:rPr>
        <w:t xml:space="preserve"> </w:t>
      </w:r>
      <w:r>
        <w:rPr>
          <w:spacing w:val="-2"/>
        </w:rPr>
        <w:t>limited</w:t>
      </w:r>
      <w:r>
        <w:rPr>
          <w:spacing w:val="-12"/>
        </w:rPr>
        <w:t xml:space="preserve"> </w:t>
      </w:r>
      <w:r>
        <w:rPr>
          <w:spacing w:val="-2"/>
        </w:rPr>
        <w:t>to</w:t>
      </w:r>
      <w:r>
        <w:rPr>
          <w:spacing w:val="-11"/>
        </w:rPr>
        <w:t xml:space="preserve"> </w:t>
      </w:r>
      <w:r>
        <w:rPr>
          <w:spacing w:val="-2"/>
        </w:rPr>
        <w:t>intra-state</w:t>
      </w:r>
      <w:r>
        <w:rPr>
          <w:spacing w:val="-12"/>
        </w:rPr>
        <w:t xml:space="preserve"> </w:t>
      </w:r>
      <w:r>
        <w:rPr>
          <w:spacing w:val="-2"/>
        </w:rPr>
        <w:t>comparisons.</w:t>
      </w:r>
      <w:r>
        <w:rPr>
          <w:spacing w:val="12"/>
        </w:rPr>
        <w:t xml:space="preserve"> </w:t>
      </w:r>
      <w:r>
        <w:rPr>
          <w:spacing w:val="-2"/>
        </w:rPr>
        <w:t>In</w:t>
      </w:r>
      <w:r>
        <w:rPr>
          <w:spacing w:val="-12"/>
        </w:rPr>
        <w:t xml:space="preserve"> </w:t>
      </w:r>
      <w:r>
        <w:rPr>
          <w:spacing w:val="-2"/>
        </w:rPr>
        <w:t>other</w:t>
      </w:r>
      <w:r>
        <w:rPr>
          <w:spacing w:val="-12"/>
        </w:rPr>
        <w:t xml:space="preserve"> </w:t>
      </w:r>
      <w:r>
        <w:rPr>
          <w:spacing w:val="-2"/>
        </w:rPr>
        <w:t>words,</w:t>
      </w:r>
      <w:r>
        <w:rPr>
          <w:spacing w:val="-10"/>
        </w:rPr>
        <w:t xml:space="preserve"> </w:t>
      </w:r>
      <w:r>
        <w:rPr>
          <w:spacing w:val="-2"/>
        </w:rPr>
        <w:t>the</w:t>
      </w:r>
      <w:r>
        <w:rPr>
          <w:spacing w:val="-12"/>
        </w:rPr>
        <w:t xml:space="preserve"> </w:t>
      </w:r>
      <w:r>
        <w:rPr>
          <w:spacing w:val="-2"/>
        </w:rPr>
        <w:t>regressions</w:t>
      </w:r>
      <w:r>
        <w:rPr>
          <w:spacing w:val="-12"/>
        </w:rPr>
        <w:t xml:space="preserve"> </w:t>
      </w:r>
      <w:r>
        <w:rPr>
          <w:spacing w:val="-2"/>
        </w:rPr>
        <w:t>coeﬀicients could</w:t>
      </w:r>
      <w:r>
        <w:rPr>
          <w:spacing w:val="-12"/>
        </w:rPr>
        <w:t xml:space="preserve"> </w:t>
      </w:r>
      <w:r>
        <w:rPr>
          <w:spacing w:val="-2"/>
        </w:rPr>
        <w:t>vary</w:t>
      </w:r>
      <w:r>
        <w:rPr>
          <w:spacing w:val="-12"/>
        </w:rPr>
        <w:t xml:space="preserve"> </w:t>
      </w:r>
      <w:r>
        <w:rPr>
          <w:spacing w:val="-2"/>
        </w:rPr>
        <w:t>widely</w:t>
      </w:r>
      <w:r>
        <w:rPr>
          <w:spacing w:val="-12"/>
        </w:rPr>
        <w:t xml:space="preserve"> </w:t>
      </w:r>
      <w:r>
        <w:rPr>
          <w:spacing w:val="-2"/>
        </w:rPr>
        <w:t>between</w:t>
      </w:r>
      <w:r>
        <w:rPr>
          <w:spacing w:val="-11"/>
        </w:rPr>
        <w:t xml:space="preserve"> </w:t>
      </w:r>
      <w:r>
        <w:rPr>
          <w:spacing w:val="-2"/>
        </w:rPr>
        <w:t>states,</w:t>
      </w:r>
      <w:r>
        <w:rPr>
          <w:spacing w:val="-12"/>
        </w:rPr>
        <w:t xml:space="preserve"> </w:t>
      </w:r>
      <w:r>
        <w:rPr>
          <w:spacing w:val="-2"/>
        </w:rPr>
        <w:t>creating</w:t>
      </w:r>
      <w:r>
        <w:rPr>
          <w:spacing w:val="-12"/>
        </w:rPr>
        <w:t xml:space="preserve"> </w:t>
      </w:r>
      <w:r>
        <w:rPr>
          <w:spacing w:val="-2"/>
        </w:rPr>
        <w:t>an</w:t>
      </w:r>
      <w:r>
        <w:rPr>
          <w:spacing w:val="-11"/>
        </w:rPr>
        <w:t xml:space="preserve"> </w:t>
      </w:r>
      <w:r>
        <w:rPr>
          <w:spacing w:val="-2"/>
        </w:rPr>
        <w:t>“apples-to-oranges”</w:t>
      </w:r>
      <w:r>
        <w:rPr>
          <w:spacing w:val="-12"/>
        </w:rPr>
        <w:t xml:space="preserve"> </w:t>
      </w:r>
      <w:r>
        <w:rPr>
          <w:spacing w:val="-2"/>
        </w:rPr>
        <w:t>comparison.</w:t>
      </w:r>
      <w:r>
        <w:rPr>
          <w:spacing w:val="5"/>
        </w:rPr>
        <w:t xml:space="preserve"> </w:t>
      </w:r>
      <w:commentRangeStart w:id="42"/>
      <w:r>
        <w:rPr>
          <w:spacing w:val="-2"/>
        </w:rPr>
        <w:t>The</w:t>
      </w:r>
      <w:r>
        <w:rPr>
          <w:spacing w:val="-12"/>
        </w:rPr>
        <w:t xml:space="preserve"> </w:t>
      </w:r>
      <w:r>
        <w:rPr>
          <w:spacing w:val="-2"/>
        </w:rPr>
        <w:t>regression</w:t>
      </w:r>
      <w:r>
        <w:rPr>
          <w:spacing w:val="-12"/>
        </w:rPr>
        <w:t xml:space="preserve"> </w:t>
      </w:r>
      <w:r>
        <w:rPr>
          <w:spacing w:val="-2"/>
        </w:rPr>
        <w:t xml:space="preserve">was </w:t>
      </w:r>
      <w:r>
        <w:t>trimmed</w:t>
      </w:r>
      <w:r>
        <w:rPr>
          <w:spacing w:val="7"/>
        </w:rPr>
        <w:t xml:space="preserve"> </w:t>
      </w:r>
      <w:r>
        <w:t>to</w:t>
      </w:r>
      <w:r>
        <w:rPr>
          <w:spacing w:val="7"/>
        </w:rPr>
        <w:t xml:space="preserve"> </w:t>
      </w:r>
      <w:r>
        <w:t>systems</w:t>
      </w:r>
      <w:r>
        <w:rPr>
          <w:spacing w:val="7"/>
        </w:rPr>
        <w:t xml:space="preserve"> </w:t>
      </w:r>
      <w:r>
        <w:t>that</w:t>
      </w:r>
      <w:r>
        <w:rPr>
          <w:spacing w:val="7"/>
        </w:rPr>
        <w:t xml:space="preserve"> </w:t>
      </w:r>
      <w:proofErr w:type="gramStart"/>
      <w:r>
        <w:t>fell</w:t>
      </w:r>
      <w:proofErr w:type="gramEnd"/>
      <w:r>
        <w:rPr>
          <w:spacing w:val="7"/>
        </w:rPr>
        <w:t xml:space="preserve"> </w:t>
      </w:r>
      <w:r>
        <w:t>close</w:t>
      </w:r>
      <w:r>
        <w:rPr>
          <w:spacing w:val="7"/>
        </w:rPr>
        <w:t xml:space="preserve"> </w:t>
      </w:r>
      <w:r>
        <w:t>to</w:t>
      </w:r>
      <w:r>
        <w:rPr>
          <w:spacing w:val="7"/>
        </w:rPr>
        <w:t xml:space="preserve"> </w:t>
      </w:r>
      <w:r>
        <w:t>the</w:t>
      </w:r>
      <w:r>
        <w:rPr>
          <w:spacing w:val="7"/>
        </w:rPr>
        <w:t xml:space="preserve"> </w:t>
      </w:r>
      <w:r>
        <w:t>1-to-1</w:t>
      </w:r>
      <w:r>
        <w:rPr>
          <w:spacing w:val="8"/>
        </w:rPr>
        <w:t xml:space="preserve"> </w:t>
      </w:r>
      <w:r>
        <w:t>regression</w:t>
      </w:r>
      <w:r>
        <w:rPr>
          <w:spacing w:val="7"/>
        </w:rPr>
        <w:t xml:space="preserve"> </w:t>
      </w:r>
      <w:r>
        <w:t>line.</w:t>
      </w:r>
      <w:r>
        <w:rPr>
          <w:spacing w:val="39"/>
        </w:rPr>
        <w:t xml:space="preserve"> </w:t>
      </w:r>
      <w:r>
        <w:t>Systems</w:t>
      </w:r>
      <w:r>
        <w:rPr>
          <w:spacing w:val="7"/>
        </w:rPr>
        <w:t xml:space="preserve"> </w:t>
      </w:r>
      <w:r>
        <w:t>that</w:t>
      </w:r>
      <w:r>
        <w:rPr>
          <w:spacing w:val="8"/>
        </w:rPr>
        <w:t xml:space="preserve"> </w:t>
      </w:r>
      <w:r>
        <w:t>deviated</w:t>
      </w:r>
      <w:r>
        <w:rPr>
          <w:spacing w:val="7"/>
        </w:rPr>
        <w:t xml:space="preserve"> </w:t>
      </w:r>
      <w:r>
        <w:t>from</w:t>
      </w:r>
      <w:r>
        <w:rPr>
          <w:spacing w:val="7"/>
        </w:rPr>
        <w:t xml:space="preserve"> </w:t>
      </w:r>
      <w:r>
        <w:rPr>
          <w:spacing w:val="-4"/>
        </w:rPr>
        <w:t>that</w:t>
      </w:r>
    </w:p>
    <w:p w14:paraId="2A75AC8E" w14:textId="77777777" w:rsidR="00041B53" w:rsidRDefault="00041B53">
      <w:pPr>
        <w:spacing w:line="218" w:lineRule="auto"/>
        <w:jc w:val="both"/>
        <w:sectPr w:rsidR="00041B53">
          <w:pgSz w:w="12240" w:h="15840"/>
          <w:pgMar w:top="1300" w:right="1100" w:bottom="1180" w:left="1300" w:header="0" w:footer="897" w:gutter="0"/>
          <w:cols w:space="720"/>
        </w:sectPr>
      </w:pPr>
    </w:p>
    <w:p w14:paraId="2A75AC8F" w14:textId="77777777" w:rsidR="00041B53" w:rsidRDefault="00104982">
      <w:pPr>
        <w:pStyle w:val="BodyText"/>
        <w:spacing w:before="109" w:line="218" w:lineRule="auto"/>
        <w:ind w:left="132" w:right="332" w:firstLine="7"/>
        <w:jc w:val="both"/>
      </w:pPr>
      <w:r>
        <w:lastRenderedPageBreak/>
        <w:t>line</w:t>
      </w:r>
      <w:r>
        <w:rPr>
          <w:spacing w:val="-7"/>
        </w:rPr>
        <w:t xml:space="preserve"> </w:t>
      </w:r>
      <w:proofErr w:type="gramStart"/>
      <w:r>
        <w:t>were</w:t>
      </w:r>
      <w:proofErr w:type="gramEnd"/>
      <w:r>
        <w:rPr>
          <w:spacing w:val="-7"/>
        </w:rPr>
        <w:t xml:space="preserve"> </w:t>
      </w:r>
      <w:r>
        <w:t>removed</w:t>
      </w:r>
      <w:r>
        <w:rPr>
          <w:spacing w:val="-7"/>
        </w:rPr>
        <w:t xml:space="preserve"> </w:t>
      </w:r>
      <w:r>
        <w:t>for</w:t>
      </w:r>
      <w:r>
        <w:rPr>
          <w:spacing w:val="-7"/>
        </w:rPr>
        <w:t xml:space="preserve"> </w:t>
      </w:r>
      <w:r>
        <w:t>later</w:t>
      </w:r>
      <w:r>
        <w:rPr>
          <w:spacing w:val="-7"/>
        </w:rPr>
        <w:t xml:space="preserve"> </w:t>
      </w:r>
      <w:r>
        <w:t>random</w:t>
      </w:r>
      <w:r>
        <w:rPr>
          <w:spacing w:val="-7"/>
        </w:rPr>
        <w:t xml:space="preserve"> </w:t>
      </w:r>
      <w:r>
        <w:t>forest</w:t>
      </w:r>
      <w:r>
        <w:rPr>
          <w:spacing w:val="-7"/>
        </w:rPr>
        <w:t xml:space="preserve"> </w:t>
      </w:r>
      <w:r>
        <w:t>matching.</w:t>
      </w:r>
      <w:r>
        <w:rPr>
          <w:spacing w:val="14"/>
        </w:rPr>
        <w:t xml:space="preserve"> </w:t>
      </w:r>
      <w:commentRangeEnd w:id="42"/>
      <w:r w:rsidR="00FC07D9">
        <w:rPr>
          <w:rStyle w:val="CommentReference"/>
        </w:rPr>
        <w:commentReference w:id="42"/>
      </w:r>
      <w:r>
        <w:t>Figure</w:t>
      </w:r>
      <w:r>
        <w:rPr>
          <w:spacing w:val="-7"/>
        </w:rPr>
        <w:t xml:space="preserve"> </w:t>
      </w:r>
      <w:hyperlink w:anchor="_bookmark13" w:history="1">
        <w:r>
          <w:rPr>
            <w:color w:val="0000FF"/>
          </w:rPr>
          <w:t>4</w:t>
        </w:r>
      </w:hyperlink>
      <w:r>
        <w:rPr>
          <w:color w:val="0000FF"/>
          <w:spacing w:val="-7"/>
        </w:rPr>
        <w:t xml:space="preserve"> </w:t>
      </w:r>
      <w:r>
        <w:t>is</w:t>
      </w:r>
      <w:r>
        <w:rPr>
          <w:spacing w:val="-7"/>
        </w:rPr>
        <w:t xml:space="preserve"> </w:t>
      </w:r>
      <w:r>
        <w:t>an</w:t>
      </w:r>
      <w:r>
        <w:rPr>
          <w:spacing w:val="-7"/>
        </w:rPr>
        <w:t xml:space="preserve"> </w:t>
      </w:r>
      <w:r>
        <w:t>example</w:t>
      </w:r>
      <w:r>
        <w:rPr>
          <w:spacing w:val="-7"/>
        </w:rPr>
        <w:t xml:space="preserve"> </w:t>
      </w:r>
      <w:r>
        <w:t>of</w:t>
      </w:r>
      <w:r>
        <w:rPr>
          <w:spacing w:val="-7"/>
        </w:rPr>
        <w:t xml:space="preserve"> </w:t>
      </w:r>
      <w:r>
        <w:t>Iowa</w:t>
      </w:r>
      <w:r>
        <w:rPr>
          <w:spacing w:val="-7"/>
        </w:rPr>
        <w:t xml:space="preserve"> </w:t>
      </w:r>
      <w:r>
        <w:t>systems</w:t>
      </w:r>
      <w:r>
        <w:rPr>
          <w:spacing w:val="-7"/>
        </w:rPr>
        <w:t xml:space="preserve"> </w:t>
      </w:r>
      <w:r>
        <w:t>that were matched using this graphical method for matching systems.</w:t>
      </w:r>
    </w:p>
    <w:p w14:paraId="2A75AC90" w14:textId="77777777" w:rsidR="00041B53" w:rsidRDefault="00104982">
      <w:pPr>
        <w:pStyle w:val="BodyText"/>
        <w:spacing w:before="12"/>
        <w:rPr>
          <w:sz w:val="14"/>
        </w:rPr>
      </w:pPr>
      <w:commentRangeStart w:id="43"/>
      <w:r>
        <w:rPr>
          <w:noProof/>
        </w:rPr>
        <w:drawing>
          <wp:anchor distT="0" distB="0" distL="0" distR="0" simplePos="0" relativeHeight="487593984" behindDoc="1" locked="0" layoutInCell="1" allowOverlap="1" wp14:anchorId="2A75AE4E" wp14:editId="2A75AE4F">
            <wp:simplePos x="0" y="0"/>
            <wp:positionH relativeFrom="page">
              <wp:posOffset>914400</wp:posOffset>
            </wp:positionH>
            <wp:positionV relativeFrom="paragraph">
              <wp:posOffset>142883</wp:posOffset>
            </wp:positionV>
            <wp:extent cx="5873020" cy="2321718"/>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21" cstate="print"/>
                    <a:stretch>
                      <a:fillRect/>
                    </a:stretch>
                  </pic:blipFill>
                  <pic:spPr>
                    <a:xfrm>
                      <a:off x="0" y="0"/>
                      <a:ext cx="5873020" cy="2321718"/>
                    </a:xfrm>
                    <a:prstGeom prst="rect">
                      <a:avLst/>
                    </a:prstGeom>
                  </pic:spPr>
                </pic:pic>
              </a:graphicData>
            </a:graphic>
          </wp:anchor>
        </w:drawing>
      </w:r>
      <w:commentRangeEnd w:id="43"/>
      <w:r w:rsidR="00FC07D9">
        <w:rPr>
          <w:rStyle w:val="CommentReference"/>
        </w:rPr>
        <w:commentReference w:id="43"/>
      </w:r>
    </w:p>
    <w:p w14:paraId="2A75AC91" w14:textId="77777777" w:rsidR="00041B53" w:rsidRDefault="00104982">
      <w:pPr>
        <w:pStyle w:val="BodyText"/>
        <w:spacing w:before="222" w:line="218" w:lineRule="auto"/>
        <w:ind w:left="1063" w:right="295" w:hanging="924"/>
        <w:jc w:val="both"/>
      </w:pPr>
      <w:bookmarkStart w:id="44" w:name="_bookmark13"/>
      <w:bookmarkEnd w:id="44"/>
      <w:r>
        <w:t>Figure</w:t>
      </w:r>
      <w:r>
        <w:rPr>
          <w:spacing w:val="-14"/>
        </w:rPr>
        <w:t xml:space="preserve"> </w:t>
      </w:r>
      <w:r>
        <w:t>4:</w:t>
      </w:r>
      <w:r>
        <w:rPr>
          <w:spacing w:val="-14"/>
        </w:rPr>
        <w:t xml:space="preserve"> </w:t>
      </w:r>
      <w:r>
        <w:t>example</w:t>
      </w:r>
      <w:r>
        <w:rPr>
          <w:spacing w:val="-14"/>
        </w:rPr>
        <w:t xml:space="preserve"> </w:t>
      </w:r>
      <w:r>
        <w:t>of</w:t>
      </w:r>
      <w:r>
        <w:rPr>
          <w:spacing w:val="-13"/>
        </w:rPr>
        <w:t xml:space="preserve"> </w:t>
      </w:r>
      <w:r>
        <w:t>“matched”</w:t>
      </w:r>
      <w:r>
        <w:rPr>
          <w:spacing w:val="-14"/>
        </w:rPr>
        <w:t xml:space="preserve"> </w:t>
      </w:r>
      <w:r>
        <w:t>1:1</w:t>
      </w:r>
      <w:r>
        <w:rPr>
          <w:spacing w:val="-14"/>
        </w:rPr>
        <w:t xml:space="preserve"> </w:t>
      </w:r>
      <w:proofErr w:type="gramStart"/>
      <w:r>
        <w:t>systems</w:t>
      </w:r>
      <w:proofErr w:type="gramEnd"/>
      <w:r>
        <w:rPr>
          <w:spacing w:val="-14"/>
        </w:rPr>
        <w:t xml:space="preserve"> </w:t>
      </w:r>
      <w:r>
        <w:t>using</w:t>
      </w:r>
      <w:r>
        <w:rPr>
          <w:spacing w:val="-13"/>
        </w:rPr>
        <w:t xml:space="preserve"> </w:t>
      </w:r>
      <w:r>
        <w:t>the</w:t>
      </w:r>
      <w:r>
        <w:rPr>
          <w:spacing w:val="-14"/>
        </w:rPr>
        <w:t xml:space="preserve"> </w:t>
      </w:r>
      <w:r>
        <w:t>graphical</w:t>
      </w:r>
      <w:r>
        <w:rPr>
          <w:spacing w:val="-14"/>
        </w:rPr>
        <w:t xml:space="preserve"> </w:t>
      </w:r>
      <w:r>
        <w:t>regression</w:t>
      </w:r>
      <w:r>
        <w:rPr>
          <w:spacing w:val="-14"/>
        </w:rPr>
        <w:t xml:space="preserve"> </w:t>
      </w:r>
      <w:r>
        <w:t>method.</w:t>
      </w:r>
      <w:r>
        <w:rPr>
          <w:spacing w:val="-13"/>
        </w:rPr>
        <w:t xml:space="preserve"> </w:t>
      </w:r>
      <w:r>
        <w:t>These</w:t>
      </w:r>
      <w:r>
        <w:rPr>
          <w:spacing w:val="-14"/>
        </w:rPr>
        <w:t xml:space="preserve"> </w:t>
      </w:r>
      <w:r>
        <w:t xml:space="preserve">systems </w:t>
      </w:r>
      <w:r>
        <w:rPr>
          <w:spacing w:val="-2"/>
        </w:rPr>
        <w:t>have</w:t>
      </w:r>
      <w:r>
        <w:rPr>
          <w:spacing w:val="-5"/>
        </w:rPr>
        <w:t xml:space="preserve"> </w:t>
      </w:r>
      <w:r>
        <w:rPr>
          <w:spacing w:val="-2"/>
        </w:rPr>
        <w:t>a</w:t>
      </w:r>
      <w:r>
        <w:rPr>
          <w:spacing w:val="-5"/>
        </w:rPr>
        <w:t xml:space="preserve"> </w:t>
      </w:r>
      <w:r>
        <w:rPr>
          <w:spacing w:val="-2"/>
        </w:rPr>
        <w:t>strong</w:t>
      </w:r>
      <w:r>
        <w:rPr>
          <w:spacing w:val="-5"/>
        </w:rPr>
        <w:t xml:space="preserve"> </w:t>
      </w:r>
      <w:r>
        <w:rPr>
          <w:spacing w:val="-2"/>
        </w:rPr>
        <w:t>correlation</w:t>
      </w:r>
      <w:r>
        <w:rPr>
          <w:spacing w:val="-5"/>
        </w:rPr>
        <w:t xml:space="preserve"> </w:t>
      </w:r>
      <w:r>
        <w:rPr>
          <w:spacing w:val="-2"/>
        </w:rPr>
        <w:t>between</w:t>
      </w:r>
      <w:r>
        <w:rPr>
          <w:spacing w:val="-5"/>
        </w:rPr>
        <w:t xml:space="preserve"> </w:t>
      </w:r>
      <w:r>
        <w:rPr>
          <w:spacing w:val="-2"/>
        </w:rPr>
        <w:t>housing</w:t>
      </w:r>
      <w:r>
        <w:rPr>
          <w:spacing w:val="-5"/>
        </w:rPr>
        <w:t xml:space="preserve"> </w:t>
      </w:r>
      <w:r>
        <w:rPr>
          <w:spacing w:val="-2"/>
        </w:rPr>
        <w:t>units</w:t>
      </w:r>
      <w:r>
        <w:rPr>
          <w:spacing w:val="-5"/>
        </w:rPr>
        <w:t xml:space="preserve"> </w:t>
      </w:r>
      <w:r>
        <w:rPr>
          <w:spacing w:val="-2"/>
        </w:rPr>
        <w:t>(x)</w:t>
      </w:r>
      <w:r>
        <w:rPr>
          <w:spacing w:val="-5"/>
        </w:rPr>
        <w:t xml:space="preserve"> </w:t>
      </w:r>
      <w:r>
        <w:rPr>
          <w:spacing w:val="-2"/>
        </w:rPr>
        <w:t>and</w:t>
      </w:r>
      <w:r>
        <w:rPr>
          <w:spacing w:val="-5"/>
        </w:rPr>
        <w:t xml:space="preserve"> </w:t>
      </w:r>
      <w:r>
        <w:rPr>
          <w:spacing w:val="-2"/>
        </w:rPr>
        <w:t>reported</w:t>
      </w:r>
      <w:r>
        <w:rPr>
          <w:spacing w:val="-5"/>
        </w:rPr>
        <w:t xml:space="preserve"> </w:t>
      </w:r>
      <w:r>
        <w:rPr>
          <w:spacing w:val="-2"/>
        </w:rPr>
        <w:t>service</w:t>
      </w:r>
      <w:r>
        <w:rPr>
          <w:spacing w:val="-5"/>
        </w:rPr>
        <w:t xml:space="preserve"> </w:t>
      </w:r>
      <w:r>
        <w:rPr>
          <w:spacing w:val="-2"/>
        </w:rPr>
        <w:t>connections</w:t>
      </w:r>
      <w:r>
        <w:rPr>
          <w:spacing w:val="-5"/>
        </w:rPr>
        <w:t xml:space="preserve"> </w:t>
      </w:r>
      <w:r>
        <w:rPr>
          <w:spacing w:val="-2"/>
        </w:rPr>
        <w:t>(y). The</w:t>
      </w:r>
      <w:r>
        <w:rPr>
          <w:spacing w:val="-12"/>
        </w:rPr>
        <w:t xml:space="preserve"> </w:t>
      </w:r>
      <w:r>
        <w:rPr>
          <w:spacing w:val="-2"/>
        </w:rPr>
        <w:t>bottom</w:t>
      </w:r>
      <w:r>
        <w:rPr>
          <w:spacing w:val="-12"/>
        </w:rPr>
        <w:t xml:space="preserve"> </w:t>
      </w:r>
      <w:r>
        <w:rPr>
          <w:spacing w:val="-2"/>
        </w:rPr>
        <w:t>right</w:t>
      </w:r>
      <w:r>
        <w:rPr>
          <w:spacing w:val="-12"/>
        </w:rPr>
        <w:t xml:space="preserve"> </w:t>
      </w:r>
      <w:r>
        <w:rPr>
          <w:spacing w:val="-2"/>
        </w:rPr>
        <w:t>image</w:t>
      </w:r>
      <w:r>
        <w:rPr>
          <w:spacing w:val="-11"/>
        </w:rPr>
        <w:t xml:space="preserve"> </w:t>
      </w:r>
      <w:r>
        <w:rPr>
          <w:spacing w:val="-2"/>
        </w:rPr>
        <w:t>shows</w:t>
      </w:r>
      <w:r>
        <w:rPr>
          <w:spacing w:val="-12"/>
        </w:rPr>
        <w:t xml:space="preserve"> </w:t>
      </w:r>
      <w:r>
        <w:rPr>
          <w:spacing w:val="-2"/>
        </w:rPr>
        <w:t>how</w:t>
      </w:r>
      <w:r>
        <w:rPr>
          <w:spacing w:val="-12"/>
        </w:rPr>
        <w:t xml:space="preserve"> </w:t>
      </w:r>
      <w:r>
        <w:rPr>
          <w:spacing w:val="-2"/>
        </w:rPr>
        <w:t>census</w:t>
      </w:r>
      <w:r>
        <w:rPr>
          <w:spacing w:val="-12"/>
        </w:rPr>
        <w:t xml:space="preserve"> </w:t>
      </w:r>
      <w:r>
        <w:rPr>
          <w:spacing w:val="-2"/>
        </w:rPr>
        <w:t>block</w:t>
      </w:r>
      <w:r>
        <w:rPr>
          <w:spacing w:val="-11"/>
        </w:rPr>
        <w:t xml:space="preserve"> </w:t>
      </w:r>
      <w:r>
        <w:rPr>
          <w:spacing w:val="-2"/>
        </w:rPr>
        <w:t>housing</w:t>
      </w:r>
      <w:r>
        <w:rPr>
          <w:spacing w:val="-12"/>
        </w:rPr>
        <w:t xml:space="preserve"> </w:t>
      </w:r>
      <w:r>
        <w:rPr>
          <w:spacing w:val="-2"/>
        </w:rPr>
        <w:t>units</w:t>
      </w:r>
      <w:r>
        <w:rPr>
          <w:spacing w:val="-12"/>
        </w:rPr>
        <w:t xml:space="preserve"> </w:t>
      </w:r>
      <w:r>
        <w:rPr>
          <w:spacing w:val="-2"/>
        </w:rPr>
        <w:t>are</w:t>
      </w:r>
      <w:r>
        <w:rPr>
          <w:spacing w:val="-12"/>
        </w:rPr>
        <w:t xml:space="preserve"> </w:t>
      </w:r>
      <w:r>
        <w:rPr>
          <w:spacing w:val="-2"/>
        </w:rPr>
        <w:t>aggregated</w:t>
      </w:r>
      <w:r>
        <w:rPr>
          <w:spacing w:val="-11"/>
        </w:rPr>
        <w:t xml:space="preserve"> </w:t>
      </w:r>
      <w:r>
        <w:rPr>
          <w:spacing w:val="-2"/>
        </w:rPr>
        <w:t>per</w:t>
      </w:r>
      <w:r>
        <w:rPr>
          <w:spacing w:val="-12"/>
        </w:rPr>
        <w:t xml:space="preserve"> </w:t>
      </w:r>
      <w:r>
        <w:rPr>
          <w:spacing w:val="-2"/>
        </w:rPr>
        <w:t xml:space="preserve">unique </w:t>
      </w:r>
      <w:proofErr w:type="gramStart"/>
      <w:r>
        <w:rPr>
          <w:spacing w:val="-4"/>
        </w:rPr>
        <w:t>PWS</w:t>
      </w:r>
      <w:proofErr w:type="gramEnd"/>
    </w:p>
    <w:p w14:paraId="2A75AC92" w14:textId="77777777" w:rsidR="00041B53" w:rsidRDefault="00041B53">
      <w:pPr>
        <w:pStyle w:val="BodyText"/>
        <w:spacing w:before="13"/>
        <w:rPr>
          <w:sz w:val="39"/>
        </w:rPr>
      </w:pPr>
    </w:p>
    <w:p w14:paraId="2A75AC93" w14:textId="77777777" w:rsidR="00041B53" w:rsidRDefault="00104982">
      <w:pPr>
        <w:pStyle w:val="Heading2"/>
        <w:jc w:val="both"/>
      </w:pPr>
      <w:bookmarkStart w:id="45" w:name="Random_Forest"/>
      <w:bookmarkStart w:id="46" w:name="_bookmark14"/>
      <w:bookmarkEnd w:id="45"/>
      <w:bookmarkEnd w:id="46"/>
      <w:r>
        <w:rPr>
          <w:w w:val="85"/>
        </w:rPr>
        <w:t>Random</w:t>
      </w:r>
      <w:r>
        <w:rPr>
          <w:spacing w:val="-4"/>
        </w:rPr>
        <w:t xml:space="preserve"> </w:t>
      </w:r>
      <w:r>
        <w:rPr>
          <w:spacing w:val="-2"/>
          <w:w w:val="90"/>
        </w:rPr>
        <w:t>Forest</w:t>
      </w:r>
    </w:p>
    <w:p w14:paraId="2A75AC94" w14:textId="77777777" w:rsidR="00041B53" w:rsidRDefault="00104982">
      <w:pPr>
        <w:pStyle w:val="BodyText"/>
        <w:spacing w:before="263" w:line="218" w:lineRule="auto"/>
        <w:ind w:left="140" w:right="332" w:hanging="8"/>
        <w:jc w:val="both"/>
      </w:pPr>
      <w:r>
        <w:t>The goal of the random forest model is to be able to determine what public water system (or PWSID) a census block is most likely to be served by.</w:t>
      </w:r>
      <w:r>
        <w:rPr>
          <w:spacing w:val="40"/>
        </w:rPr>
        <w:t xml:space="preserve"> </w:t>
      </w:r>
      <w:r>
        <w:t>For example,</w:t>
      </w:r>
      <w:r>
        <w:rPr>
          <w:spacing w:val="12"/>
        </w:rPr>
        <w:t xml:space="preserve"> </w:t>
      </w:r>
      <w:r>
        <w:t>a block in a rural area that</w:t>
      </w:r>
      <w:r>
        <w:rPr>
          <w:spacing w:val="80"/>
        </w:rPr>
        <w:t xml:space="preserve"> </w:t>
      </w:r>
      <w:r>
        <w:t>is</w:t>
      </w:r>
      <w:r>
        <w:rPr>
          <w:spacing w:val="-1"/>
        </w:rPr>
        <w:t xml:space="preserve"> </w:t>
      </w:r>
      <w:r>
        <w:t>using</w:t>
      </w:r>
      <w:r>
        <w:rPr>
          <w:spacing w:val="-1"/>
        </w:rPr>
        <w:t xml:space="preserve"> </w:t>
      </w:r>
      <w:r>
        <w:t>public</w:t>
      </w:r>
      <w:r>
        <w:rPr>
          <w:spacing w:val="-1"/>
        </w:rPr>
        <w:t xml:space="preserve"> </w:t>
      </w:r>
      <w:r>
        <w:t>water</w:t>
      </w:r>
      <w:r>
        <w:rPr>
          <w:spacing w:val="-1"/>
        </w:rPr>
        <w:t xml:space="preserve"> </w:t>
      </w:r>
      <w:r>
        <w:t>may</w:t>
      </w:r>
      <w:r>
        <w:rPr>
          <w:spacing w:val="-2"/>
        </w:rPr>
        <w:t xml:space="preserve"> </w:t>
      </w:r>
      <w:r>
        <w:t>be</w:t>
      </w:r>
      <w:r>
        <w:rPr>
          <w:spacing w:val="-1"/>
        </w:rPr>
        <w:t xml:space="preserve"> </w:t>
      </w:r>
      <w:r>
        <w:t>more</w:t>
      </w:r>
      <w:r>
        <w:rPr>
          <w:spacing w:val="-1"/>
        </w:rPr>
        <w:t xml:space="preserve"> </w:t>
      </w:r>
      <w:r>
        <w:t>likely</w:t>
      </w:r>
      <w:r>
        <w:rPr>
          <w:spacing w:val="-2"/>
        </w:rPr>
        <w:t xml:space="preserve"> </w:t>
      </w:r>
      <w:r>
        <w:t>to</w:t>
      </w:r>
      <w:r>
        <w:rPr>
          <w:spacing w:val="-1"/>
        </w:rPr>
        <w:t xml:space="preserve"> </w:t>
      </w:r>
      <w:r>
        <w:t>be</w:t>
      </w:r>
      <w:r>
        <w:rPr>
          <w:spacing w:val="-1"/>
        </w:rPr>
        <w:t xml:space="preserve"> </w:t>
      </w:r>
      <w:r>
        <w:t>close</w:t>
      </w:r>
      <w:r>
        <w:rPr>
          <w:spacing w:val="-1"/>
        </w:rPr>
        <w:t xml:space="preserve"> </w:t>
      </w:r>
      <w:r>
        <w:t>to</w:t>
      </w:r>
      <w:r>
        <w:rPr>
          <w:spacing w:val="-1"/>
        </w:rPr>
        <w:t xml:space="preserve"> </w:t>
      </w:r>
      <w:r>
        <w:t>its</w:t>
      </w:r>
      <w:r>
        <w:rPr>
          <w:spacing w:val="-1"/>
        </w:rPr>
        <w:t xml:space="preserve"> </w:t>
      </w:r>
      <w:r>
        <w:t>source</w:t>
      </w:r>
      <w:r>
        <w:rPr>
          <w:spacing w:val="-1"/>
        </w:rPr>
        <w:t xml:space="preserve"> </w:t>
      </w:r>
      <w:r>
        <w:t>water</w:t>
      </w:r>
      <w:r>
        <w:rPr>
          <w:spacing w:val="-2"/>
        </w:rPr>
        <w:t xml:space="preserve"> </w:t>
      </w:r>
      <w:r>
        <w:t>intake</w:t>
      </w:r>
      <w:r>
        <w:rPr>
          <w:spacing w:val="-1"/>
        </w:rPr>
        <w:t xml:space="preserve"> </w:t>
      </w:r>
      <w:r>
        <w:t>if</w:t>
      </w:r>
      <w:r>
        <w:rPr>
          <w:spacing w:val="-1"/>
        </w:rPr>
        <w:t xml:space="preserve"> </w:t>
      </w:r>
      <w:r>
        <w:t>it</w:t>
      </w:r>
      <w:r>
        <w:rPr>
          <w:spacing w:val="-1"/>
        </w:rPr>
        <w:t xml:space="preserve"> </w:t>
      </w:r>
      <w:r>
        <w:t>is</w:t>
      </w:r>
      <w:r>
        <w:rPr>
          <w:spacing w:val="-1"/>
        </w:rPr>
        <w:t xml:space="preserve"> </w:t>
      </w:r>
      <w:r>
        <w:t>a</w:t>
      </w:r>
      <w:r>
        <w:rPr>
          <w:spacing w:val="-1"/>
        </w:rPr>
        <w:t xml:space="preserve"> </w:t>
      </w:r>
      <w:r>
        <w:t>very</w:t>
      </w:r>
      <w:r>
        <w:rPr>
          <w:spacing w:val="-1"/>
        </w:rPr>
        <w:t xml:space="preserve"> </w:t>
      </w:r>
      <w:r>
        <w:t>small system</w:t>
      </w:r>
      <w:r>
        <w:rPr>
          <w:spacing w:val="-1"/>
        </w:rPr>
        <w:t xml:space="preserve"> </w:t>
      </w:r>
      <w:r>
        <w:t>and</w:t>
      </w:r>
      <w:r>
        <w:rPr>
          <w:spacing w:val="-1"/>
        </w:rPr>
        <w:t xml:space="preserve"> </w:t>
      </w:r>
      <w:r>
        <w:t>more</w:t>
      </w:r>
      <w:r>
        <w:rPr>
          <w:spacing w:val="-1"/>
        </w:rPr>
        <w:t xml:space="preserve"> </w:t>
      </w:r>
      <w:r>
        <w:t>likely</w:t>
      </w:r>
      <w:r>
        <w:rPr>
          <w:spacing w:val="-1"/>
        </w:rPr>
        <w:t xml:space="preserve"> </w:t>
      </w:r>
      <w:r>
        <w:t>to</w:t>
      </w:r>
      <w:r>
        <w:rPr>
          <w:spacing w:val="-1"/>
        </w:rPr>
        <w:t xml:space="preserve"> </w:t>
      </w:r>
      <w:r>
        <w:t>be</w:t>
      </w:r>
      <w:r>
        <w:rPr>
          <w:spacing w:val="-1"/>
        </w:rPr>
        <w:t xml:space="preserve"> </w:t>
      </w:r>
      <w:r>
        <w:t>farther</w:t>
      </w:r>
      <w:r>
        <w:rPr>
          <w:spacing w:val="-1"/>
        </w:rPr>
        <w:t xml:space="preserve"> </w:t>
      </w:r>
      <w:r>
        <w:t>away</w:t>
      </w:r>
      <w:r>
        <w:rPr>
          <w:spacing w:val="-1"/>
        </w:rPr>
        <w:t xml:space="preserve"> </w:t>
      </w:r>
      <w:r>
        <w:t>if</w:t>
      </w:r>
      <w:r>
        <w:rPr>
          <w:spacing w:val="-1"/>
        </w:rPr>
        <w:t xml:space="preserve"> </w:t>
      </w:r>
      <w:r>
        <w:t>it</w:t>
      </w:r>
      <w:r>
        <w:rPr>
          <w:spacing w:val="-1"/>
        </w:rPr>
        <w:t xml:space="preserve"> </w:t>
      </w:r>
      <w:r>
        <w:t>a</w:t>
      </w:r>
      <w:r>
        <w:rPr>
          <w:spacing w:val="-1"/>
        </w:rPr>
        <w:t xml:space="preserve"> </w:t>
      </w:r>
      <w:r>
        <w:t>very</w:t>
      </w:r>
      <w:r>
        <w:rPr>
          <w:spacing w:val="-1"/>
        </w:rPr>
        <w:t xml:space="preserve"> </w:t>
      </w:r>
      <w:r>
        <w:t>large</w:t>
      </w:r>
      <w:r>
        <w:rPr>
          <w:spacing w:val="-1"/>
        </w:rPr>
        <w:t xml:space="preserve"> </w:t>
      </w:r>
      <w:r>
        <w:t>rural</w:t>
      </w:r>
      <w:r>
        <w:rPr>
          <w:spacing w:val="-1"/>
        </w:rPr>
        <w:t xml:space="preserve"> </w:t>
      </w:r>
      <w:r>
        <w:t>water</w:t>
      </w:r>
      <w:r>
        <w:rPr>
          <w:spacing w:val="-1"/>
        </w:rPr>
        <w:t xml:space="preserve"> </w:t>
      </w:r>
      <w:r>
        <w:t>district.</w:t>
      </w:r>
      <w:r>
        <w:rPr>
          <w:spacing w:val="22"/>
        </w:rPr>
        <w:t xml:space="preserve"> </w:t>
      </w:r>
      <w:r>
        <w:t>If</w:t>
      </w:r>
      <w:r>
        <w:rPr>
          <w:spacing w:val="-1"/>
        </w:rPr>
        <w:t xml:space="preserve"> </w:t>
      </w:r>
      <w:r>
        <w:t>you</w:t>
      </w:r>
      <w:r>
        <w:rPr>
          <w:spacing w:val="-1"/>
        </w:rPr>
        <w:t xml:space="preserve"> </w:t>
      </w:r>
      <w:r>
        <w:t>are</w:t>
      </w:r>
      <w:r>
        <w:rPr>
          <w:spacing w:val="-1"/>
        </w:rPr>
        <w:t xml:space="preserve"> </w:t>
      </w:r>
      <w:r>
        <w:t xml:space="preserve">served by a system that purchases </w:t>
      </w:r>
      <w:proofErr w:type="gramStart"/>
      <w:r>
        <w:t>all of</w:t>
      </w:r>
      <w:proofErr w:type="gramEnd"/>
      <w:r>
        <w:t xml:space="preserve"> its water, the infrastructure may be farther away as well.</w:t>
      </w:r>
    </w:p>
    <w:p w14:paraId="2A75AC95" w14:textId="77777777" w:rsidR="00041B53" w:rsidRDefault="00104982">
      <w:pPr>
        <w:pStyle w:val="BodyText"/>
        <w:spacing w:before="140" w:line="218" w:lineRule="auto"/>
        <w:ind w:left="134" w:right="307" w:hanging="3"/>
        <w:jc w:val="both"/>
      </w:pPr>
      <w:r>
        <w:t>The</w:t>
      </w:r>
      <w:r>
        <w:rPr>
          <w:spacing w:val="-12"/>
        </w:rPr>
        <w:t xml:space="preserve"> </w:t>
      </w:r>
      <w:r>
        <w:t>random</w:t>
      </w:r>
      <w:r>
        <w:rPr>
          <w:spacing w:val="-12"/>
        </w:rPr>
        <w:t xml:space="preserve"> </w:t>
      </w:r>
      <w:r>
        <w:t>forest</w:t>
      </w:r>
      <w:r>
        <w:rPr>
          <w:spacing w:val="-12"/>
        </w:rPr>
        <w:t xml:space="preserve"> </w:t>
      </w:r>
      <w:r>
        <w:t>is</w:t>
      </w:r>
      <w:r>
        <w:rPr>
          <w:spacing w:val="-12"/>
        </w:rPr>
        <w:t xml:space="preserve"> </w:t>
      </w:r>
      <w:r>
        <w:t>set</w:t>
      </w:r>
      <w:r>
        <w:rPr>
          <w:spacing w:val="-12"/>
        </w:rPr>
        <w:t xml:space="preserve"> </w:t>
      </w:r>
      <w:r>
        <w:t>up</w:t>
      </w:r>
      <w:r>
        <w:rPr>
          <w:spacing w:val="-12"/>
        </w:rPr>
        <w:t xml:space="preserve"> </w:t>
      </w:r>
      <w:r>
        <w:t>to</w:t>
      </w:r>
      <w:r>
        <w:rPr>
          <w:spacing w:val="-12"/>
        </w:rPr>
        <w:t xml:space="preserve"> </w:t>
      </w:r>
      <w:r>
        <w:t>evaluate</w:t>
      </w:r>
      <w:r>
        <w:rPr>
          <w:spacing w:val="-12"/>
        </w:rPr>
        <w:t xml:space="preserve"> </w:t>
      </w:r>
      <w:r>
        <w:t>the</w:t>
      </w:r>
      <w:r>
        <w:rPr>
          <w:spacing w:val="-12"/>
        </w:rPr>
        <w:t xml:space="preserve"> </w:t>
      </w:r>
      <w:r>
        <w:t>relationship</w:t>
      </w:r>
      <w:r>
        <w:rPr>
          <w:spacing w:val="-12"/>
        </w:rPr>
        <w:t xml:space="preserve"> </w:t>
      </w:r>
      <w:r>
        <w:t>between</w:t>
      </w:r>
      <w:r>
        <w:rPr>
          <w:spacing w:val="-12"/>
        </w:rPr>
        <w:t xml:space="preserve"> </w:t>
      </w:r>
      <w:r>
        <w:t>a</w:t>
      </w:r>
      <w:r>
        <w:rPr>
          <w:spacing w:val="-12"/>
        </w:rPr>
        <w:t xml:space="preserve"> </w:t>
      </w:r>
      <w:r>
        <w:t>single</w:t>
      </w:r>
      <w:r>
        <w:rPr>
          <w:spacing w:val="-12"/>
        </w:rPr>
        <w:t xml:space="preserve"> </w:t>
      </w:r>
      <w:r>
        <w:t>census</w:t>
      </w:r>
      <w:r>
        <w:rPr>
          <w:spacing w:val="-12"/>
        </w:rPr>
        <w:t xml:space="preserve"> </w:t>
      </w:r>
      <w:r>
        <w:t>block</w:t>
      </w:r>
      <w:r>
        <w:rPr>
          <w:spacing w:val="-12"/>
        </w:rPr>
        <w:t xml:space="preserve"> </w:t>
      </w:r>
      <w:r>
        <w:t>and</w:t>
      </w:r>
      <w:r>
        <w:rPr>
          <w:spacing w:val="-12"/>
        </w:rPr>
        <w:t xml:space="preserve"> </w:t>
      </w:r>
      <w:r>
        <w:t>a</w:t>
      </w:r>
      <w:r>
        <w:rPr>
          <w:spacing w:val="-12"/>
        </w:rPr>
        <w:t xml:space="preserve"> </w:t>
      </w:r>
      <w:r>
        <w:t>single point</w:t>
      </w:r>
      <w:r>
        <w:rPr>
          <w:spacing w:val="-10"/>
        </w:rPr>
        <w:t xml:space="preserve"> </w:t>
      </w:r>
      <w:r>
        <w:t>associated</w:t>
      </w:r>
      <w:r>
        <w:rPr>
          <w:spacing w:val="-9"/>
        </w:rPr>
        <w:t xml:space="preserve"> </w:t>
      </w:r>
      <w:r>
        <w:t>with</w:t>
      </w:r>
      <w:r>
        <w:rPr>
          <w:spacing w:val="-9"/>
        </w:rPr>
        <w:t xml:space="preserve"> </w:t>
      </w:r>
      <w:r>
        <w:t>a</w:t>
      </w:r>
      <w:r>
        <w:rPr>
          <w:spacing w:val="-9"/>
        </w:rPr>
        <w:t xml:space="preserve"> </w:t>
      </w:r>
      <w:r>
        <w:t>public</w:t>
      </w:r>
      <w:r>
        <w:rPr>
          <w:spacing w:val="-9"/>
        </w:rPr>
        <w:t xml:space="preserve"> </w:t>
      </w:r>
      <w:r>
        <w:t>water</w:t>
      </w:r>
      <w:r>
        <w:rPr>
          <w:spacing w:val="-9"/>
        </w:rPr>
        <w:t xml:space="preserve"> </w:t>
      </w:r>
      <w:r>
        <w:t>system.</w:t>
      </w:r>
      <w:r>
        <w:rPr>
          <w:spacing w:val="12"/>
        </w:rPr>
        <w:t xml:space="preserve"> </w:t>
      </w:r>
      <w:r>
        <w:t>The</w:t>
      </w:r>
      <w:r>
        <w:rPr>
          <w:spacing w:val="-9"/>
        </w:rPr>
        <w:t xml:space="preserve"> </w:t>
      </w:r>
      <w:r>
        <w:t>tabular</w:t>
      </w:r>
      <w:r>
        <w:rPr>
          <w:spacing w:val="-9"/>
        </w:rPr>
        <w:t xml:space="preserve"> </w:t>
      </w:r>
      <w:r>
        <w:t>data</w:t>
      </w:r>
      <w:r>
        <w:rPr>
          <w:spacing w:val="-9"/>
        </w:rPr>
        <w:t xml:space="preserve"> </w:t>
      </w:r>
      <w:r>
        <w:t>used</w:t>
      </w:r>
      <w:r>
        <w:rPr>
          <w:spacing w:val="-9"/>
        </w:rPr>
        <w:t xml:space="preserve"> </w:t>
      </w:r>
      <w:r>
        <w:t>to</w:t>
      </w:r>
      <w:r>
        <w:rPr>
          <w:spacing w:val="-9"/>
        </w:rPr>
        <w:t xml:space="preserve"> </w:t>
      </w:r>
      <w:r>
        <w:t>train</w:t>
      </w:r>
      <w:r>
        <w:rPr>
          <w:spacing w:val="-9"/>
        </w:rPr>
        <w:t xml:space="preserve"> </w:t>
      </w:r>
      <w:r>
        <w:t>and</w:t>
      </w:r>
      <w:r>
        <w:rPr>
          <w:spacing w:val="-9"/>
        </w:rPr>
        <w:t xml:space="preserve"> </w:t>
      </w:r>
      <w:r>
        <w:t>apply</w:t>
      </w:r>
      <w:r>
        <w:rPr>
          <w:spacing w:val="-9"/>
        </w:rPr>
        <w:t xml:space="preserve"> </w:t>
      </w:r>
      <w:r>
        <w:t>the</w:t>
      </w:r>
      <w:r>
        <w:rPr>
          <w:spacing w:val="-9"/>
        </w:rPr>
        <w:t xml:space="preserve"> </w:t>
      </w:r>
      <w:r>
        <w:t xml:space="preserve">random </w:t>
      </w:r>
      <w:r>
        <w:rPr>
          <w:spacing w:val="-2"/>
        </w:rPr>
        <w:t>forest</w:t>
      </w:r>
      <w:r>
        <w:rPr>
          <w:spacing w:val="-10"/>
        </w:rPr>
        <w:t xml:space="preserve"> </w:t>
      </w:r>
      <w:r>
        <w:rPr>
          <w:spacing w:val="-2"/>
        </w:rPr>
        <w:t>model</w:t>
      </w:r>
      <w:r>
        <w:rPr>
          <w:spacing w:val="-10"/>
        </w:rPr>
        <w:t xml:space="preserve"> </w:t>
      </w:r>
      <w:r>
        <w:rPr>
          <w:spacing w:val="-2"/>
        </w:rPr>
        <w:t>has</w:t>
      </w:r>
      <w:r>
        <w:rPr>
          <w:spacing w:val="-10"/>
        </w:rPr>
        <w:t xml:space="preserve"> </w:t>
      </w:r>
      <w:r>
        <w:rPr>
          <w:spacing w:val="-2"/>
        </w:rPr>
        <w:t>one</w:t>
      </w:r>
      <w:r>
        <w:rPr>
          <w:spacing w:val="-10"/>
        </w:rPr>
        <w:t xml:space="preserve"> </w:t>
      </w:r>
      <w:r>
        <w:rPr>
          <w:spacing w:val="-2"/>
        </w:rPr>
        <w:t>row</w:t>
      </w:r>
      <w:r>
        <w:rPr>
          <w:spacing w:val="-10"/>
        </w:rPr>
        <w:t xml:space="preserve"> </w:t>
      </w:r>
      <w:r>
        <w:rPr>
          <w:spacing w:val="-2"/>
        </w:rPr>
        <w:t>for</w:t>
      </w:r>
      <w:r>
        <w:rPr>
          <w:spacing w:val="-10"/>
        </w:rPr>
        <w:t xml:space="preserve"> </w:t>
      </w:r>
      <w:r>
        <w:rPr>
          <w:spacing w:val="-2"/>
        </w:rPr>
        <w:t>the</w:t>
      </w:r>
      <w:r>
        <w:rPr>
          <w:spacing w:val="-10"/>
        </w:rPr>
        <w:t xml:space="preserve"> </w:t>
      </w:r>
      <w:r>
        <w:rPr>
          <w:spacing w:val="-2"/>
        </w:rPr>
        <w:t>relationship</w:t>
      </w:r>
      <w:r>
        <w:rPr>
          <w:spacing w:val="-10"/>
        </w:rPr>
        <w:t xml:space="preserve"> </w:t>
      </w:r>
      <w:r>
        <w:rPr>
          <w:spacing w:val="-2"/>
        </w:rPr>
        <w:t>between</w:t>
      </w:r>
      <w:r>
        <w:rPr>
          <w:spacing w:val="-10"/>
        </w:rPr>
        <w:t xml:space="preserve"> </w:t>
      </w:r>
      <w:r>
        <w:rPr>
          <w:spacing w:val="-2"/>
        </w:rPr>
        <w:t>every</w:t>
      </w:r>
      <w:r>
        <w:rPr>
          <w:spacing w:val="-10"/>
        </w:rPr>
        <w:t xml:space="preserve"> </w:t>
      </w:r>
      <w:r>
        <w:rPr>
          <w:spacing w:val="-2"/>
        </w:rPr>
        <w:t>block</w:t>
      </w:r>
      <w:r>
        <w:rPr>
          <w:spacing w:val="-10"/>
        </w:rPr>
        <w:t xml:space="preserve"> </w:t>
      </w:r>
      <w:r>
        <w:rPr>
          <w:spacing w:val="-2"/>
        </w:rPr>
        <w:t>and</w:t>
      </w:r>
      <w:r>
        <w:rPr>
          <w:spacing w:val="-10"/>
        </w:rPr>
        <w:t xml:space="preserve"> </w:t>
      </w:r>
      <w:r>
        <w:rPr>
          <w:spacing w:val="-2"/>
        </w:rPr>
        <w:t>every</w:t>
      </w:r>
      <w:r>
        <w:rPr>
          <w:spacing w:val="-10"/>
        </w:rPr>
        <w:t xml:space="preserve"> </w:t>
      </w:r>
      <w:r>
        <w:rPr>
          <w:spacing w:val="-2"/>
        </w:rPr>
        <w:t>unique</w:t>
      </w:r>
      <w:r>
        <w:rPr>
          <w:spacing w:val="-10"/>
        </w:rPr>
        <w:t xml:space="preserve"> </w:t>
      </w:r>
      <w:r>
        <w:rPr>
          <w:spacing w:val="-2"/>
        </w:rPr>
        <w:t>PWSID</w:t>
      </w:r>
      <w:r>
        <w:rPr>
          <w:spacing w:val="-10"/>
        </w:rPr>
        <w:t xml:space="preserve"> </w:t>
      </w:r>
      <w:r>
        <w:rPr>
          <w:spacing w:val="-2"/>
        </w:rPr>
        <w:t xml:space="preserve">within </w:t>
      </w:r>
      <w:r>
        <w:t>25</w:t>
      </w:r>
      <w:r>
        <w:rPr>
          <w:spacing w:val="-7"/>
        </w:rPr>
        <w:t xml:space="preserve"> </w:t>
      </w:r>
      <w:r>
        <w:t>miles</w:t>
      </w:r>
      <w:r>
        <w:rPr>
          <w:spacing w:val="-7"/>
        </w:rPr>
        <w:t xml:space="preserve"> </w:t>
      </w:r>
      <w:r>
        <w:t>(as</w:t>
      </w:r>
      <w:r>
        <w:rPr>
          <w:spacing w:val="-7"/>
        </w:rPr>
        <w:t xml:space="preserve"> </w:t>
      </w:r>
      <w:r>
        <w:t>determined</w:t>
      </w:r>
      <w:r>
        <w:rPr>
          <w:spacing w:val="-7"/>
        </w:rPr>
        <w:t xml:space="preserve"> </w:t>
      </w:r>
      <w:r>
        <w:t>by</w:t>
      </w:r>
      <w:r>
        <w:rPr>
          <w:spacing w:val="-7"/>
        </w:rPr>
        <w:t xml:space="preserve"> </w:t>
      </w:r>
      <w:r>
        <w:t>CWS</w:t>
      </w:r>
      <w:r>
        <w:rPr>
          <w:spacing w:val="-7"/>
        </w:rPr>
        <w:t xml:space="preserve"> </w:t>
      </w:r>
      <w:r>
        <w:t>infrastructure</w:t>
      </w:r>
      <w:r>
        <w:rPr>
          <w:spacing w:val="-7"/>
        </w:rPr>
        <w:t xml:space="preserve"> </w:t>
      </w:r>
      <w:r>
        <w:t>such</w:t>
      </w:r>
      <w:r>
        <w:rPr>
          <w:spacing w:val="-7"/>
        </w:rPr>
        <w:t xml:space="preserve"> </w:t>
      </w:r>
      <w:r>
        <w:t>as</w:t>
      </w:r>
      <w:r>
        <w:rPr>
          <w:spacing w:val="-7"/>
        </w:rPr>
        <w:t xml:space="preserve"> </w:t>
      </w:r>
      <w:r>
        <w:t>wells,</w:t>
      </w:r>
      <w:r>
        <w:rPr>
          <w:spacing w:val="-6"/>
        </w:rPr>
        <w:t xml:space="preserve"> </w:t>
      </w:r>
      <w:r>
        <w:t>treatment</w:t>
      </w:r>
      <w:r>
        <w:rPr>
          <w:spacing w:val="-7"/>
        </w:rPr>
        <w:t xml:space="preserve"> </w:t>
      </w:r>
      <w:r>
        <w:t>plants,</w:t>
      </w:r>
      <w:r>
        <w:rPr>
          <w:spacing w:val="-6"/>
        </w:rPr>
        <w:t xml:space="preserve"> </w:t>
      </w:r>
      <w:r>
        <w:t>facility</w:t>
      </w:r>
      <w:r>
        <w:rPr>
          <w:spacing w:val="-7"/>
        </w:rPr>
        <w:t xml:space="preserve"> </w:t>
      </w:r>
      <w:r>
        <w:t>addresses, and intakes).</w:t>
      </w:r>
      <w:r>
        <w:rPr>
          <w:spacing w:val="40"/>
        </w:rPr>
        <w:t xml:space="preserve"> </w:t>
      </w:r>
      <w:r>
        <w:t>As an example, if there are seven different facilities within twenty-five miles of a census</w:t>
      </w:r>
      <w:r>
        <w:rPr>
          <w:spacing w:val="-14"/>
        </w:rPr>
        <w:t xml:space="preserve"> </w:t>
      </w:r>
      <w:r>
        <w:t>block,</w:t>
      </w:r>
      <w:r>
        <w:rPr>
          <w:spacing w:val="-12"/>
        </w:rPr>
        <w:t xml:space="preserve"> </w:t>
      </w:r>
      <w:r>
        <w:t>the</w:t>
      </w:r>
      <w:r>
        <w:rPr>
          <w:spacing w:val="-14"/>
        </w:rPr>
        <w:t xml:space="preserve"> </w:t>
      </w:r>
      <w:r>
        <w:t>table</w:t>
      </w:r>
      <w:r>
        <w:rPr>
          <w:spacing w:val="-14"/>
        </w:rPr>
        <w:t xml:space="preserve"> </w:t>
      </w:r>
      <w:r>
        <w:t>used</w:t>
      </w:r>
      <w:r>
        <w:rPr>
          <w:spacing w:val="-13"/>
        </w:rPr>
        <w:t xml:space="preserve"> </w:t>
      </w:r>
      <w:r>
        <w:t>for</w:t>
      </w:r>
      <w:r>
        <w:rPr>
          <w:spacing w:val="-14"/>
        </w:rPr>
        <w:t xml:space="preserve"> </w:t>
      </w:r>
      <w:r>
        <w:t>the</w:t>
      </w:r>
      <w:r>
        <w:rPr>
          <w:spacing w:val="-14"/>
        </w:rPr>
        <w:t xml:space="preserve"> </w:t>
      </w:r>
      <w:r>
        <w:t>random</w:t>
      </w:r>
      <w:r>
        <w:rPr>
          <w:spacing w:val="-13"/>
        </w:rPr>
        <w:t xml:space="preserve"> </w:t>
      </w:r>
      <w:r>
        <w:t>forest</w:t>
      </w:r>
      <w:r>
        <w:rPr>
          <w:spacing w:val="-14"/>
        </w:rPr>
        <w:t xml:space="preserve"> </w:t>
      </w:r>
      <w:r>
        <w:t>will</w:t>
      </w:r>
      <w:r>
        <w:rPr>
          <w:spacing w:val="-14"/>
        </w:rPr>
        <w:t xml:space="preserve"> </w:t>
      </w:r>
      <w:r>
        <w:t>have</w:t>
      </w:r>
      <w:r>
        <w:rPr>
          <w:spacing w:val="-13"/>
        </w:rPr>
        <w:t xml:space="preserve"> </w:t>
      </w:r>
      <w:r>
        <w:t>seven</w:t>
      </w:r>
      <w:r>
        <w:rPr>
          <w:spacing w:val="-14"/>
        </w:rPr>
        <w:t xml:space="preserve"> </w:t>
      </w:r>
      <w:r>
        <w:t>rows</w:t>
      </w:r>
      <w:r>
        <w:rPr>
          <w:spacing w:val="-14"/>
        </w:rPr>
        <w:t xml:space="preserve"> </w:t>
      </w:r>
      <w:r>
        <w:t>for</w:t>
      </w:r>
      <w:r>
        <w:rPr>
          <w:spacing w:val="-13"/>
        </w:rPr>
        <w:t xml:space="preserve"> </w:t>
      </w:r>
      <w:r>
        <w:t>that</w:t>
      </w:r>
      <w:r>
        <w:rPr>
          <w:spacing w:val="-14"/>
        </w:rPr>
        <w:t xml:space="preserve"> </w:t>
      </w:r>
      <w:r>
        <w:t>census</w:t>
      </w:r>
      <w:r>
        <w:rPr>
          <w:spacing w:val="-14"/>
        </w:rPr>
        <w:t xml:space="preserve"> </w:t>
      </w:r>
      <w:r>
        <w:t>block.</w:t>
      </w:r>
      <w:r>
        <w:rPr>
          <w:spacing w:val="5"/>
        </w:rPr>
        <w:t xml:space="preserve"> </w:t>
      </w:r>
      <w:r>
        <w:t>Each facility is associated with a parent PWSID. The random forest model then predicts a probability that</w:t>
      </w:r>
      <w:r>
        <w:rPr>
          <w:spacing w:val="-12"/>
        </w:rPr>
        <w:t xml:space="preserve"> </w:t>
      </w:r>
      <w:r>
        <w:t>the</w:t>
      </w:r>
      <w:r>
        <w:rPr>
          <w:spacing w:val="-12"/>
        </w:rPr>
        <w:t xml:space="preserve"> </w:t>
      </w:r>
      <w:r>
        <w:t>parent</w:t>
      </w:r>
      <w:r>
        <w:rPr>
          <w:spacing w:val="-12"/>
        </w:rPr>
        <w:t xml:space="preserve"> </w:t>
      </w:r>
      <w:r>
        <w:t>PWSID</w:t>
      </w:r>
      <w:r>
        <w:rPr>
          <w:spacing w:val="-12"/>
        </w:rPr>
        <w:t xml:space="preserve"> </w:t>
      </w:r>
      <w:r>
        <w:t>is</w:t>
      </w:r>
      <w:r>
        <w:rPr>
          <w:spacing w:val="-12"/>
        </w:rPr>
        <w:t xml:space="preserve"> </w:t>
      </w:r>
      <w:r>
        <w:t>serving</w:t>
      </w:r>
      <w:r>
        <w:rPr>
          <w:spacing w:val="-12"/>
        </w:rPr>
        <w:t xml:space="preserve"> </w:t>
      </w:r>
      <w:r>
        <w:t>the</w:t>
      </w:r>
      <w:r>
        <w:rPr>
          <w:spacing w:val="-12"/>
        </w:rPr>
        <w:t xml:space="preserve"> </w:t>
      </w:r>
      <w:r>
        <w:t>census</w:t>
      </w:r>
      <w:r>
        <w:rPr>
          <w:spacing w:val="-12"/>
        </w:rPr>
        <w:t xml:space="preserve"> </w:t>
      </w:r>
      <w:r>
        <w:t>block</w:t>
      </w:r>
      <w:r>
        <w:rPr>
          <w:spacing w:val="-12"/>
        </w:rPr>
        <w:t xml:space="preserve"> </w:t>
      </w:r>
      <w:r>
        <w:t>in</w:t>
      </w:r>
      <w:r>
        <w:rPr>
          <w:spacing w:val="-12"/>
        </w:rPr>
        <w:t xml:space="preserve"> </w:t>
      </w:r>
      <w:r>
        <w:t>the</w:t>
      </w:r>
      <w:r>
        <w:rPr>
          <w:spacing w:val="-12"/>
        </w:rPr>
        <w:t xml:space="preserve"> </w:t>
      </w:r>
      <w:r>
        <w:t>same</w:t>
      </w:r>
      <w:r>
        <w:rPr>
          <w:spacing w:val="-12"/>
        </w:rPr>
        <w:t xml:space="preserve"> </w:t>
      </w:r>
      <w:r>
        <w:t>row</w:t>
      </w:r>
      <w:r>
        <w:rPr>
          <w:spacing w:val="-12"/>
        </w:rPr>
        <w:t xml:space="preserve"> </w:t>
      </w:r>
      <w:r>
        <w:t>of</w:t>
      </w:r>
      <w:r>
        <w:rPr>
          <w:spacing w:val="-12"/>
        </w:rPr>
        <w:t xml:space="preserve"> </w:t>
      </w:r>
      <w:r>
        <w:t>the</w:t>
      </w:r>
      <w:r>
        <w:rPr>
          <w:spacing w:val="-12"/>
        </w:rPr>
        <w:t xml:space="preserve"> </w:t>
      </w:r>
      <w:r>
        <w:t>table.</w:t>
      </w:r>
      <w:r>
        <w:rPr>
          <w:spacing w:val="14"/>
        </w:rPr>
        <w:t xml:space="preserve"> </w:t>
      </w:r>
      <w:r>
        <w:t>Predictor</w:t>
      </w:r>
      <w:r>
        <w:rPr>
          <w:spacing w:val="-12"/>
        </w:rPr>
        <w:t xml:space="preserve"> </w:t>
      </w:r>
      <w:r>
        <w:t>variables can be thought of as belonging to one of two groups:</w:t>
      </w:r>
    </w:p>
    <w:p w14:paraId="2A75AC96" w14:textId="77777777" w:rsidR="00041B53" w:rsidRDefault="00104982">
      <w:pPr>
        <w:pStyle w:val="ListParagraph"/>
        <w:numPr>
          <w:ilvl w:val="0"/>
          <w:numId w:val="3"/>
        </w:numPr>
        <w:tabs>
          <w:tab w:val="left" w:pos="676"/>
        </w:tabs>
        <w:spacing w:before="182"/>
        <w:ind w:left="676" w:hanging="270"/>
      </w:pPr>
      <w:r>
        <w:t>Variables</w:t>
      </w:r>
      <w:r>
        <w:rPr>
          <w:spacing w:val="-2"/>
        </w:rPr>
        <w:t xml:space="preserve"> </w:t>
      </w:r>
      <w:r>
        <w:t>that</w:t>
      </w:r>
      <w:r>
        <w:rPr>
          <w:spacing w:val="-2"/>
        </w:rPr>
        <w:t xml:space="preserve"> </w:t>
      </w:r>
      <w:r>
        <w:t>that</w:t>
      </w:r>
      <w:r>
        <w:rPr>
          <w:spacing w:val="-2"/>
        </w:rPr>
        <w:t xml:space="preserve"> </w:t>
      </w:r>
      <w:r>
        <w:t>characterize</w:t>
      </w:r>
      <w:r>
        <w:rPr>
          <w:spacing w:val="-2"/>
        </w:rPr>
        <w:t xml:space="preserve"> </w:t>
      </w:r>
      <w:r>
        <w:t>the</w:t>
      </w:r>
      <w:r>
        <w:rPr>
          <w:spacing w:val="-2"/>
        </w:rPr>
        <w:t xml:space="preserve"> </w:t>
      </w:r>
      <w:r>
        <w:t>census</w:t>
      </w:r>
      <w:r>
        <w:rPr>
          <w:spacing w:val="-2"/>
        </w:rPr>
        <w:t xml:space="preserve"> </w:t>
      </w:r>
      <w:proofErr w:type="gramStart"/>
      <w:r>
        <w:rPr>
          <w:spacing w:val="-4"/>
        </w:rPr>
        <w:t>block</w:t>
      </w:r>
      <w:proofErr w:type="gramEnd"/>
    </w:p>
    <w:p w14:paraId="2A75AC97" w14:textId="77777777" w:rsidR="00041B53" w:rsidRDefault="00104982">
      <w:pPr>
        <w:pStyle w:val="ListParagraph"/>
        <w:numPr>
          <w:ilvl w:val="0"/>
          <w:numId w:val="3"/>
        </w:numPr>
        <w:tabs>
          <w:tab w:val="left" w:pos="676"/>
        </w:tabs>
        <w:ind w:left="676" w:hanging="270"/>
      </w:pPr>
      <w:r>
        <w:t>Variables</w:t>
      </w:r>
      <w:r>
        <w:rPr>
          <w:spacing w:val="-7"/>
        </w:rPr>
        <w:t xml:space="preserve"> </w:t>
      </w:r>
      <w:r>
        <w:t>that</w:t>
      </w:r>
      <w:r>
        <w:rPr>
          <w:spacing w:val="-6"/>
        </w:rPr>
        <w:t xml:space="preserve"> </w:t>
      </w:r>
      <w:r>
        <w:t>characterize</w:t>
      </w:r>
      <w:r>
        <w:rPr>
          <w:spacing w:val="-6"/>
        </w:rPr>
        <w:t xml:space="preserve"> </w:t>
      </w:r>
      <w:r>
        <w:t>the</w:t>
      </w:r>
      <w:r>
        <w:rPr>
          <w:spacing w:val="-7"/>
        </w:rPr>
        <w:t xml:space="preserve"> </w:t>
      </w:r>
      <w:r>
        <w:t>water</w:t>
      </w:r>
      <w:r>
        <w:rPr>
          <w:spacing w:val="-6"/>
        </w:rPr>
        <w:t xml:space="preserve"> </w:t>
      </w:r>
      <w:r>
        <w:rPr>
          <w:spacing w:val="-2"/>
        </w:rPr>
        <w:t>system.</w:t>
      </w:r>
    </w:p>
    <w:p w14:paraId="2A75AC98" w14:textId="77777777" w:rsidR="00041B53" w:rsidRDefault="00104982">
      <w:pPr>
        <w:pStyle w:val="BodyText"/>
        <w:spacing w:before="191" w:line="218" w:lineRule="auto"/>
        <w:ind w:left="132" w:right="339"/>
        <w:jc w:val="both"/>
      </w:pPr>
      <w:r>
        <w:rPr>
          <w:spacing w:val="-2"/>
        </w:rPr>
        <w:t>The</w:t>
      </w:r>
      <w:r>
        <w:rPr>
          <w:spacing w:val="-8"/>
        </w:rPr>
        <w:t xml:space="preserve"> </w:t>
      </w:r>
      <w:r>
        <w:rPr>
          <w:spacing w:val="-2"/>
        </w:rPr>
        <w:t>random</w:t>
      </w:r>
      <w:r>
        <w:rPr>
          <w:spacing w:val="-8"/>
        </w:rPr>
        <w:t xml:space="preserve"> </w:t>
      </w:r>
      <w:r>
        <w:rPr>
          <w:spacing w:val="-2"/>
        </w:rPr>
        <w:t>forest</w:t>
      </w:r>
      <w:r>
        <w:rPr>
          <w:spacing w:val="-8"/>
        </w:rPr>
        <w:t xml:space="preserve"> </w:t>
      </w:r>
      <w:r>
        <w:rPr>
          <w:spacing w:val="-2"/>
        </w:rPr>
        <w:t>model</w:t>
      </w:r>
      <w:r>
        <w:rPr>
          <w:spacing w:val="-8"/>
        </w:rPr>
        <w:t xml:space="preserve"> </w:t>
      </w:r>
      <w:r>
        <w:rPr>
          <w:spacing w:val="-2"/>
        </w:rPr>
        <w:t>then</w:t>
      </w:r>
      <w:r>
        <w:rPr>
          <w:spacing w:val="-8"/>
        </w:rPr>
        <w:t xml:space="preserve"> </w:t>
      </w:r>
      <w:r>
        <w:rPr>
          <w:spacing w:val="-2"/>
        </w:rPr>
        <w:t>determines</w:t>
      </w:r>
      <w:r>
        <w:rPr>
          <w:spacing w:val="-8"/>
        </w:rPr>
        <w:t xml:space="preserve"> </w:t>
      </w:r>
      <w:r>
        <w:rPr>
          <w:spacing w:val="-2"/>
        </w:rPr>
        <w:t>the</w:t>
      </w:r>
      <w:r>
        <w:rPr>
          <w:spacing w:val="-8"/>
        </w:rPr>
        <w:t xml:space="preserve"> </w:t>
      </w:r>
      <w:r>
        <w:rPr>
          <w:spacing w:val="-2"/>
        </w:rPr>
        <w:t>correct</w:t>
      </w:r>
      <w:r>
        <w:rPr>
          <w:spacing w:val="-8"/>
        </w:rPr>
        <w:t xml:space="preserve"> </w:t>
      </w:r>
      <w:r>
        <w:rPr>
          <w:spacing w:val="-2"/>
        </w:rPr>
        <w:t>interplay</w:t>
      </w:r>
      <w:r>
        <w:rPr>
          <w:spacing w:val="-8"/>
        </w:rPr>
        <w:t xml:space="preserve"> </w:t>
      </w:r>
      <w:r>
        <w:rPr>
          <w:spacing w:val="-2"/>
        </w:rPr>
        <w:t>between</w:t>
      </w:r>
      <w:r>
        <w:rPr>
          <w:spacing w:val="-8"/>
        </w:rPr>
        <w:t xml:space="preserve"> </w:t>
      </w:r>
      <w:r>
        <w:rPr>
          <w:spacing w:val="-2"/>
        </w:rPr>
        <w:t>the</w:t>
      </w:r>
      <w:r>
        <w:rPr>
          <w:spacing w:val="-8"/>
        </w:rPr>
        <w:t xml:space="preserve"> </w:t>
      </w:r>
      <w:r>
        <w:rPr>
          <w:spacing w:val="-2"/>
        </w:rPr>
        <w:t>variables</w:t>
      </w:r>
      <w:r>
        <w:rPr>
          <w:spacing w:val="-8"/>
        </w:rPr>
        <w:t xml:space="preserve"> </w:t>
      </w:r>
      <w:r>
        <w:rPr>
          <w:spacing w:val="-2"/>
        </w:rPr>
        <w:t>to</w:t>
      </w:r>
      <w:r>
        <w:rPr>
          <w:spacing w:val="-8"/>
        </w:rPr>
        <w:t xml:space="preserve"> </w:t>
      </w:r>
      <w:r>
        <w:rPr>
          <w:spacing w:val="-2"/>
        </w:rPr>
        <w:t xml:space="preserve">determine </w:t>
      </w:r>
      <w:r>
        <w:t>a</w:t>
      </w:r>
      <w:r>
        <w:rPr>
          <w:spacing w:val="-5"/>
        </w:rPr>
        <w:t xml:space="preserve"> </w:t>
      </w:r>
      <w:r>
        <w:t>probability</w:t>
      </w:r>
      <w:r>
        <w:rPr>
          <w:spacing w:val="-5"/>
        </w:rPr>
        <w:t xml:space="preserve"> </w:t>
      </w:r>
      <w:r>
        <w:t>that</w:t>
      </w:r>
      <w:r>
        <w:rPr>
          <w:spacing w:val="-4"/>
        </w:rPr>
        <w:t xml:space="preserve"> </w:t>
      </w:r>
      <w:r>
        <w:t>a</w:t>
      </w:r>
      <w:r>
        <w:rPr>
          <w:spacing w:val="-4"/>
        </w:rPr>
        <w:t xml:space="preserve"> </w:t>
      </w:r>
      <w:r>
        <w:t>particular</w:t>
      </w:r>
      <w:r>
        <w:rPr>
          <w:spacing w:val="-5"/>
        </w:rPr>
        <w:t xml:space="preserve"> </w:t>
      </w:r>
      <w:r>
        <w:t>system</w:t>
      </w:r>
      <w:r>
        <w:rPr>
          <w:spacing w:val="-4"/>
        </w:rPr>
        <w:t xml:space="preserve"> </w:t>
      </w:r>
      <w:r>
        <w:t>serves</w:t>
      </w:r>
      <w:r>
        <w:rPr>
          <w:spacing w:val="-5"/>
        </w:rPr>
        <w:t xml:space="preserve"> </w:t>
      </w:r>
      <w:r>
        <w:t>a</w:t>
      </w:r>
      <w:r>
        <w:rPr>
          <w:spacing w:val="-4"/>
        </w:rPr>
        <w:t xml:space="preserve"> </w:t>
      </w:r>
      <w:r>
        <w:t>particular</w:t>
      </w:r>
      <w:r>
        <w:rPr>
          <w:spacing w:val="-5"/>
        </w:rPr>
        <w:t xml:space="preserve"> </w:t>
      </w:r>
      <w:r>
        <w:t>census</w:t>
      </w:r>
      <w:r>
        <w:rPr>
          <w:spacing w:val="-4"/>
        </w:rPr>
        <w:t xml:space="preserve"> </w:t>
      </w:r>
      <w:r>
        <w:t>block</w:t>
      </w:r>
      <w:r>
        <w:rPr>
          <w:spacing w:val="-5"/>
        </w:rPr>
        <w:t xml:space="preserve"> </w:t>
      </w:r>
      <w:r>
        <w:t>or</w:t>
      </w:r>
      <w:r>
        <w:rPr>
          <w:spacing w:val="-4"/>
        </w:rPr>
        <w:t xml:space="preserve"> </w:t>
      </w:r>
      <w:r>
        <w:t>is</w:t>
      </w:r>
      <w:r>
        <w:rPr>
          <w:spacing w:val="-4"/>
        </w:rPr>
        <w:t xml:space="preserve"> </w:t>
      </w:r>
      <w:r>
        <w:t>not</w:t>
      </w:r>
      <w:r>
        <w:rPr>
          <w:spacing w:val="-5"/>
        </w:rPr>
        <w:t xml:space="preserve"> </w:t>
      </w:r>
      <w:r>
        <w:t>served</w:t>
      </w:r>
      <w:r>
        <w:rPr>
          <w:spacing w:val="-5"/>
        </w:rPr>
        <w:t xml:space="preserve"> </w:t>
      </w:r>
      <w:r>
        <w:t>by</w:t>
      </w:r>
      <w:r>
        <w:rPr>
          <w:spacing w:val="-5"/>
        </w:rPr>
        <w:t xml:space="preserve"> </w:t>
      </w:r>
      <w:r>
        <w:t>a</w:t>
      </w:r>
      <w:r>
        <w:rPr>
          <w:spacing w:val="-4"/>
        </w:rPr>
        <w:t xml:space="preserve"> </w:t>
      </w:r>
      <w:r>
        <w:t>public water system at all.</w:t>
      </w:r>
    </w:p>
    <w:p w14:paraId="2A75AC99" w14:textId="77777777" w:rsidR="00041B53" w:rsidRDefault="00041B53">
      <w:pPr>
        <w:spacing w:line="218" w:lineRule="auto"/>
        <w:jc w:val="both"/>
        <w:sectPr w:rsidR="00041B53">
          <w:pgSz w:w="12240" w:h="15840"/>
          <w:pgMar w:top="1340" w:right="1100" w:bottom="1180" w:left="1300" w:header="0" w:footer="897" w:gutter="0"/>
          <w:cols w:space="720"/>
        </w:sectPr>
      </w:pPr>
    </w:p>
    <w:p w14:paraId="2A75AC9A" w14:textId="77777777" w:rsidR="00041B53" w:rsidRDefault="00104982">
      <w:pPr>
        <w:pStyle w:val="BodyText"/>
        <w:spacing w:before="77"/>
        <w:ind w:left="140"/>
        <w:rPr>
          <w:rFonts w:ascii="Arial Black"/>
        </w:rPr>
      </w:pPr>
      <w:r>
        <w:rPr>
          <w:rFonts w:ascii="Arial Black"/>
          <w:w w:val="80"/>
        </w:rPr>
        <w:lastRenderedPageBreak/>
        <w:t>Variables</w:t>
      </w:r>
      <w:r>
        <w:rPr>
          <w:rFonts w:ascii="Arial Black"/>
          <w:spacing w:val="5"/>
        </w:rPr>
        <w:t xml:space="preserve"> </w:t>
      </w:r>
      <w:r>
        <w:rPr>
          <w:rFonts w:ascii="Arial Black"/>
          <w:w w:val="80"/>
        </w:rPr>
        <w:t>that</w:t>
      </w:r>
      <w:r>
        <w:rPr>
          <w:rFonts w:ascii="Arial Black"/>
          <w:spacing w:val="6"/>
        </w:rPr>
        <w:t xml:space="preserve"> </w:t>
      </w:r>
      <w:r>
        <w:rPr>
          <w:rFonts w:ascii="Arial Black"/>
          <w:w w:val="80"/>
        </w:rPr>
        <w:t>Describe</w:t>
      </w:r>
      <w:r>
        <w:rPr>
          <w:rFonts w:ascii="Arial Black"/>
          <w:spacing w:val="6"/>
        </w:rPr>
        <w:t xml:space="preserve"> </w:t>
      </w:r>
      <w:r>
        <w:rPr>
          <w:rFonts w:ascii="Arial Black"/>
          <w:w w:val="80"/>
        </w:rPr>
        <w:t>the</w:t>
      </w:r>
      <w:r>
        <w:rPr>
          <w:rFonts w:ascii="Arial Black"/>
          <w:spacing w:val="5"/>
        </w:rPr>
        <w:t xml:space="preserve"> </w:t>
      </w:r>
      <w:r>
        <w:rPr>
          <w:rFonts w:ascii="Arial Black"/>
          <w:w w:val="80"/>
        </w:rPr>
        <w:t>Census</w:t>
      </w:r>
      <w:r>
        <w:rPr>
          <w:rFonts w:ascii="Arial Black"/>
          <w:spacing w:val="6"/>
        </w:rPr>
        <w:t xml:space="preserve"> </w:t>
      </w:r>
      <w:r>
        <w:rPr>
          <w:rFonts w:ascii="Arial Black"/>
          <w:spacing w:val="-4"/>
          <w:w w:val="80"/>
        </w:rPr>
        <w:t>Block</w:t>
      </w:r>
    </w:p>
    <w:p w14:paraId="2A75AC9B" w14:textId="77777777" w:rsidR="00041B53" w:rsidRDefault="00104982">
      <w:pPr>
        <w:pStyle w:val="BodyText"/>
        <w:spacing w:before="237"/>
        <w:ind w:left="140"/>
        <w:rPr>
          <w:rFonts w:ascii="Arial Black"/>
        </w:rPr>
      </w:pPr>
      <w:r>
        <w:rPr>
          <w:rFonts w:ascii="Arial Black"/>
          <w:spacing w:val="-2"/>
          <w:w w:val="95"/>
        </w:rPr>
        <w:t>Population</w:t>
      </w:r>
    </w:p>
    <w:p w14:paraId="2A75AC9C" w14:textId="77777777" w:rsidR="00041B53" w:rsidRDefault="00104982">
      <w:pPr>
        <w:pStyle w:val="BodyText"/>
        <w:spacing w:before="107"/>
        <w:ind w:left="131"/>
        <w:jc w:val="both"/>
      </w:pPr>
      <w:r>
        <w:rPr>
          <w:spacing w:val="-2"/>
        </w:rPr>
        <w:t>Variable</w:t>
      </w:r>
      <w:r>
        <w:rPr>
          <w:spacing w:val="-4"/>
        </w:rPr>
        <w:t xml:space="preserve"> </w:t>
      </w:r>
      <w:r>
        <w:rPr>
          <w:spacing w:val="-2"/>
        </w:rPr>
        <w:t>Name:</w:t>
      </w:r>
      <w:r>
        <w:rPr>
          <w:spacing w:val="14"/>
        </w:rPr>
        <w:t xml:space="preserve"> </w:t>
      </w:r>
      <w:r>
        <w:rPr>
          <w:spacing w:val="-2"/>
        </w:rPr>
        <w:t>Population</w:t>
      </w:r>
    </w:p>
    <w:p w14:paraId="2A75AC9D" w14:textId="77777777" w:rsidR="00041B53" w:rsidRDefault="00104982">
      <w:pPr>
        <w:pStyle w:val="BodyText"/>
        <w:spacing w:before="110"/>
        <w:ind w:left="140"/>
        <w:jc w:val="both"/>
      </w:pPr>
      <w:r>
        <w:t>Population</w:t>
      </w:r>
      <w:r>
        <w:rPr>
          <w:spacing w:val="-4"/>
        </w:rPr>
        <w:t xml:space="preserve"> </w:t>
      </w:r>
      <w:r>
        <w:t>is</w:t>
      </w:r>
      <w:r>
        <w:rPr>
          <w:spacing w:val="-3"/>
        </w:rPr>
        <w:t xml:space="preserve"> </w:t>
      </w:r>
      <w:r>
        <w:t>taken</w:t>
      </w:r>
      <w:r>
        <w:rPr>
          <w:spacing w:val="-3"/>
        </w:rPr>
        <w:t xml:space="preserve"> </w:t>
      </w:r>
      <w:r>
        <w:t>from</w:t>
      </w:r>
      <w:r>
        <w:rPr>
          <w:spacing w:val="-4"/>
        </w:rPr>
        <w:t xml:space="preserve"> </w:t>
      </w:r>
      <w:r>
        <w:t>the</w:t>
      </w:r>
      <w:r>
        <w:rPr>
          <w:spacing w:val="-3"/>
        </w:rPr>
        <w:t xml:space="preserve"> </w:t>
      </w:r>
      <w:r>
        <w:t>2020</w:t>
      </w:r>
      <w:r>
        <w:rPr>
          <w:spacing w:val="-3"/>
        </w:rPr>
        <w:t xml:space="preserve"> </w:t>
      </w:r>
      <w:r>
        <w:t>Census,</w:t>
      </w:r>
      <w:r>
        <w:rPr>
          <w:spacing w:val="-3"/>
        </w:rPr>
        <w:t xml:space="preserve"> </w:t>
      </w:r>
      <w:r>
        <w:t>obtained</w:t>
      </w:r>
      <w:r>
        <w:rPr>
          <w:spacing w:val="-4"/>
        </w:rPr>
        <w:t xml:space="preserve"> </w:t>
      </w:r>
      <w:r>
        <w:t>at</w:t>
      </w:r>
      <w:r>
        <w:rPr>
          <w:spacing w:val="-3"/>
        </w:rPr>
        <w:t xml:space="preserve"> </w:t>
      </w:r>
      <w:r>
        <w:t>the</w:t>
      </w:r>
      <w:r>
        <w:rPr>
          <w:spacing w:val="-3"/>
        </w:rPr>
        <w:t xml:space="preserve"> </w:t>
      </w:r>
      <w:r>
        <w:t>census</w:t>
      </w:r>
      <w:r>
        <w:rPr>
          <w:spacing w:val="-3"/>
        </w:rPr>
        <w:t xml:space="preserve"> </w:t>
      </w:r>
      <w:r>
        <w:t>block</w:t>
      </w:r>
      <w:r>
        <w:rPr>
          <w:spacing w:val="-4"/>
        </w:rPr>
        <w:t xml:space="preserve"> </w:t>
      </w:r>
      <w:r>
        <w:rPr>
          <w:spacing w:val="-2"/>
        </w:rPr>
        <w:t>level.</w:t>
      </w:r>
    </w:p>
    <w:p w14:paraId="2A75AC9E" w14:textId="77777777" w:rsidR="00041B53" w:rsidRDefault="00041B53">
      <w:pPr>
        <w:pStyle w:val="BodyText"/>
        <w:spacing w:before="13"/>
        <w:rPr>
          <w:sz w:val="29"/>
        </w:rPr>
      </w:pPr>
    </w:p>
    <w:p w14:paraId="2A75AC9F" w14:textId="77777777" w:rsidR="00041B53" w:rsidRDefault="00104982">
      <w:pPr>
        <w:pStyle w:val="BodyText"/>
        <w:ind w:left="140"/>
        <w:rPr>
          <w:rFonts w:ascii="Arial Black"/>
        </w:rPr>
      </w:pPr>
      <w:r>
        <w:rPr>
          <w:rFonts w:ascii="Arial Black"/>
          <w:w w:val="80"/>
        </w:rPr>
        <w:t>Local</w:t>
      </w:r>
      <w:r>
        <w:rPr>
          <w:rFonts w:ascii="Arial Black"/>
          <w:spacing w:val="20"/>
        </w:rPr>
        <w:t xml:space="preserve"> </w:t>
      </w:r>
      <w:r>
        <w:rPr>
          <w:rFonts w:ascii="Arial Black"/>
          <w:w w:val="80"/>
        </w:rPr>
        <w:t>Population</w:t>
      </w:r>
      <w:r>
        <w:rPr>
          <w:rFonts w:ascii="Arial Black"/>
          <w:spacing w:val="21"/>
        </w:rPr>
        <w:t xml:space="preserve"> </w:t>
      </w:r>
      <w:r>
        <w:rPr>
          <w:rFonts w:ascii="Arial Black"/>
          <w:spacing w:val="-2"/>
          <w:w w:val="80"/>
        </w:rPr>
        <w:t>Density</w:t>
      </w:r>
    </w:p>
    <w:p w14:paraId="2A75ACA0" w14:textId="77777777" w:rsidR="00041B53" w:rsidRDefault="00104982">
      <w:pPr>
        <w:pStyle w:val="BodyText"/>
        <w:spacing w:before="107"/>
        <w:ind w:left="131"/>
        <w:jc w:val="both"/>
      </w:pPr>
      <w:r>
        <w:rPr>
          <w:spacing w:val="-2"/>
        </w:rPr>
        <w:t>Variable</w:t>
      </w:r>
      <w:r>
        <w:rPr>
          <w:spacing w:val="-4"/>
        </w:rPr>
        <w:t xml:space="preserve"> </w:t>
      </w:r>
      <w:r>
        <w:rPr>
          <w:spacing w:val="-2"/>
        </w:rPr>
        <w:t>Name:</w:t>
      </w:r>
      <w:r>
        <w:rPr>
          <w:spacing w:val="14"/>
        </w:rPr>
        <w:t xml:space="preserve"> </w:t>
      </w:r>
      <w:proofErr w:type="spellStart"/>
      <w:r>
        <w:rPr>
          <w:spacing w:val="-2"/>
        </w:rPr>
        <w:t>Pop_km</w:t>
      </w:r>
      <w:proofErr w:type="spellEnd"/>
    </w:p>
    <w:p w14:paraId="2A75ACA1" w14:textId="77777777" w:rsidR="00041B53" w:rsidRDefault="00104982">
      <w:pPr>
        <w:pStyle w:val="BodyText"/>
        <w:spacing w:before="131" w:line="218" w:lineRule="auto"/>
        <w:ind w:left="134" w:right="339" w:hanging="3"/>
        <w:jc w:val="both"/>
      </w:pPr>
      <w:r>
        <w:t>The</w:t>
      </w:r>
      <w:r>
        <w:rPr>
          <w:spacing w:val="-10"/>
        </w:rPr>
        <w:t xml:space="preserve"> </w:t>
      </w:r>
      <w:r>
        <w:t>centroid</w:t>
      </w:r>
      <w:r>
        <w:rPr>
          <w:spacing w:val="-10"/>
        </w:rPr>
        <w:t xml:space="preserve"> </w:t>
      </w:r>
      <w:r>
        <w:t>of</w:t>
      </w:r>
      <w:r>
        <w:rPr>
          <w:spacing w:val="-10"/>
        </w:rPr>
        <w:t xml:space="preserve"> </w:t>
      </w:r>
      <w:r>
        <w:t>each</w:t>
      </w:r>
      <w:r>
        <w:rPr>
          <w:spacing w:val="-10"/>
        </w:rPr>
        <w:t xml:space="preserve"> </w:t>
      </w:r>
      <w:r>
        <w:t>block</w:t>
      </w:r>
      <w:r>
        <w:rPr>
          <w:spacing w:val="-10"/>
        </w:rPr>
        <w:t xml:space="preserve"> </w:t>
      </w:r>
      <w:r>
        <w:t>is</w:t>
      </w:r>
      <w:r>
        <w:rPr>
          <w:spacing w:val="-10"/>
        </w:rPr>
        <w:t xml:space="preserve"> </w:t>
      </w:r>
      <w:r>
        <w:t>buffered</w:t>
      </w:r>
      <w:r>
        <w:rPr>
          <w:spacing w:val="-10"/>
        </w:rPr>
        <w:t xml:space="preserve"> </w:t>
      </w:r>
      <w:r>
        <w:t>by</w:t>
      </w:r>
      <w:r>
        <w:rPr>
          <w:spacing w:val="-10"/>
        </w:rPr>
        <w:t xml:space="preserve"> </w:t>
      </w:r>
      <w:r>
        <w:t>2</w:t>
      </w:r>
      <w:r>
        <w:rPr>
          <w:spacing w:val="-10"/>
        </w:rPr>
        <w:t xml:space="preserve"> </w:t>
      </w:r>
      <w:r>
        <w:t>miles</w:t>
      </w:r>
      <w:r>
        <w:rPr>
          <w:spacing w:val="-10"/>
        </w:rPr>
        <w:t xml:space="preserve"> </w:t>
      </w:r>
      <w:r>
        <w:t>(3,218.69</w:t>
      </w:r>
      <w:r>
        <w:rPr>
          <w:spacing w:val="-10"/>
        </w:rPr>
        <w:t xml:space="preserve"> </w:t>
      </w:r>
      <w:r>
        <w:t>meters).</w:t>
      </w:r>
      <w:r>
        <w:rPr>
          <w:spacing w:val="9"/>
        </w:rPr>
        <w:t xml:space="preserve"> </w:t>
      </w:r>
      <w:r>
        <w:t>The</w:t>
      </w:r>
      <w:r>
        <w:rPr>
          <w:spacing w:val="-10"/>
        </w:rPr>
        <w:t xml:space="preserve"> </w:t>
      </w:r>
      <w:r>
        <w:t>population</w:t>
      </w:r>
      <w:r>
        <w:rPr>
          <w:spacing w:val="-10"/>
        </w:rPr>
        <w:t xml:space="preserve"> </w:t>
      </w:r>
      <w:r>
        <w:t>density</w:t>
      </w:r>
      <w:r>
        <w:rPr>
          <w:spacing w:val="-10"/>
        </w:rPr>
        <w:t xml:space="preserve"> </w:t>
      </w:r>
      <w:r>
        <w:t>is</w:t>
      </w:r>
      <w:r>
        <w:rPr>
          <w:spacing w:val="-10"/>
        </w:rPr>
        <w:t xml:space="preserve"> </w:t>
      </w:r>
      <w:r>
        <w:t>then calculated</w:t>
      </w:r>
      <w:r>
        <w:rPr>
          <w:spacing w:val="-9"/>
        </w:rPr>
        <w:t xml:space="preserve"> </w:t>
      </w:r>
      <w:r>
        <w:t>as</w:t>
      </w:r>
      <w:r>
        <w:rPr>
          <w:spacing w:val="-9"/>
        </w:rPr>
        <w:t xml:space="preserve"> </w:t>
      </w:r>
      <w:r>
        <w:t>an</w:t>
      </w:r>
      <w:r>
        <w:rPr>
          <w:spacing w:val="-9"/>
        </w:rPr>
        <w:t xml:space="preserve"> </w:t>
      </w:r>
      <w:proofErr w:type="spellStart"/>
      <w:r>
        <w:t>areal</w:t>
      </w:r>
      <w:proofErr w:type="spellEnd"/>
      <w:r>
        <w:rPr>
          <w:spacing w:val="-9"/>
        </w:rPr>
        <w:t xml:space="preserve"> </w:t>
      </w:r>
      <w:r>
        <w:t>weighted</w:t>
      </w:r>
      <w:r>
        <w:rPr>
          <w:spacing w:val="-9"/>
        </w:rPr>
        <w:t xml:space="preserve"> </w:t>
      </w:r>
      <w:r>
        <w:t>population</w:t>
      </w:r>
      <w:r>
        <w:rPr>
          <w:spacing w:val="-9"/>
        </w:rPr>
        <w:t xml:space="preserve"> </w:t>
      </w:r>
      <w:r>
        <w:t>density</w:t>
      </w:r>
      <w:r>
        <w:rPr>
          <w:spacing w:val="-9"/>
        </w:rPr>
        <w:t xml:space="preserve"> </w:t>
      </w:r>
      <w:r>
        <w:t>of</w:t>
      </w:r>
      <w:r>
        <w:rPr>
          <w:spacing w:val="-9"/>
        </w:rPr>
        <w:t xml:space="preserve"> </w:t>
      </w:r>
      <w:r>
        <w:t>census</w:t>
      </w:r>
      <w:r>
        <w:rPr>
          <w:spacing w:val="-9"/>
        </w:rPr>
        <w:t xml:space="preserve"> </w:t>
      </w:r>
      <w:r>
        <w:t>blocks</w:t>
      </w:r>
      <w:r>
        <w:rPr>
          <w:spacing w:val="-9"/>
        </w:rPr>
        <w:t xml:space="preserve"> </w:t>
      </w:r>
      <w:r>
        <w:t>that</w:t>
      </w:r>
      <w:r>
        <w:rPr>
          <w:spacing w:val="-9"/>
        </w:rPr>
        <w:t xml:space="preserve"> </w:t>
      </w:r>
      <w:r>
        <w:t>intersect</w:t>
      </w:r>
      <w:r>
        <w:rPr>
          <w:spacing w:val="-9"/>
        </w:rPr>
        <w:t xml:space="preserve"> </w:t>
      </w:r>
      <w:r>
        <w:t>the</w:t>
      </w:r>
      <w:r>
        <w:rPr>
          <w:spacing w:val="-9"/>
        </w:rPr>
        <w:t xml:space="preserve"> </w:t>
      </w:r>
      <w:r>
        <w:t xml:space="preserve">buffer. This </w:t>
      </w:r>
      <w:r>
        <w:rPr>
          <w:spacing w:val="-2"/>
        </w:rPr>
        <w:t>variable</w:t>
      </w:r>
      <w:r>
        <w:rPr>
          <w:spacing w:val="-11"/>
        </w:rPr>
        <w:t xml:space="preserve"> </w:t>
      </w:r>
      <w:r>
        <w:rPr>
          <w:spacing w:val="-2"/>
        </w:rPr>
        <w:t>informs</w:t>
      </w:r>
      <w:r>
        <w:rPr>
          <w:spacing w:val="-10"/>
        </w:rPr>
        <w:t xml:space="preserve"> </w:t>
      </w:r>
      <w:r>
        <w:rPr>
          <w:spacing w:val="-2"/>
        </w:rPr>
        <w:t>each</w:t>
      </w:r>
      <w:r>
        <w:rPr>
          <w:spacing w:val="-11"/>
        </w:rPr>
        <w:t xml:space="preserve"> </w:t>
      </w:r>
      <w:r>
        <w:rPr>
          <w:spacing w:val="-2"/>
        </w:rPr>
        <w:t>block</w:t>
      </w:r>
      <w:r>
        <w:rPr>
          <w:spacing w:val="-11"/>
        </w:rPr>
        <w:t xml:space="preserve"> </w:t>
      </w:r>
      <w:r>
        <w:rPr>
          <w:spacing w:val="-2"/>
        </w:rPr>
        <w:t>of</w:t>
      </w:r>
      <w:r>
        <w:rPr>
          <w:spacing w:val="-10"/>
        </w:rPr>
        <w:t xml:space="preserve"> </w:t>
      </w:r>
      <w:r>
        <w:rPr>
          <w:spacing w:val="-2"/>
        </w:rPr>
        <w:t>its</w:t>
      </w:r>
      <w:r>
        <w:rPr>
          <w:spacing w:val="-10"/>
        </w:rPr>
        <w:t xml:space="preserve"> </w:t>
      </w:r>
      <w:r>
        <w:rPr>
          <w:spacing w:val="-2"/>
        </w:rPr>
        <w:t>surroundings—</w:t>
      </w:r>
      <w:proofErr w:type="gramStart"/>
      <w:r>
        <w:rPr>
          <w:spacing w:val="-2"/>
        </w:rPr>
        <w:t>in</w:t>
      </w:r>
      <w:r>
        <w:rPr>
          <w:spacing w:val="-10"/>
        </w:rPr>
        <w:t xml:space="preserve"> </w:t>
      </w:r>
      <w:r>
        <w:rPr>
          <w:spacing w:val="-2"/>
        </w:rPr>
        <w:t>particular</w:t>
      </w:r>
      <w:r>
        <w:rPr>
          <w:spacing w:val="-10"/>
        </w:rPr>
        <w:t xml:space="preserve"> </w:t>
      </w:r>
      <w:r>
        <w:rPr>
          <w:spacing w:val="-2"/>
        </w:rPr>
        <w:t>how</w:t>
      </w:r>
      <w:proofErr w:type="gramEnd"/>
      <w:r>
        <w:rPr>
          <w:spacing w:val="-11"/>
        </w:rPr>
        <w:t xml:space="preserve"> </w:t>
      </w:r>
      <w:r>
        <w:rPr>
          <w:spacing w:val="-2"/>
        </w:rPr>
        <w:t>dense</w:t>
      </w:r>
      <w:r>
        <w:rPr>
          <w:spacing w:val="-10"/>
        </w:rPr>
        <w:t xml:space="preserve"> </w:t>
      </w:r>
      <w:r>
        <w:rPr>
          <w:spacing w:val="-2"/>
        </w:rPr>
        <w:t>is</w:t>
      </w:r>
      <w:r>
        <w:rPr>
          <w:spacing w:val="-10"/>
        </w:rPr>
        <w:t xml:space="preserve"> </w:t>
      </w:r>
      <w:r>
        <w:rPr>
          <w:spacing w:val="-2"/>
        </w:rPr>
        <w:t>the</w:t>
      </w:r>
      <w:r>
        <w:rPr>
          <w:spacing w:val="-10"/>
        </w:rPr>
        <w:t xml:space="preserve"> </w:t>
      </w:r>
      <w:r>
        <w:rPr>
          <w:spacing w:val="-2"/>
        </w:rPr>
        <w:t>nearby</w:t>
      </w:r>
      <w:r>
        <w:rPr>
          <w:spacing w:val="-11"/>
        </w:rPr>
        <w:t xml:space="preserve"> </w:t>
      </w:r>
      <w:r>
        <w:rPr>
          <w:spacing w:val="-2"/>
        </w:rPr>
        <w:t>city,</w:t>
      </w:r>
      <w:r>
        <w:rPr>
          <w:spacing w:val="-10"/>
        </w:rPr>
        <w:t xml:space="preserve"> </w:t>
      </w:r>
      <w:r>
        <w:rPr>
          <w:spacing w:val="-2"/>
        </w:rPr>
        <w:t xml:space="preserve">suburb </w:t>
      </w:r>
      <w:r>
        <w:t>or rural area.</w:t>
      </w:r>
    </w:p>
    <w:p w14:paraId="2A75ACA2" w14:textId="77777777" w:rsidR="00041B53" w:rsidRDefault="00041B53">
      <w:pPr>
        <w:pStyle w:val="BodyText"/>
        <w:spacing w:before="8"/>
        <w:rPr>
          <w:sz w:val="30"/>
        </w:rPr>
      </w:pPr>
    </w:p>
    <w:p w14:paraId="2A75ACA3" w14:textId="77777777" w:rsidR="00041B53" w:rsidRDefault="00104982">
      <w:pPr>
        <w:pStyle w:val="BodyText"/>
        <w:ind w:left="140"/>
        <w:rPr>
          <w:rFonts w:ascii="Arial Black"/>
        </w:rPr>
      </w:pPr>
      <w:r>
        <w:rPr>
          <w:rFonts w:ascii="Arial Black"/>
          <w:spacing w:val="-4"/>
          <w:w w:val="95"/>
        </w:rPr>
        <w:t>Area</w:t>
      </w:r>
    </w:p>
    <w:p w14:paraId="2A75ACA4"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Area_Km</w:t>
      </w:r>
      <w:proofErr w:type="spellEnd"/>
    </w:p>
    <w:p w14:paraId="2A75ACA5" w14:textId="77777777" w:rsidR="00041B53" w:rsidRDefault="00104982">
      <w:pPr>
        <w:pStyle w:val="BodyText"/>
        <w:spacing w:before="110" w:line="284" w:lineRule="exact"/>
        <w:ind w:left="131"/>
      </w:pPr>
      <w:r>
        <w:t>Area</w:t>
      </w:r>
      <w:r>
        <w:rPr>
          <w:spacing w:val="-1"/>
        </w:rPr>
        <w:t xml:space="preserve"> </w:t>
      </w:r>
      <w:r>
        <w:t>is calculated</w:t>
      </w:r>
      <w:r>
        <w:rPr>
          <w:spacing w:val="-1"/>
        </w:rPr>
        <w:t xml:space="preserve"> </w:t>
      </w:r>
      <w:r>
        <w:t>for each</w:t>
      </w:r>
      <w:r>
        <w:rPr>
          <w:spacing w:val="-1"/>
        </w:rPr>
        <w:t xml:space="preserve"> </w:t>
      </w:r>
      <w:r>
        <w:t>block</w:t>
      </w:r>
      <w:r>
        <w:rPr>
          <w:spacing w:val="-1"/>
        </w:rPr>
        <w:t xml:space="preserve"> </w:t>
      </w:r>
      <w:r>
        <w:t>in</w:t>
      </w:r>
      <w:r>
        <w:rPr>
          <w:spacing w:val="-1"/>
        </w:rPr>
        <w:t xml:space="preserve"> </w:t>
      </w:r>
      <w:r>
        <w:t>square kilometers</w:t>
      </w:r>
      <w:r>
        <w:rPr>
          <w:spacing w:val="-1"/>
        </w:rPr>
        <w:t xml:space="preserve"> </w:t>
      </w:r>
      <w:r>
        <w:t>using the</w:t>
      </w:r>
      <w:r>
        <w:rPr>
          <w:spacing w:val="-1"/>
        </w:rPr>
        <w:t xml:space="preserve"> </w:t>
      </w:r>
      <w:r>
        <w:t>Albers equal area</w:t>
      </w:r>
      <w:r>
        <w:rPr>
          <w:spacing w:val="-1"/>
        </w:rPr>
        <w:t xml:space="preserve"> </w:t>
      </w:r>
      <w:r>
        <w:t xml:space="preserve">projection </w:t>
      </w:r>
      <w:r>
        <w:rPr>
          <w:spacing w:val="-4"/>
        </w:rPr>
        <w:t>(</w:t>
      </w:r>
      <w:proofErr w:type="spellStart"/>
      <w:r>
        <w:rPr>
          <w:spacing w:val="-4"/>
        </w:rPr>
        <w:t>crs</w:t>
      </w:r>
      <w:proofErr w:type="spellEnd"/>
    </w:p>
    <w:p w14:paraId="2A75ACA6" w14:textId="77777777" w:rsidR="00041B53" w:rsidRDefault="00104982">
      <w:pPr>
        <w:pStyle w:val="BodyText"/>
        <w:spacing w:line="284" w:lineRule="exact"/>
        <w:ind w:left="140"/>
      </w:pPr>
      <w:r>
        <w:rPr>
          <w:w w:val="125"/>
        </w:rPr>
        <w:t>=</w:t>
      </w:r>
      <w:r>
        <w:rPr>
          <w:spacing w:val="35"/>
          <w:w w:val="125"/>
        </w:rPr>
        <w:t xml:space="preserve"> </w:t>
      </w:r>
      <w:r>
        <w:rPr>
          <w:spacing w:val="-2"/>
          <w:w w:val="120"/>
        </w:rPr>
        <w:t>5070).</w:t>
      </w:r>
    </w:p>
    <w:p w14:paraId="2A75ACA7" w14:textId="77777777" w:rsidR="00041B53" w:rsidRDefault="00041B53">
      <w:pPr>
        <w:pStyle w:val="BodyText"/>
        <w:spacing w:before="13"/>
        <w:rPr>
          <w:sz w:val="29"/>
        </w:rPr>
      </w:pPr>
    </w:p>
    <w:p w14:paraId="2A75ACA8" w14:textId="77777777" w:rsidR="00041B53" w:rsidRDefault="00104982">
      <w:pPr>
        <w:pStyle w:val="BodyText"/>
        <w:ind w:left="140"/>
        <w:rPr>
          <w:rFonts w:ascii="Arial Black"/>
        </w:rPr>
      </w:pPr>
      <w:r>
        <w:rPr>
          <w:rFonts w:ascii="Arial Black"/>
          <w:w w:val="85"/>
        </w:rPr>
        <w:t>Probability</w:t>
      </w:r>
      <w:r>
        <w:rPr>
          <w:rFonts w:ascii="Arial Black"/>
          <w:spacing w:val="-4"/>
          <w:w w:val="85"/>
        </w:rPr>
        <w:t xml:space="preserve"> </w:t>
      </w:r>
      <w:r>
        <w:rPr>
          <w:rFonts w:ascii="Arial Black"/>
          <w:w w:val="85"/>
        </w:rPr>
        <w:t>of</w:t>
      </w:r>
      <w:r>
        <w:rPr>
          <w:rFonts w:ascii="Arial Black"/>
          <w:spacing w:val="-4"/>
          <w:w w:val="85"/>
        </w:rPr>
        <w:t xml:space="preserve"> </w:t>
      </w:r>
      <w:r>
        <w:rPr>
          <w:rFonts w:ascii="Arial Black"/>
          <w:w w:val="85"/>
        </w:rPr>
        <w:t>Public</w:t>
      </w:r>
      <w:r>
        <w:rPr>
          <w:rFonts w:ascii="Arial Black"/>
          <w:spacing w:val="-4"/>
          <w:w w:val="85"/>
        </w:rPr>
        <w:t xml:space="preserve"> </w:t>
      </w:r>
      <w:r>
        <w:rPr>
          <w:rFonts w:ascii="Arial Black"/>
          <w:spacing w:val="-2"/>
          <w:w w:val="85"/>
        </w:rPr>
        <w:t>Water</w:t>
      </w:r>
    </w:p>
    <w:p w14:paraId="2A75ACA9"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Prob_Pub</w:t>
      </w:r>
      <w:proofErr w:type="spellEnd"/>
    </w:p>
    <w:p w14:paraId="2A75ACAA" w14:textId="77777777" w:rsidR="00041B53" w:rsidRDefault="00104982">
      <w:pPr>
        <w:pStyle w:val="BodyText"/>
        <w:spacing w:before="131" w:line="218" w:lineRule="auto"/>
        <w:ind w:left="140" w:right="333" w:hanging="8"/>
        <w:jc w:val="both"/>
      </w:pPr>
      <w:r>
        <w:t xml:space="preserve">The probability (0-1) of a block being served by public water as estimated from the ORD water use decision tree model (Figure </w:t>
      </w:r>
      <w:hyperlink w:anchor="_bookmark11" w:history="1">
        <w:r>
          <w:rPr>
            <w:color w:val="0000FF"/>
          </w:rPr>
          <w:t>3</w:t>
        </w:r>
      </w:hyperlink>
      <w:r>
        <w:t>).</w:t>
      </w:r>
    </w:p>
    <w:p w14:paraId="2A75ACAB" w14:textId="77777777" w:rsidR="00041B53" w:rsidRDefault="00041B53">
      <w:pPr>
        <w:pStyle w:val="BodyText"/>
        <w:spacing w:before="6"/>
        <w:rPr>
          <w:sz w:val="30"/>
        </w:rPr>
      </w:pPr>
    </w:p>
    <w:p w14:paraId="2A75ACAC" w14:textId="77777777" w:rsidR="00041B53" w:rsidRDefault="00104982">
      <w:pPr>
        <w:pStyle w:val="BodyText"/>
        <w:ind w:left="140"/>
        <w:rPr>
          <w:rFonts w:ascii="Arial Black"/>
        </w:rPr>
      </w:pPr>
      <w:r>
        <w:rPr>
          <w:rFonts w:ascii="Arial Black"/>
          <w:spacing w:val="-2"/>
          <w:w w:val="90"/>
        </w:rPr>
        <w:t>Buildings</w:t>
      </w:r>
    </w:p>
    <w:p w14:paraId="2A75ACAD"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nBuildings</w:t>
      </w:r>
      <w:proofErr w:type="spellEnd"/>
    </w:p>
    <w:p w14:paraId="2A75ACAE" w14:textId="77777777" w:rsidR="00041B53" w:rsidRDefault="00104982">
      <w:pPr>
        <w:pStyle w:val="BodyText"/>
        <w:spacing w:before="131" w:line="218" w:lineRule="auto"/>
        <w:ind w:left="140" w:right="339" w:hanging="8"/>
        <w:jc w:val="both"/>
      </w:pPr>
      <w:commentRangeStart w:id="47"/>
      <w:commentRangeStart w:id="48"/>
      <w:r>
        <w:t>The</w:t>
      </w:r>
      <w:r>
        <w:rPr>
          <w:spacing w:val="-13"/>
        </w:rPr>
        <w:t xml:space="preserve"> </w:t>
      </w:r>
      <w:r>
        <w:t>number</w:t>
      </w:r>
      <w:r>
        <w:rPr>
          <w:spacing w:val="-14"/>
        </w:rPr>
        <w:t xml:space="preserve"> </w:t>
      </w:r>
      <w:r>
        <w:t>of</w:t>
      </w:r>
      <w:r>
        <w:rPr>
          <w:spacing w:val="-13"/>
        </w:rPr>
        <w:t xml:space="preserve"> </w:t>
      </w:r>
      <w:r>
        <w:t>buildings</w:t>
      </w:r>
      <w:r>
        <w:rPr>
          <w:spacing w:val="-13"/>
        </w:rPr>
        <w:t xml:space="preserve"> </w:t>
      </w:r>
      <w:r>
        <w:t>within</w:t>
      </w:r>
      <w:r>
        <w:rPr>
          <w:spacing w:val="-14"/>
        </w:rPr>
        <w:t xml:space="preserve"> </w:t>
      </w:r>
      <w:r>
        <w:t>a</w:t>
      </w:r>
      <w:r>
        <w:rPr>
          <w:spacing w:val="-13"/>
        </w:rPr>
        <w:t xml:space="preserve"> </w:t>
      </w:r>
      <w:r>
        <w:t>census</w:t>
      </w:r>
      <w:r>
        <w:rPr>
          <w:spacing w:val="-13"/>
        </w:rPr>
        <w:t xml:space="preserve"> </w:t>
      </w:r>
      <w:r>
        <w:t>block</w:t>
      </w:r>
      <w:r>
        <w:rPr>
          <w:spacing w:val="-14"/>
        </w:rPr>
        <w:t xml:space="preserve"> </w:t>
      </w:r>
      <w:r>
        <w:t>that</w:t>
      </w:r>
      <w:r>
        <w:rPr>
          <w:spacing w:val="-13"/>
        </w:rPr>
        <w:t xml:space="preserve"> </w:t>
      </w:r>
      <w:r>
        <w:t>are</w:t>
      </w:r>
      <w:r>
        <w:rPr>
          <w:spacing w:val="-13"/>
        </w:rPr>
        <w:t xml:space="preserve"> </w:t>
      </w:r>
      <w:r>
        <w:t>greater</w:t>
      </w:r>
      <w:r>
        <w:rPr>
          <w:spacing w:val="-14"/>
        </w:rPr>
        <w:t xml:space="preserve"> </w:t>
      </w:r>
      <w:proofErr w:type="spellStart"/>
      <w:r>
        <w:t>then</w:t>
      </w:r>
      <w:proofErr w:type="spellEnd"/>
      <w:r>
        <w:rPr>
          <w:spacing w:val="-13"/>
        </w:rPr>
        <w:t xml:space="preserve"> </w:t>
      </w:r>
      <w:r>
        <w:t>50</w:t>
      </w:r>
      <w:r>
        <w:rPr>
          <w:spacing w:val="-13"/>
        </w:rPr>
        <w:t xml:space="preserve"> </w:t>
      </w:r>
      <w:r>
        <w:t>square</w:t>
      </w:r>
      <w:r>
        <w:rPr>
          <w:spacing w:val="-14"/>
        </w:rPr>
        <w:t xml:space="preserve"> </w:t>
      </w:r>
      <w:r>
        <w:t>meters</w:t>
      </w:r>
      <w:r>
        <w:rPr>
          <w:spacing w:val="-13"/>
        </w:rPr>
        <w:t xml:space="preserve"> </w:t>
      </w:r>
      <w:r>
        <w:t>in</w:t>
      </w:r>
      <w:r>
        <w:rPr>
          <w:spacing w:val="-13"/>
        </w:rPr>
        <w:t xml:space="preserve"> </w:t>
      </w:r>
      <w:r>
        <w:t>area.</w:t>
      </w:r>
      <w:r>
        <w:rPr>
          <w:spacing w:val="7"/>
        </w:rPr>
        <w:t xml:space="preserve"> </w:t>
      </w:r>
      <w:r>
        <w:t xml:space="preserve">This is calculated using </w:t>
      </w:r>
      <w:proofErr w:type="spellStart"/>
      <w:r>
        <w:t>microsoft</w:t>
      </w:r>
      <w:proofErr w:type="spellEnd"/>
      <w:r>
        <w:t xml:space="preserve"> building footprints.</w:t>
      </w:r>
      <w:commentRangeEnd w:id="47"/>
      <w:r w:rsidR="00CB2041">
        <w:rPr>
          <w:rStyle w:val="CommentReference"/>
        </w:rPr>
        <w:commentReference w:id="47"/>
      </w:r>
      <w:commentRangeEnd w:id="48"/>
      <w:r w:rsidR="005E531B">
        <w:rPr>
          <w:rStyle w:val="CommentReference"/>
        </w:rPr>
        <w:commentReference w:id="48"/>
      </w:r>
    </w:p>
    <w:p w14:paraId="2A75ACAF" w14:textId="77777777" w:rsidR="00041B53" w:rsidRDefault="00041B53">
      <w:pPr>
        <w:pStyle w:val="BodyText"/>
        <w:spacing w:before="6"/>
        <w:rPr>
          <w:sz w:val="30"/>
        </w:rPr>
      </w:pPr>
    </w:p>
    <w:p w14:paraId="2A75ACB0" w14:textId="77777777" w:rsidR="00041B53" w:rsidRDefault="00104982">
      <w:pPr>
        <w:pStyle w:val="BodyText"/>
        <w:ind w:left="140"/>
        <w:rPr>
          <w:rFonts w:ascii="Arial Black"/>
        </w:rPr>
      </w:pPr>
      <w:r>
        <w:rPr>
          <w:rFonts w:ascii="Arial Black"/>
          <w:w w:val="80"/>
        </w:rPr>
        <w:t>Percent</w:t>
      </w:r>
      <w:r>
        <w:rPr>
          <w:rFonts w:ascii="Arial Black"/>
          <w:spacing w:val="16"/>
        </w:rPr>
        <w:t xml:space="preserve"> </w:t>
      </w:r>
      <w:r>
        <w:rPr>
          <w:rFonts w:ascii="Arial Black"/>
          <w:spacing w:val="-2"/>
          <w:w w:val="90"/>
        </w:rPr>
        <w:t>Buildings</w:t>
      </w:r>
    </w:p>
    <w:p w14:paraId="2A75ACB1"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PctBldg</w:t>
      </w:r>
      <w:proofErr w:type="spellEnd"/>
    </w:p>
    <w:p w14:paraId="2A75ACB2" w14:textId="77777777" w:rsidR="00041B53" w:rsidRDefault="00104982">
      <w:pPr>
        <w:pStyle w:val="BodyText"/>
        <w:spacing w:before="131" w:line="218" w:lineRule="auto"/>
        <w:ind w:left="140" w:right="339" w:hanging="8"/>
        <w:jc w:val="both"/>
      </w:pPr>
      <w:r>
        <w:t>The percent area of the census block that is covered by buildings.</w:t>
      </w:r>
      <w:r>
        <w:rPr>
          <w:spacing w:val="39"/>
        </w:rPr>
        <w:t xml:space="preserve"> </w:t>
      </w:r>
      <w:r>
        <w:t xml:space="preserve">This is calculated as the total area of </w:t>
      </w:r>
      <w:commentRangeStart w:id="49"/>
      <w:commentRangeStart w:id="50"/>
      <w:proofErr w:type="spellStart"/>
      <w:r>
        <w:t>microsoft</w:t>
      </w:r>
      <w:proofErr w:type="spellEnd"/>
      <w:r>
        <w:t xml:space="preserve"> building footprints </w:t>
      </w:r>
      <w:commentRangeEnd w:id="49"/>
      <w:r w:rsidR="00CB2041">
        <w:rPr>
          <w:rStyle w:val="CommentReference"/>
        </w:rPr>
        <w:commentReference w:id="49"/>
      </w:r>
      <w:commentRangeEnd w:id="50"/>
      <w:r w:rsidR="005E531B">
        <w:rPr>
          <w:rStyle w:val="CommentReference"/>
        </w:rPr>
        <w:commentReference w:id="50"/>
      </w:r>
      <w:r>
        <w:t>divided by the area of the census block.</w:t>
      </w:r>
    </w:p>
    <w:p w14:paraId="2A75ACB3" w14:textId="77777777" w:rsidR="00041B53" w:rsidRDefault="00041B53">
      <w:pPr>
        <w:spacing w:line="218" w:lineRule="auto"/>
        <w:jc w:val="both"/>
        <w:sectPr w:rsidR="00041B53">
          <w:pgSz w:w="12240" w:h="15840"/>
          <w:pgMar w:top="1340" w:right="1100" w:bottom="1180" w:left="1300" w:header="0" w:footer="897" w:gutter="0"/>
          <w:cols w:space="720"/>
        </w:sectPr>
      </w:pPr>
    </w:p>
    <w:p w14:paraId="2A75ACB4" w14:textId="77777777" w:rsidR="00041B53" w:rsidRDefault="00104982">
      <w:pPr>
        <w:pStyle w:val="BodyText"/>
        <w:spacing w:before="77"/>
        <w:ind w:left="140"/>
        <w:rPr>
          <w:rFonts w:ascii="Arial Black"/>
        </w:rPr>
      </w:pPr>
      <w:r>
        <w:rPr>
          <w:rFonts w:ascii="Arial Black"/>
          <w:w w:val="85"/>
        </w:rPr>
        <w:lastRenderedPageBreak/>
        <w:t>Mean</w:t>
      </w:r>
      <w:r>
        <w:rPr>
          <w:rFonts w:ascii="Arial Black"/>
          <w:spacing w:val="-1"/>
        </w:rPr>
        <w:t xml:space="preserve"> </w:t>
      </w:r>
      <w:r>
        <w:rPr>
          <w:rFonts w:ascii="Arial Black"/>
          <w:w w:val="85"/>
        </w:rPr>
        <w:t>Building</w:t>
      </w:r>
      <w:r>
        <w:rPr>
          <w:rFonts w:ascii="Arial Black"/>
          <w:spacing w:val="-1"/>
        </w:rPr>
        <w:t xml:space="preserve"> </w:t>
      </w:r>
      <w:r>
        <w:rPr>
          <w:rFonts w:ascii="Arial Black"/>
          <w:spacing w:val="-4"/>
          <w:w w:val="85"/>
        </w:rPr>
        <w:t>Area</w:t>
      </w:r>
    </w:p>
    <w:p w14:paraId="2A75ACB5"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meanBldg_m</w:t>
      </w:r>
      <w:proofErr w:type="spellEnd"/>
    </w:p>
    <w:p w14:paraId="2A75ACB6" w14:textId="77777777" w:rsidR="00041B53" w:rsidRDefault="00104982">
      <w:pPr>
        <w:pStyle w:val="BodyText"/>
        <w:spacing w:before="110"/>
        <w:ind w:left="132"/>
      </w:pPr>
      <w:r>
        <w:rPr>
          <w:spacing w:val="-2"/>
        </w:rPr>
        <w:t>The</w:t>
      </w:r>
      <w:r>
        <w:t xml:space="preserve"> </w:t>
      </w:r>
      <w:r>
        <w:rPr>
          <w:spacing w:val="-2"/>
        </w:rPr>
        <w:t>mean</w:t>
      </w:r>
      <w:r>
        <w:t xml:space="preserve"> </w:t>
      </w:r>
      <w:r>
        <w:rPr>
          <w:spacing w:val="-2"/>
        </w:rPr>
        <w:t>area</w:t>
      </w:r>
      <w:r>
        <w:rPr>
          <w:spacing w:val="1"/>
        </w:rPr>
        <w:t xml:space="preserve"> </w:t>
      </w:r>
      <w:r>
        <w:rPr>
          <w:spacing w:val="-2"/>
        </w:rPr>
        <w:t>in</w:t>
      </w:r>
      <w:r>
        <w:t xml:space="preserve"> </w:t>
      </w:r>
      <w:r>
        <w:rPr>
          <w:spacing w:val="-2"/>
        </w:rPr>
        <w:t>square</w:t>
      </w:r>
      <w:r>
        <w:t xml:space="preserve"> </w:t>
      </w:r>
      <w:r>
        <w:rPr>
          <w:spacing w:val="-2"/>
        </w:rPr>
        <w:t>meters</w:t>
      </w:r>
      <w:r>
        <w:rPr>
          <w:spacing w:val="1"/>
        </w:rPr>
        <w:t xml:space="preserve"> </w:t>
      </w:r>
      <w:r>
        <w:rPr>
          <w:spacing w:val="-2"/>
        </w:rPr>
        <w:t>of</w:t>
      </w:r>
      <w:r>
        <w:t xml:space="preserve"> </w:t>
      </w:r>
      <w:r>
        <w:rPr>
          <w:spacing w:val="-2"/>
        </w:rPr>
        <w:t>buildings</w:t>
      </w:r>
      <w:r>
        <w:t xml:space="preserve"> </w:t>
      </w:r>
      <w:r>
        <w:rPr>
          <w:spacing w:val="-2"/>
        </w:rPr>
        <w:t>within</w:t>
      </w:r>
      <w:r>
        <w:rPr>
          <w:spacing w:val="1"/>
        </w:rPr>
        <w:t xml:space="preserve"> </w:t>
      </w:r>
      <w:r>
        <w:rPr>
          <w:spacing w:val="-2"/>
        </w:rPr>
        <w:t>the</w:t>
      </w:r>
      <w:r>
        <w:t xml:space="preserve"> </w:t>
      </w:r>
      <w:r>
        <w:rPr>
          <w:spacing w:val="-2"/>
        </w:rPr>
        <w:t>census</w:t>
      </w:r>
      <w:r>
        <w:t xml:space="preserve"> </w:t>
      </w:r>
      <w:r>
        <w:rPr>
          <w:spacing w:val="-2"/>
        </w:rPr>
        <w:t>block.</w:t>
      </w:r>
    </w:p>
    <w:p w14:paraId="2A75ACB7" w14:textId="77777777" w:rsidR="00041B53" w:rsidRDefault="00041B53">
      <w:pPr>
        <w:pStyle w:val="BodyText"/>
        <w:spacing w:before="13"/>
        <w:rPr>
          <w:sz w:val="29"/>
        </w:rPr>
      </w:pPr>
    </w:p>
    <w:p w14:paraId="2A75ACB8" w14:textId="77777777" w:rsidR="00041B53" w:rsidRDefault="00104982">
      <w:pPr>
        <w:pStyle w:val="BodyText"/>
        <w:ind w:left="140"/>
        <w:rPr>
          <w:rFonts w:ascii="Arial Black"/>
        </w:rPr>
      </w:pPr>
      <w:r>
        <w:rPr>
          <w:rFonts w:ascii="Arial Black"/>
          <w:w w:val="85"/>
        </w:rPr>
        <w:t>Minimum</w:t>
      </w:r>
      <w:r>
        <w:rPr>
          <w:rFonts w:ascii="Arial Black"/>
          <w:spacing w:val="7"/>
        </w:rPr>
        <w:t xml:space="preserve"> </w:t>
      </w:r>
      <w:r>
        <w:rPr>
          <w:rFonts w:ascii="Arial Black"/>
          <w:w w:val="85"/>
        </w:rPr>
        <w:t>Building</w:t>
      </w:r>
      <w:r>
        <w:rPr>
          <w:rFonts w:ascii="Arial Black"/>
          <w:spacing w:val="7"/>
        </w:rPr>
        <w:t xml:space="preserve"> </w:t>
      </w:r>
      <w:r>
        <w:rPr>
          <w:rFonts w:ascii="Arial Black"/>
          <w:spacing w:val="-4"/>
          <w:w w:val="85"/>
        </w:rPr>
        <w:t>Area</w:t>
      </w:r>
    </w:p>
    <w:p w14:paraId="2A75ACB9"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minBldg_m</w:t>
      </w:r>
      <w:proofErr w:type="spellEnd"/>
    </w:p>
    <w:p w14:paraId="2A75ACBA" w14:textId="77777777" w:rsidR="00041B53" w:rsidRDefault="00104982">
      <w:pPr>
        <w:pStyle w:val="BodyText"/>
        <w:spacing w:before="131" w:line="218" w:lineRule="auto"/>
        <w:ind w:left="140" w:right="333" w:hanging="8"/>
        <w:jc w:val="both"/>
      </w:pPr>
      <w:r>
        <w:t>The</w:t>
      </w:r>
      <w:r>
        <w:rPr>
          <w:spacing w:val="-13"/>
        </w:rPr>
        <w:t xml:space="preserve"> </w:t>
      </w:r>
      <w:r>
        <w:t>area</w:t>
      </w:r>
      <w:r>
        <w:rPr>
          <w:spacing w:val="-13"/>
        </w:rPr>
        <w:t xml:space="preserve"> </w:t>
      </w:r>
      <w:r>
        <w:t>in</w:t>
      </w:r>
      <w:r>
        <w:rPr>
          <w:spacing w:val="-13"/>
        </w:rPr>
        <w:t xml:space="preserve"> </w:t>
      </w:r>
      <w:r>
        <w:t>square</w:t>
      </w:r>
      <w:r>
        <w:rPr>
          <w:spacing w:val="-13"/>
        </w:rPr>
        <w:t xml:space="preserve"> </w:t>
      </w:r>
      <w:r>
        <w:t>meters</w:t>
      </w:r>
      <w:r>
        <w:rPr>
          <w:spacing w:val="-13"/>
        </w:rPr>
        <w:t xml:space="preserve"> </w:t>
      </w:r>
      <w:r>
        <w:t>of</w:t>
      </w:r>
      <w:r>
        <w:rPr>
          <w:spacing w:val="-13"/>
        </w:rPr>
        <w:t xml:space="preserve"> </w:t>
      </w:r>
      <w:r>
        <w:t>the</w:t>
      </w:r>
      <w:r>
        <w:rPr>
          <w:spacing w:val="-13"/>
        </w:rPr>
        <w:t xml:space="preserve"> </w:t>
      </w:r>
      <w:r>
        <w:t>smallest</w:t>
      </w:r>
      <w:r>
        <w:rPr>
          <w:spacing w:val="-13"/>
        </w:rPr>
        <w:t xml:space="preserve"> </w:t>
      </w:r>
      <w:r>
        <w:t>building</w:t>
      </w:r>
      <w:r>
        <w:rPr>
          <w:spacing w:val="-13"/>
        </w:rPr>
        <w:t xml:space="preserve"> </w:t>
      </w:r>
      <w:r>
        <w:t>within</w:t>
      </w:r>
      <w:r>
        <w:rPr>
          <w:spacing w:val="-13"/>
        </w:rPr>
        <w:t xml:space="preserve"> </w:t>
      </w:r>
      <w:r>
        <w:t>the</w:t>
      </w:r>
      <w:r>
        <w:rPr>
          <w:spacing w:val="-13"/>
        </w:rPr>
        <w:t xml:space="preserve"> </w:t>
      </w:r>
      <w:r>
        <w:t>census</w:t>
      </w:r>
      <w:r>
        <w:rPr>
          <w:spacing w:val="-13"/>
        </w:rPr>
        <w:t xml:space="preserve"> </w:t>
      </w:r>
      <w:r>
        <w:t>block</w:t>
      </w:r>
      <w:r>
        <w:rPr>
          <w:spacing w:val="-13"/>
        </w:rPr>
        <w:t xml:space="preserve"> </w:t>
      </w:r>
      <w:r>
        <w:t>(Only</w:t>
      </w:r>
      <w:r>
        <w:rPr>
          <w:spacing w:val="-13"/>
        </w:rPr>
        <w:t xml:space="preserve"> </w:t>
      </w:r>
      <w:r>
        <w:t>buildings</w:t>
      </w:r>
      <w:r>
        <w:rPr>
          <w:spacing w:val="-13"/>
        </w:rPr>
        <w:t xml:space="preserve"> </w:t>
      </w:r>
      <w:r>
        <w:t>greater than or equal to 50 square meters included).</w:t>
      </w:r>
    </w:p>
    <w:p w14:paraId="2A75ACBB" w14:textId="77777777" w:rsidR="00041B53" w:rsidRDefault="00041B53">
      <w:pPr>
        <w:pStyle w:val="BodyText"/>
        <w:spacing w:before="6"/>
        <w:rPr>
          <w:sz w:val="30"/>
        </w:rPr>
      </w:pPr>
    </w:p>
    <w:p w14:paraId="2A75ACBC" w14:textId="77777777" w:rsidR="00041B53" w:rsidRDefault="00104982">
      <w:pPr>
        <w:pStyle w:val="BodyText"/>
        <w:ind w:left="140"/>
        <w:rPr>
          <w:rFonts w:ascii="Arial Black"/>
        </w:rPr>
      </w:pPr>
      <w:r>
        <w:rPr>
          <w:rFonts w:ascii="Arial Black"/>
          <w:w w:val="85"/>
        </w:rPr>
        <w:t>Maximum</w:t>
      </w:r>
      <w:r>
        <w:rPr>
          <w:rFonts w:ascii="Arial Black"/>
          <w:spacing w:val="-4"/>
        </w:rPr>
        <w:t xml:space="preserve"> </w:t>
      </w:r>
      <w:r>
        <w:rPr>
          <w:rFonts w:ascii="Arial Black"/>
          <w:w w:val="85"/>
        </w:rPr>
        <w:t>Building</w:t>
      </w:r>
      <w:r>
        <w:rPr>
          <w:rFonts w:ascii="Arial Black"/>
          <w:spacing w:val="-4"/>
        </w:rPr>
        <w:t xml:space="preserve"> </w:t>
      </w:r>
      <w:r>
        <w:rPr>
          <w:rFonts w:ascii="Arial Black"/>
          <w:spacing w:val="-4"/>
          <w:w w:val="85"/>
        </w:rPr>
        <w:t>Area</w:t>
      </w:r>
    </w:p>
    <w:p w14:paraId="2A75ACBD"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maxBldg_m</w:t>
      </w:r>
      <w:proofErr w:type="spellEnd"/>
    </w:p>
    <w:p w14:paraId="2A75ACBE" w14:textId="77777777" w:rsidR="00041B53" w:rsidRDefault="00104982">
      <w:pPr>
        <w:pStyle w:val="BodyText"/>
        <w:spacing w:before="131" w:line="218" w:lineRule="auto"/>
        <w:ind w:left="140" w:right="333" w:hanging="8"/>
        <w:jc w:val="both"/>
      </w:pPr>
      <w:r>
        <w:t>The</w:t>
      </w:r>
      <w:r>
        <w:rPr>
          <w:spacing w:val="-4"/>
        </w:rPr>
        <w:t xml:space="preserve"> </w:t>
      </w:r>
      <w:r>
        <w:t>area</w:t>
      </w:r>
      <w:r>
        <w:rPr>
          <w:spacing w:val="-4"/>
        </w:rPr>
        <w:t xml:space="preserve"> </w:t>
      </w:r>
      <w:r>
        <w:t>in</w:t>
      </w:r>
      <w:r>
        <w:rPr>
          <w:spacing w:val="-4"/>
        </w:rPr>
        <w:t xml:space="preserve"> </w:t>
      </w:r>
      <w:r>
        <w:t>square</w:t>
      </w:r>
      <w:r>
        <w:rPr>
          <w:spacing w:val="-4"/>
        </w:rPr>
        <w:t xml:space="preserve"> </w:t>
      </w:r>
      <w:r>
        <w:t>meters</w:t>
      </w:r>
      <w:r>
        <w:rPr>
          <w:spacing w:val="-4"/>
        </w:rPr>
        <w:t xml:space="preserve"> </w:t>
      </w:r>
      <w:r>
        <w:t>of</w:t>
      </w:r>
      <w:r>
        <w:rPr>
          <w:spacing w:val="-4"/>
        </w:rPr>
        <w:t xml:space="preserve"> </w:t>
      </w:r>
      <w:r>
        <w:t>the</w:t>
      </w:r>
      <w:r>
        <w:rPr>
          <w:spacing w:val="-4"/>
        </w:rPr>
        <w:t xml:space="preserve"> </w:t>
      </w:r>
      <w:r>
        <w:t>largest</w:t>
      </w:r>
      <w:r>
        <w:rPr>
          <w:spacing w:val="-4"/>
        </w:rPr>
        <w:t xml:space="preserve"> </w:t>
      </w:r>
      <w:r>
        <w:t>building</w:t>
      </w:r>
      <w:r>
        <w:rPr>
          <w:spacing w:val="-4"/>
        </w:rPr>
        <w:t xml:space="preserve"> </w:t>
      </w:r>
      <w:r>
        <w:t>within</w:t>
      </w:r>
      <w:r>
        <w:rPr>
          <w:spacing w:val="-4"/>
        </w:rPr>
        <w:t xml:space="preserve"> </w:t>
      </w:r>
      <w:r>
        <w:t>the</w:t>
      </w:r>
      <w:r>
        <w:rPr>
          <w:spacing w:val="-4"/>
        </w:rPr>
        <w:t xml:space="preserve"> </w:t>
      </w:r>
      <w:r>
        <w:t>census</w:t>
      </w:r>
      <w:r>
        <w:rPr>
          <w:spacing w:val="-4"/>
        </w:rPr>
        <w:t xml:space="preserve"> </w:t>
      </w:r>
      <w:r>
        <w:t>block</w:t>
      </w:r>
      <w:r>
        <w:rPr>
          <w:spacing w:val="-4"/>
        </w:rPr>
        <w:t xml:space="preserve"> </w:t>
      </w:r>
      <w:r>
        <w:t>(Only</w:t>
      </w:r>
      <w:r>
        <w:rPr>
          <w:spacing w:val="-4"/>
        </w:rPr>
        <w:t xml:space="preserve"> </w:t>
      </w:r>
      <w:r>
        <w:t>buildings</w:t>
      </w:r>
      <w:r>
        <w:rPr>
          <w:spacing w:val="-4"/>
        </w:rPr>
        <w:t xml:space="preserve"> </w:t>
      </w:r>
      <w:r>
        <w:t>greater than or equal to 50 square meters included).</w:t>
      </w:r>
    </w:p>
    <w:p w14:paraId="2A75ACBF" w14:textId="77777777" w:rsidR="00041B53" w:rsidRDefault="00041B53">
      <w:pPr>
        <w:pStyle w:val="BodyText"/>
        <w:spacing w:before="6"/>
        <w:rPr>
          <w:sz w:val="30"/>
        </w:rPr>
      </w:pPr>
    </w:p>
    <w:p w14:paraId="2A75ACC0" w14:textId="77777777" w:rsidR="00041B53" w:rsidRDefault="00104982">
      <w:pPr>
        <w:pStyle w:val="BodyText"/>
        <w:ind w:left="140"/>
        <w:rPr>
          <w:rFonts w:ascii="Arial Black"/>
        </w:rPr>
      </w:pPr>
      <w:r>
        <w:rPr>
          <w:rFonts w:ascii="Arial Black"/>
          <w:w w:val="85"/>
        </w:rPr>
        <w:t>Standard</w:t>
      </w:r>
      <w:r>
        <w:rPr>
          <w:rFonts w:ascii="Arial Black"/>
          <w:spacing w:val="-5"/>
          <w:w w:val="85"/>
        </w:rPr>
        <w:t xml:space="preserve"> </w:t>
      </w:r>
      <w:r>
        <w:rPr>
          <w:rFonts w:ascii="Arial Black"/>
          <w:w w:val="85"/>
        </w:rPr>
        <w:t>Deviation</w:t>
      </w:r>
      <w:r>
        <w:rPr>
          <w:rFonts w:ascii="Arial Black"/>
          <w:spacing w:val="-4"/>
          <w:w w:val="85"/>
        </w:rPr>
        <w:t xml:space="preserve"> </w:t>
      </w:r>
      <w:r>
        <w:rPr>
          <w:rFonts w:ascii="Arial Black"/>
          <w:w w:val="85"/>
        </w:rPr>
        <w:t>of</w:t>
      </w:r>
      <w:r>
        <w:rPr>
          <w:rFonts w:ascii="Arial Black"/>
          <w:spacing w:val="-4"/>
          <w:w w:val="85"/>
        </w:rPr>
        <w:t xml:space="preserve"> </w:t>
      </w:r>
      <w:r>
        <w:rPr>
          <w:rFonts w:ascii="Arial Black"/>
          <w:w w:val="85"/>
        </w:rPr>
        <w:t>Building</w:t>
      </w:r>
      <w:r>
        <w:rPr>
          <w:rFonts w:ascii="Arial Black"/>
          <w:spacing w:val="-4"/>
          <w:w w:val="85"/>
        </w:rPr>
        <w:t xml:space="preserve"> Area</w:t>
      </w:r>
    </w:p>
    <w:p w14:paraId="2A75ACC1"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sdBldg_m</w:t>
      </w:r>
      <w:proofErr w:type="spellEnd"/>
    </w:p>
    <w:p w14:paraId="2A75ACC2" w14:textId="77777777" w:rsidR="00041B53" w:rsidRDefault="00104982">
      <w:pPr>
        <w:pStyle w:val="BodyText"/>
        <w:spacing w:before="110"/>
        <w:ind w:left="132"/>
      </w:pPr>
      <w:r>
        <w:rPr>
          <w:spacing w:val="-2"/>
        </w:rPr>
        <w:t>The</w:t>
      </w:r>
      <w:r>
        <w:rPr>
          <w:spacing w:val="-1"/>
        </w:rPr>
        <w:t xml:space="preserve"> </w:t>
      </w:r>
      <w:r>
        <w:rPr>
          <w:spacing w:val="-2"/>
        </w:rPr>
        <w:t>standard</w:t>
      </w:r>
      <w:r>
        <w:t xml:space="preserve"> </w:t>
      </w:r>
      <w:r>
        <w:rPr>
          <w:spacing w:val="-2"/>
        </w:rPr>
        <w:t>deviation</w:t>
      </w:r>
      <w:r>
        <w:t xml:space="preserve"> </w:t>
      </w:r>
      <w:r>
        <w:rPr>
          <w:spacing w:val="-2"/>
        </w:rPr>
        <w:t>of</w:t>
      </w:r>
      <w:r>
        <w:t xml:space="preserve"> </w:t>
      </w:r>
      <w:r>
        <w:rPr>
          <w:spacing w:val="-2"/>
        </w:rPr>
        <w:t>area</w:t>
      </w:r>
      <w:r>
        <w:t xml:space="preserve"> </w:t>
      </w:r>
      <w:r>
        <w:rPr>
          <w:spacing w:val="-2"/>
        </w:rPr>
        <w:t>of</w:t>
      </w:r>
      <w:r>
        <w:t xml:space="preserve"> </w:t>
      </w:r>
      <w:r>
        <w:rPr>
          <w:spacing w:val="-2"/>
        </w:rPr>
        <w:t>buildings</w:t>
      </w:r>
      <w:r>
        <w:rPr>
          <w:spacing w:val="-1"/>
        </w:rPr>
        <w:t xml:space="preserve"> </w:t>
      </w:r>
      <w:r>
        <w:rPr>
          <w:spacing w:val="-2"/>
        </w:rPr>
        <w:t>in</w:t>
      </w:r>
      <w:r>
        <w:t xml:space="preserve"> </w:t>
      </w:r>
      <w:r>
        <w:rPr>
          <w:spacing w:val="-2"/>
        </w:rPr>
        <w:t>square</w:t>
      </w:r>
      <w:r>
        <w:t xml:space="preserve"> </w:t>
      </w:r>
      <w:r>
        <w:rPr>
          <w:spacing w:val="-2"/>
        </w:rPr>
        <w:t>meters</w:t>
      </w:r>
      <w:r>
        <w:t xml:space="preserve"> </w:t>
      </w:r>
      <w:r>
        <w:rPr>
          <w:spacing w:val="-2"/>
        </w:rPr>
        <w:t>within</w:t>
      </w:r>
      <w:r>
        <w:t xml:space="preserve"> </w:t>
      </w:r>
      <w:r>
        <w:rPr>
          <w:spacing w:val="-2"/>
        </w:rPr>
        <w:t>a</w:t>
      </w:r>
      <w:r>
        <w:t xml:space="preserve"> </w:t>
      </w:r>
      <w:r>
        <w:rPr>
          <w:spacing w:val="-2"/>
        </w:rPr>
        <w:t>census</w:t>
      </w:r>
      <w:r>
        <w:rPr>
          <w:spacing w:val="-1"/>
        </w:rPr>
        <w:t xml:space="preserve"> </w:t>
      </w:r>
      <w:r>
        <w:rPr>
          <w:spacing w:val="-2"/>
        </w:rPr>
        <w:t>block.</w:t>
      </w:r>
    </w:p>
    <w:p w14:paraId="2A75ACC3" w14:textId="77777777" w:rsidR="00041B53" w:rsidRDefault="00041B53">
      <w:pPr>
        <w:pStyle w:val="BodyText"/>
        <w:spacing w:before="13"/>
        <w:rPr>
          <w:sz w:val="29"/>
        </w:rPr>
      </w:pPr>
    </w:p>
    <w:p w14:paraId="2A75ACC4" w14:textId="77777777" w:rsidR="00041B53" w:rsidRDefault="00104982">
      <w:pPr>
        <w:pStyle w:val="BodyText"/>
        <w:ind w:left="140"/>
        <w:rPr>
          <w:rFonts w:ascii="Arial Black"/>
        </w:rPr>
      </w:pPr>
      <w:r>
        <w:rPr>
          <w:rFonts w:ascii="Arial Black"/>
          <w:spacing w:val="-4"/>
        </w:rPr>
        <w:t>Rural</w:t>
      </w:r>
      <w:r>
        <w:rPr>
          <w:rFonts w:ascii="Arial Black"/>
          <w:spacing w:val="-12"/>
        </w:rPr>
        <w:t xml:space="preserve"> </w:t>
      </w:r>
      <w:r>
        <w:rPr>
          <w:rFonts w:ascii="Arial Black"/>
          <w:spacing w:val="-4"/>
        </w:rPr>
        <w:t>/</w:t>
      </w:r>
      <w:r>
        <w:rPr>
          <w:rFonts w:ascii="Arial Black"/>
          <w:spacing w:val="-12"/>
        </w:rPr>
        <w:t xml:space="preserve"> </w:t>
      </w:r>
      <w:r>
        <w:rPr>
          <w:rFonts w:ascii="Arial Black"/>
          <w:spacing w:val="-4"/>
        </w:rPr>
        <w:t>Urban</w:t>
      </w:r>
    </w:p>
    <w:p w14:paraId="2A75ACC5" w14:textId="77777777" w:rsidR="00041B53" w:rsidRDefault="00104982">
      <w:pPr>
        <w:pStyle w:val="BodyText"/>
        <w:spacing w:before="107"/>
        <w:ind w:left="131"/>
        <w:jc w:val="both"/>
      </w:pPr>
      <w:r>
        <w:rPr>
          <w:spacing w:val="-2"/>
        </w:rPr>
        <w:t>Variable</w:t>
      </w:r>
      <w:r>
        <w:rPr>
          <w:spacing w:val="-4"/>
        </w:rPr>
        <w:t xml:space="preserve"> </w:t>
      </w:r>
      <w:r>
        <w:rPr>
          <w:spacing w:val="-2"/>
        </w:rPr>
        <w:t>Name:</w:t>
      </w:r>
      <w:r>
        <w:rPr>
          <w:spacing w:val="14"/>
        </w:rPr>
        <w:t xml:space="preserve"> </w:t>
      </w:r>
      <w:proofErr w:type="spellStart"/>
      <w:r>
        <w:rPr>
          <w:spacing w:val="-2"/>
        </w:rPr>
        <w:t>PctRural</w:t>
      </w:r>
      <w:proofErr w:type="spellEnd"/>
    </w:p>
    <w:p w14:paraId="2A75ACC6" w14:textId="77777777" w:rsidR="00041B53" w:rsidRDefault="00104982">
      <w:pPr>
        <w:pStyle w:val="BodyText"/>
        <w:spacing w:before="131" w:line="218" w:lineRule="auto"/>
        <w:ind w:left="140" w:right="332" w:hanging="8"/>
        <w:jc w:val="both"/>
      </w:pPr>
      <w:r>
        <w:t>The</w:t>
      </w:r>
      <w:r>
        <w:rPr>
          <w:spacing w:val="-14"/>
        </w:rPr>
        <w:t xml:space="preserve"> </w:t>
      </w:r>
      <w:commentRangeStart w:id="51"/>
      <w:r>
        <w:t>census</w:t>
      </w:r>
      <w:r>
        <w:rPr>
          <w:spacing w:val="-14"/>
        </w:rPr>
        <w:t xml:space="preserve"> </w:t>
      </w:r>
      <w:r>
        <w:t>defined</w:t>
      </w:r>
      <w:r>
        <w:rPr>
          <w:spacing w:val="-11"/>
        </w:rPr>
        <w:t xml:space="preserve"> </w:t>
      </w:r>
      <w:r>
        <w:t>urban</w:t>
      </w:r>
      <w:r>
        <w:rPr>
          <w:spacing w:val="-11"/>
        </w:rPr>
        <w:t xml:space="preserve"> </w:t>
      </w:r>
      <w:r>
        <w:rPr>
          <w:w w:val="125"/>
        </w:rPr>
        <w:t>/</w:t>
      </w:r>
      <w:r>
        <w:rPr>
          <w:spacing w:val="-18"/>
          <w:w w:val="125"/>
        </w:rPr>
        <w:t xml:space="preserve"> </w:t>
      </w:r>
      <w:r>
        <w:t>rural</w:t>
      </w:r>
      <w:r>
        <w:rPr>
          <w:spacing w:val="-10"/>
        </w:rPr>
        <w:t xml:space="preserve"> </w:t>
      </w:r>
      <w:r>
        <w:t>classifier</w:t>
      </w:r>
      <w:commentRangeEnd w:id="51"/>
      <w:r w:rsidR="00CB2041">
        <w:rPr>
          <w:rStyle w:val="CommentReference"/>
        </w:rPr>
        <w:commentReference w:id="51"/>
      </w:r>
      <w:r>
        <w:t>;</w:t>
      </w:r>
      <w:r>
        <w:rPr>
          <w:spacing w:val="-10"/>
        </w:rPr>
        <w:t xml:space="preserve"> </w:t>
      </w:r>
      <w:r>
        <w:t>A</w:t>
      </w:r>
      <w:r>
        <w:rPr>
          <w:spacing w:val="-11"/>
        </w:rPr>
        <w:t xml:space="preserve"> </w:t>
      </w:r>
      <w:r>
        <w:t>binary</w:t>
      </w:r>
      <w:r>
        <w:rPr>
          <w:spacing w:val="-11"/>
        </w:rPr>
        <w:t xml:space="preserve"> </w:t>
      </w:r>
      <w:r>
        <w:t>classification,</w:t>
      </w:r>
      <w:r>
        <w:rPr>
          <w:spacing w:val="-10"/>
        </w:rPr>
        <w:t xml:space="preserve"> </w:t>
      </w:r>
      <w:r>
        <w:t>in</w:t>
      </w:r>
      <w:r>
        <w:rPr>
          <w:spacing w:val="-11"/>
        </w:rPr>
        <w:t xml:space="preserve"> </w:t>
      </w:r>
      <w:r>
        <w:t>which</w:t>
      </w:r>
      <w:r>
        <w:rPr>
          <w:spacing w:val="-11"/>
        </w:rPr>
        <w:t xml:space="preserve"> </w:t>
      </w:r>
      <w:r>
        <w:t>to</w:t>
      </w:r>
      <w:r>
        <w:rPr>
          <w:spacing w:val="-11"/>
        </w:rPr>
        <w:t xml:space="preserve"> </w:t>
      </w:r>
      <w:r>
        <w:t>qualify</w:t>
      </w:r>
      <w:r>
        <w:rPr>
          <w:spacing w:val="-11"/>
        </w:rPr>
        <w:t xml:space="preserve"> </w:t>
      </w:r>
      <w:r>
        <w:t>as</w:t>
      </w:r>
      <w:r>
        <w:rPr>
          <w:spacing w:val="-11"/>
        </w:rPr>
        <w:t xml:space="preserve"> </w:t>
      </w:r>
      <w:r>
        <w:t>an</w:t>
      </w:r>
      <w:r>
        <w:rPr>
          <w:spacing w:val="-11"/>
        </w:rPr>
        <w:t xml:space="preserve"> </w:t>
      </w:r>
      <w:r>
        <w:t>urban area, the block identified</w:t>
      </w:r>
      <w:r>
        <w:rPr>
          <w:spacing w:val="-1"/>
        </w:rPr>
        <w:t xml:space="preserve"> </w:t>
      </w:r>
      <w:r>
        <w:t>must</w:t>
      </w:r>
      <w:r>
        <w:rPr>
          <w:spacing w:val="-1"/>
        </w:rPr>
        <w:t xml:space="preserve"> </w:t>
      </w:r>
      <w:r>
        <w:t>encompass at least 2,000 housing units or have</w:t>
      </w:r>
      <w:r>
        <w:rPr>
          <w:spacing w:val="-1"/>
        </w:rPr>
        <w:t xml:space="preserve"> </w:t>
      </w:r>
      <w:r>
        <w:t>a population of at least 5,000 for 2020 (census block level).</w:t>
      </w:r>
    </w:p>
    <w:p w14:paraId="2A75ACC7" w14:textId="77777777" w:rsidR="00041B53" w:rsidRDefault="00041B53">
      <w:pPr>
        <w:pStyle w:val="BodyText"/>
        <w:spacing w:before="7"/>
        <w:rPr>
          <w:sz w:val="30"/>
        </w:rPr>
      </w:pPr>
    </w:p>
    <w:p w14:paraId="2A75ACC8" w14:textId="77777777" w:rsidR="00041B53" w:rsidRDefault="00104982">
      <w:pPr>
        <w:pStyle w:val="BodyText"/>
        <w:ind w:left="140"/>
        <w:rPr>
          <w:rFonts w:ascii="Arial Black"/>
        </w:rPr>
      </w:pPr>
      <w:r>
        <w:rPr>
          <w:rFonts w:ascii="Arial Black"/>
          <w:w w:val="80"/>
        </w:rPr>
        <w:t>Mean</w:t>
      </w:r>
      <w:r>
        <w:rPr>
          <w:rFonts w:ascii="Arial Black"/>
          <w:spacing w:val="18"/>
        </w:rPr>
        <w:t xml:space="preserve"> </w:t>
      </w:r>
      <w:r>
        <w:rPr>
          <w:rFonts w:ascii="Arial Black"/>
          <w:w w:val="80"/>
        </w:rPr>
        <w:t>Residential</w:t>
      </w:r>
      <w:r>
        <w:rPr>
          <w:rFonts w:ascii="Arial Black"/>
          <w:spacing w:val="19"/>
        </w:rPr>
        <w:t xml:space="preserve"> </w:t>
      </w:r>
      <w:r>
        <w:rPr>
          <w:rFonts w:ascii="Arial Black"/>
          <w:spacing w:val="-2"/>
          <w:w w:val="80"/>
        </w:rPr>
        <w:t>Acres</w:t>
      </w:r>
    </w:p>
    <w:p w14:paraId="2A75ACC9" w14:textId="77777777" w:rsidR="00041B53" w:rsidRDefault="00104982">
      <w:pPr>
        <w:pStyle w:val="BodyText"/>
        <w:spacing w:before="107"/>
        <w:ind w:left="131"/>
        <w:jc w:val="both"/>
      </w:pPr>
      <w:r>
        <w:rPr>
          <w:spacing w:val="-2"/>
        </w:rPr>
        <w:t>Variable</w:t>
      </w:r>
      <w:r>
        <w:rPr>
          <w:spacing w:val="-4"/>
        </w:rPr>
        <w:t xml:space="preserve"> </w:t>
      </w:r>
      <w:r>
        <w:rPr>
          <w:spacing w:val="-2"/>
        </w:rPr>
        <w:t>Name:</w:t>
      </w:r>
      <w:r>
        <w:rPr>
          <w:spacing w:val="14"/>
        </w:rPr>
        <w:t xml:space="preserve"> </w:t>
      </w:r>
      <w:proofErr w:type="spellStart"/>
      <w:r>
        <w:rPr>
          <w:spacing w:val="-2"/>
        </w:rPr>
        <w:t>meanResAcres</w:t>
      </w:r>
      <w:proofErr w:type="spellEnd"/>
    </w:p>
    <w:p w14:paraId="2A75ACCA" w14:textId="77777777" w:rsidR="00041B53" w:rsidRDefault="00104982">
      <w:pPr>
        <w:pStyle w:val="BodyText"/>
        <w:spacing w:before="110"/>
        <w:ind w:left="132"/>
      </w:pPr>
      <w:commentRangeStart w:id="52"/>
      <w:r>
        <w:t>The</w:t>
      </w:r>
      <w:r>
        <w:rPr>
          <w:spacing w:val="-8"/>
        </w:rPr>
        <w:t xml:space="preserve"> </w:t>
      </w:r>
      <w:r>
        <w:t>mean</w:t>
      </w:r>
      <w:r>
        <w:rPr>
          <w:spacing w:val="-7"/>
        </w:rPr>
        <w:t xml:space="preserve"> </w:t>
      </w:r>
      <w:r>
        <w:t>value</w:t>
      </w:r>
      <w:r>
        <w:rPr>
          <w:spacing w:val="-8"/>
        </w:rPr>
        <w:t xml:space="preserve"> </w:t>
      </w:r>
      <w:r>
        <w:t>in</w:t>
      </w:r>
      <w:r>
        <w:rPr>
          <w:spacing w:val="-7"/>
        </w:rPr>
        <w:t xml:space="preserve"> </w:t>
      </w:r>
      <w:r>
        <w:t>acres</w:t>
      </w:r>
      <w:r>
        <w:rPr>
          <w:spacing w:val="-8"/>
        </w:rPr>
        <w:t xml:space="preserve"> </w:t>
      </w:r>
      <w:r>
        <w:t>of</w:t>
      </w:r>
      <w:r>
        <w:rPr>
          <w:spacing w:val="-7"/>
        </w:rPr>
        <w:t xml:space="preserve"> </w:t>
      </w:r>
      <w:r>
        <w:t>parcels</w:t>
      </w:r>
      <w:r>
        <w:rPr>
          <w:spacing w:val="-7"/>
        </w:rPr>
        <w:t xml:space="preserve"> </w:t>
      </w:r>
      <w:r>
        <w:t>within</w:t>
      </w:r>
      <w:r>
        <w:rPr>
          <w:spacing w:val="-8"/>
        </w:rPr>
        <w:t xml:space="preserve"> </w:t>
      </w:r>
      <w:r>
        <w:t>the</w:t>
      </w:r>
      <w:r>
        <w:rPr>
          <w:spacing w:val="-7"/>
        </w:rPr>
        <w:t xml:space="preserve"> </w:t>
      </w:r>
      <w:r>
        <w:t>census</w:t>
      </w:r>
      <w:r>
        <w:rPr>
          <w:spacing w:val="-8"/>
        </w:rPr>
        <w:t xml:space="preserve"> </w:t>
      </w:r>
      <w:r>
        <w:t>block</w:t>
      </w:r>
      <w:r>
        <w:rPr>
          <w:spacing w:val="-7"/>
        </w:rPr>
        <w:t xml:space="preserve"> </w:t>
      </w:r>
      <w:r>
        <w:t>that</w:t>
      </w:r>
      <w:r>
        <w:rPr>
          <w:spacing w:val="-7"/>
        </w:rPr>
        <w:t xml:space="preserve"> </w:t>
      </w:r>
      <w:r>
        <w:t>are</w:t>
      </w:r>
      <w:r>
        <w:rPr>
          <w:spacing w:val="-8"/>
        </w:rPr>
        <w:t xml:space="preserve"> </w:t>
      </w:r>
      <w:r>
        <w:t>zoned</w:t>
      </w:r>
      <w:r>
        <w:rPr>
          <w:spacing w:val="-7"/>
        </w:rPr>
        <w:t xml:space="preserve"> </w:t>
      </w:r>
      <w:r>
        <w:t>for</w:t>
      </w:r>
      <w:r>
        <w:rPr>
          <w:spacing w:val="-8"/>
        </w:rPr>
        <w:t xml:space="preserve"> </w:t>
      </w:r>
      <w:r>
        <w:t>residential</w:t>
      </w:r>
      <w:r>
        <w:rPr>
          <w:spacing w:val="-7"/>
        </w:rPr>
        <w:t xml:space="preserve"> </w:t>
      </w:r>
      <w:r>
        <w:rPr>
          <w:spacing w:val="-4"/>
        </w:rPr>
        <w:t>use.</w:t>
      </w:r>
      <w:commentRangeEnd w:id="52"/>
      <w:r w:rsidR="00CB2041">
        <w:rPr>
          <w:rStyle w:val="CommentReference"/>
        </w:rPr>
        <w:commentReference w:id="52"/>
      </w:r>
    </w:p>
    <w:p w14:paraId="2A75ACCB" w14:textId="77777777" w:rsidR="00041B53" w:rsidRDefault="00041B53">
      <w:pPr>
        <w:pStyle w:val="BodyText"/>
        <w:spacing w:before="12"/>
        <w:rPr>
          <w:sz w:val="29"/>
        </w:rPr>
      </w:pPr>
    </w:p>
    <w:p w14:paraId="2A75ACCC" w14:textId="77777777" w:rsidR="00041B53" w:rsidRDefault="00104982">
      <w:pPr>
        <w:pStyle w:val="BodyText"/>
        <w:spacing w:before="1"/>
        <w:ind w:left="140"/>
        <w:rPr>
          <w:rFonts w:ascii="Arial Black"/>
        </w:rPr>
      </w:pPr>
      <w:r>
        <w:rPr>
          <w:rFonts w:ascii="Arial Black"/>
          <w:w w:val="85"/>
        </w:rPr>
        <w:t>Count</w:t>
      </w:r>
      <w:r>
        <w:rPr>
          <w:rFonts w:ascii="Arial Black"/>
          <w:spacing w:val="3"/>
        </w:rPr>
        <w:t xml:space="preserve"> </w:t>
      </w:r>
      <w:r>
        <w:rPr>
          <w:rFonts w:ascii="Arial Black"/>
          <w:w w:val="85"/>
        </w:rPr>
        <w:t>of</w:t>
      </w:r>
      <w:r>
        <w:rPr>
          <w:rFonts w:ascii="Arial Black"/>
          <w:spacing w:val="4"/>
        </w:rPr>
        <w:t xml:space="preserve"> </w:t>
      </w:r>
      <w:r>
        <w:rPr>
          <w:rFonts w:ascii="Arial Black"/>
          <w:spacing w:val="-2"/>
          <w:w w:val="85"/>
        </w:rPr>
        <w:t>Parcels</w:t>
      </w:r>
    </w:p>
    <w:p w14:paraId="2A75ACCD" w14:textId="77777777" w:rsidR="00041B53" w:rsidRDefault="00104982">
      <w:pPr>
        <w:pStyle w:val="BodyText"/>
        <w:spacing w:before="107"/>
        <w:ind w:left="131"/>
        <w:jc w:val="both"/>
      </w:pPr>
      <w:r>
        <w:rPr>
          <w:spacing w:val="-2"/>
        </w:rPr>
        <w:t>Variable</w:t>
      </w:r>
      <w:r>
        <w:rPr>
          <w:spacing w:val="-4"/>
        </w:rPr>
        <w:t xml:space="preserve"> </w:t>
      </w:r>
      <w:r>
        <w:rPr>
          <w:spacing w:val="-2"/>
        </w:rPr>
        <w:t>Name:</w:t>
      </w:r>
      <w:r>
        <w:rPr>
          <w:spacing w:val="14"/>
        </w:rPr>
        <w:t xml:space="preserve"> </w:t>
      </w:r>
      <w:proofErr w:type="spellStart"/>
      <w:r>
        <w:rPr>
          <w:spacing w:val="-2"/>
        </w:rPr>
        <w:t>nParcels</w:t>
      </w:r>
      <w:proofErr w:type="spellEnd"/>
    </w:p>
    <w:p w14:paraId="2A75ACCE" w14:textId="77777777" w:rsidR="00041B53" w:rsidRDefault="00104982">
      <w:pPr>
        <w:pStyle w:val="BodyText"/>
        <w:spacing w:before="110"/>
        <w:ind w:left="132"/>
      </w:pPr>
      <w:commentRangeStart w:id="53"/>
      <w:r>
        <w:t>The</w:t>
      </w:r>
      <w:r>
        <w:rPr>
          <w:spacing w:val="-2"/>
        </w:rPr>
        <w:t xml:space="preserve"> </w:t>
      </w:r>
      <w:r>
        <w:t>total</w:t>
      </w:r>
      <w:r>
        <w:rPr>
          <w:spacing w:val="-2"/>
        </w:rPr>
        <w:t xml:space="preserve"> </w:t>
      </w:r>
      <w:r>
        <w:t>count</w:t>
      </w:r>
      <w:r>
        <w:rPr>
          <w:spacing w:val="-2"/>
        </w:rPr>
        <w:t xml:space="preserve"> </w:t>
      </w:r>
      <w:r>
        <w:t>of</w:t>
      </w:r>
      <w:r>
        <w:rPr>
          <w:spacing w:val="-2"/>
        </w:rPr>
        <w:t xml:space="preserve"> </w:t>
      </w:r>
      <w:r>
        <w:t>parcels</w:t>
      </w:r>
      <w:r>
        <w:rPr>
          <w:spacing w:val="-2"/>
        </w:rPr>
        <w:t xml:space="preserve"> </w:t>
      </w:r>
      <w:commentRangeEnd w:id="53"/>
      <w:r w:rsidR="00CB2041">
        <w:rPr>
          <w:rStyle w:val="CommentReference"/>
        </w:rPr>
        <w:commentReference w:id="53"/>
      </w:r>
      <w:r>
        <w:t>within</w:t>
      </w:r>
      <w:r>
        <w:rPr>
          <w:spacing w:val="-2"/>
        </w:rPr>
        <w:t xml:space="preserve"> </w:t>
      </w:r>
      <w:r>
        <w:t>the</w:t>
      </w:r>
      <w:r>
        <w:rPr>
          <w:spacing w:val="-2"/>
        </w:rPr>
        <w:t xml:space="preserve"> </w:t>
      </w:r>
      <w:r>
        <w:t>census</w:t>
      </w:r>
      <w:r>
        <w:rPr>
          <w:spacing w:val="-2"/>
        </w:rPr>
        <w:t xml:space="preserve"> block.</w:t>
      </w:r>
    </w:p>
    <w:p w14:paraId="2A75ACCF" w14:textId="77777777" w:rsidR="00041B53" w:rsidRDefault="00041B53">
      <w:pPr>
        <w:sectPr w:rsidR="00041B53">
          <w:pgSz w:w="12240" w:h="15840"/>
          <w:pgMar w:top="1340" w:right="1100" w:bottom="1180" w:left="1300" w:header="0" w:footer="897" w:gutter="0"/>
          <w:cols w:space="720"/>
        </w:sectPr>
      </w:pPr>
    </w:p>
    <w:p w14:paraId="2A75ACD0" w14:textId="77777777" w:rsidR="00041B53" w:rsidRDefault="00104982">
      <w:pPr>
        <w:pStyle w:val="BodyText"/>
        <w:spacing w:before="77"/>
        <w:ind w:left="140"/>
        <w:rPr>
          <w:rFonts w:ascii="Arial Black"/>
        </w:rPr>
      </w:pPr>
      <w:r>
        <w:rPr>
          <w:rFonts w:ascii="Arial Black"/>
          <w:w w:val="85"/>
        </w:rPr>
        <w:lastRenderedPageBreak/>
        <w:t>Count</w:t>
      </w:r>
      <w:r>
        <w:rPr>
          <w:rFonts w:ascii="Arial Black"/>
          <w:spacing w:val="4"/>
        </w:rPr>
        <w:t xml:space="preserve"> </w:t>
      </w:r>
      <w:r>
        <w:rPr>
          <w:rFonts w:ascii="Arial Black"/>
          <w:w w:val="85"/>
        </w:rPr>
        <w:t>of</w:t>
      </w:r>
      <w:r>
        <w:rPr>
          <w:rFonts w:ascii="Arial Black"/>
          <w:spacing w:val="4"/>
        </w:rPr>
        <w:t xml:space="preserve"> </w:t>
      </w:r>
      <w:r>
        <w:rPr>
          <w:rFonts w:ascii="Arial Black"/>
          <w:w w:val="85"/>
        </w:rPr>
        <w:t>Mobile</w:t>
      </w:r>
      <w:r>
        <w:rPr>
          <w:rFonts w:ascii="Arial Black"/>
          <w:spacing w:val="5"/>
        </w:rPr>
        <w:t xml:space="preserve"> </w:t>
      </w:r>
      <w:r>
        <w:rPr>
          <w:rFonts w:ascii="Arial Black"/>
          <w:spacing w:val="-2"/>
          <w:w w:val="85"/>
        </w:rPr>
        <w:t>Homes</w:t>
      </w:r>
    </w:p>
    <w:p w14:paraId="2A75ACD1"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MH_Count</w:t>
      </w:r>
      <w:proofErr w:type="spellEnd"/>
    </w:p>
    <w:p w14:paraId="2A75ACD2" w14:textId="77777777" w:rsidR="00041B53" w:rsidRDefault="00104982">
      <w:pPr>
        <w:pStyle w:val="BodyText"/>
        <w:spacing w:before="131" w:line="218" w:lineRule="auto"/>
        <w:ind w:left="140" w:right="112" w:hanging="8"/>
      </w:pPr>
      <w:r>
        <w:rPr>
          <w:spacing w:val="-2"/>
        </w:rPr>
        <w:t>The</w:t>
      </w:r>
      <w:r>
        <w:rPr>
          <w:spacing w:val="-8"/>
        </w:rPr>
        <w:t xml:space="preserve"> </w:t>
      </w:r>
      <w:r>
        <w:rPr>
          <w:spacing w:val="-2"/>
        </w:rPr>
        <w:t>count</w:t>
      </w:r>
      <w:r>
        <w:rPr>
          <w:spacing w:val="-8"/>
        </w:rPr>
        <w:t xml:space="preserve"> </w:t>
      </w:r>
      <w:r>
        <w:rPr>
          <w:spacing w:val="-2"/>
        </w:rPr>
        <w:t>of</w:t>
      </w:r>
      <w:r>
        <w:rPr>
          <w:spacing w:val="-8"/>
        </w:rPr>
        <w:t xml:space="preserve"> </w:t>
      </w:r>
      <w:r>
        <w:rPr>
          <w:spacing w:val="-2"/>
        </w:rPr>
        <w:t>mobile</w:t>
      </w:r>
      <w:r>
        <w:rPr>
          <w:spacing w:val="-8"/>
        </w:rPr>
        <w:t xml:space="preserve"> </w:t>
      </w:r>
      <w:r>
        <w:rPr>
          <w:spacing w:val="-2"/>
        </w:rPr>
        <w:t>home</w:t>
      </w:r>
      <w:r>
        <w:rPr>
          <w:spacing w:val="-8"/>
        </w:rPr>
        <w:t xml:space="preserve"> </w:t>
      </w:r>
      <w:r>
        <w:rPr>
          <w:spacing w:val="-2"/>
        </w:rPr>
        <w:t>communities</w:t>
      </w:r>
      <w:r>
        <w:rPr>
          <w:spacing w:val="-8"/>
        </w:rPr>
        <w:t xml:space="preserve"> </w:t>
      </w:r>
      <w:r>
        <w:rPr>
          <w:spacing w:val="-2"/>
        </w:rPr>
        <w:t>within</w:t>
      </w:r>
      <w:r>
        <w:rPr>
          <w:spacing w:val="-8"/>
        </w:rPr>
        <w:t xml:space="preserve"> </w:t>
      </w:r>
      <w:r>
        <w:rPr>
          <w:spacing w:val="-2"/>
        </w:rPr>
        <w:t>a</w:t>
      </w:r>
      <w:r>
        <w:rPr>
          <w:spacing w:val="-8"/>
        </w:rPr>
        <w:t xml:space="preserve"> </w:t>
      </w:r>
      <w:r>
        <w:rPr>
          <w:spacing w:val="-2"/>
        </w:rPr>
        <w:t>census</w:t>
      </w:r>
      <w:r>
        <w:rPr>
          <w:spacing w:val="-8"/>
        </w:rPr>
        <w:t xml:space="preserve"> </w:t>
      </w:r>
      <w:r>
        <w:rPr>
          <w:spacing w:val="-2"/>
        </w:rPr>
        <w:t>block</w:t>
      </w:r>
      <w:r>
        <w:rPr>
          <w:spacing w:val="-8"/>
        </w:rPr>
        <w:t xml:space="preserve"> </w:t>
      </w:r>
      <w:r>
        <w:rPr>
          <w:spacing w:val="-2"/>
        </w:rPr>
        <w:t>as</w:t>
      </w:r>
      <w:r>
        <w:rPr>
          <w:spacing w:val="-8"/>
        </w:rPr>
        <w:t xml:space="preserve"> </w:t>
      </w:r>
      <w:r>
        <w:rPr>
          <w:spacing w:val="-2"/>
        </w:rPr>
        <w:t>derived</w:t>
      </w:r>
      <w:r>
        <w:rPr>
          <w:spacing w:val="-8"/>
        </w:rPr>
        <w:t xml:space="preserve"> </w:t>
      </w:r>
      <w:r>
        <w:rPr>
          <w:spacing w:val="-2"/>
        </w:rPr>
        <w:t>from</w:t>
      </w:r>
      <w:r>
        <w:rPr>
          <w:spacing w:val="-8"/>
        </w:rPr>
        <w:t xml:space="preserve"> </w:t>
      </w:r>
      <w:r>
        <w:rPr>
          <w:spacing w:val="-2"/>
        </w:rPr>
        <w:t>the</w:t>
      </w:r>
      <w:r>
        <w:rPr>
          <w:spacing w:val="-8"/>
        </w:rPr>
        <w:t xml:space="preserve"> </w:t>
      </w:r>
      <w:r>
        <w:rPr>
          <w:spacing w:val="-2"/>
        </w:rPr>
        <w:t>(Homeland</w:t>
      </w:r>
      <w:r>
        <w:rPr>
          <w:spacing w:val="-8"/>
        </w:rPr>
        <w:t xml:space="preserve"> </w:t>
      </w:r>
      <w:proofErr w:type="spellStart"/>
      <w:r>
        <w:rPr>
          <w:spacing w:val="-2"/>
        </w:rPr>
        <w:t>Infras</w:t>
      </w:r>
      <w:proofErr w:type="spellEnd"/>
      <w:r>
        <w:rPr>
          <w:spacing w:val="-2"/>
        </w:rPr>
        <w:t xml:space="preserve">- </w:t>
      </w:r>
      <w:proofErr w:type="spellStart"/>
      <w:r>
        <w:rPr>
          <w:spacing w:val="-2"/>
        </w:rPr>
        <w:t>tructure</w:t>
      </w:r>
      <w:proofErr w:type="spellEnd"/>
      <w:r>
        <w:rPr>
          <w:spacing w:val="-12"/>
        </w:rPr>
        <w:t xml:space="preserve"> </w:t>
      </w:r>
      <w:r>
        <w:rPr>
          <w:spacing w:val="-2"/>
        </w:rPr>
        <w:t>Foundation</w:t>
      </w:r>
      <w:r>
        <w:rPr>
          <w:spacing w:val="-12"/>
        </w:rPr>
        <w:t xml:space="preserve"> </w:t>
      </w:r>
      <w:r>
        <w:rPr>
          <w:spacing w:val="-2"/>
        </w:rPr>
        <w:t>Level</w:t>
      </w:r>
      <w:r>
        <w:rPr>
          <w:spacing w:val="-12"/>
        </w:rPr>
        <w:t xml:space="preserve"> </w:t>
      </w:r>
      <w:r>
        <w:rPr>
          <w:spacing w:val="-2"/>
        </w:rPr>
        <w:t>database</w:t>
      </w:r>
      <w:commentRangeStart w:id="54"/>
      <w:r>
        <w:rPr>
          <w:spacing w:val="-2"/>
        </w:rPr>
        <w:t>)[https://hifld-geoplatform.opendata.arcgis.com/datasets/mobile- home-parks/explore].</w:t>
      </w:r>
      <w:commentRangeEnd w:id="54"/>
      <w:r w:rsidR="00CB2041">
        <w:rPr>
          <w:rStyle w:val="CommentReference"/>
        </w:rPr>
        <w:commentReference w:id="54"/>
      </w:r>
    </w:p>
    <w:p w14:paraId="2A75ACD3" w14:textId="77777777" w:rsidR="00041B53" w:rsidRDefault="00041B53">
      <w:pPr>
        <w:pStyle w:val="BodyText"/>
        <w:spacing w:before="7"/>
        <w:rPr>
          <w:sz w:val="30"/>
        </w:rPr>
      </w:pPr>
    </w:p>
    <w:p w14:paraId="2A75ACD4" w14:textId="77777777" w:rsidR="00041B53" w:rsidRDefault="00104982">
      <w:pPr>
        <w:pStyle w:val="BodyText"/>
        <w:ind w:left="140"/>
        <w:rPr>
          <w:rFonts w:ascii="Arial Black"/>
        </w:rPr>
      </w:pPr>
      <w:r>
        <w:rPr>
          <w:rFonts w:ascii="Arial Black"/>
          <w:w w:val="85"/>
        </w:rPr>
        <w:t>Mobile</w:t>
      </w:r>
      <w:r>
        <w:rPr>
          <w:rFonts w:ascii="Arial Black"/>
          <w:spacing w:val="6"/>
        </w:rPr>
        <w:t xml:space="preserve"> </w:t>
      </w:r>
      <w:r>
        <w:rPr>
          <w:rFonts w:ascii="Arial Black"/>
          <w:w w:val="85"/>
        </w:rPr>
        <w:t>Home</w:t>
      </w:r>
      <w:r>
        <w:rPr>
          <w:rFonts w:ascii="Arial Black"/>
          <w:spacing w:val="6"/>
        </w:rPr>
        <w:t xml:space="preserve"> </w:t>
      </w:r>
      <w:r>
        <w:rPr>
          <w:rFonts w:ascii="Arial Black"/>
          <w:spacing w:val="-4"/>
          <w:w w:val="85"/>
        </w:rPr>
        <w:t>Size</w:t>
      </w:r>
    </w:p>
    <w:p w14:paraId="2A75ACD5"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MH_Size</w:t>
      </w:r>
      <w:proofErr w:type="spellEnd"/>
    </w:p>
    <w:p w14:paraId="2A75ACD6" w14:textId="77777777" w:rsidR="00041B53" w:rsidRDefault="00104982">
      <w:pPr>
        <w:pStyle w:val="BodyText"/>
        <w:spacing w:before="131" w:line="218" w:lineRule="auto"/>
        <w:ind w:left="140" w:right="30" w:hanging="8"/>
      </w:pPr>
      <w:r>
        <w:rPr>
          <w:spacing w:val="-4"/>
        </w:rPr>
        <w:t xml:space="preserve">The cumulative size of mobile home parks within a census block representing the number of mobile </w:t>
      </w:r>
      <w:r>
        <w:t>home units.</w:t>
      </w:r>
      <w:r>
        <w:rPr>
          <w:spacing w:val="40"/>
        </w:rPr>
        <w:t xml:space="preserve"> </w:t>
      </w:r>
      <w:r>
        <w:t>This variable is presented as a factor.</w:t>
      </w:r>
    </w:p>
    <w:p w14:paraId="2A75ACD7" w14:textId="77777777" w:rsidR="00041B53" w:rsidRDefault="00104982">
      <w:pPr>
        <w:pStyle w:val="Heading3"/>
        <w:spacing w:before="116"/>
      </w:pPr>
      <w:r>
        <w:rPr>
          <w:w w:val="105"/>
        </w:rPr>
        <w:t>Possible</w:t>
      </w:r>
      <w:r>
        <w:rPr>
          <w:spacing w:val="19"/>
          <w:w w:val="105"/>
        </w:rPr>
        <w:t xml:space="preserve"> </w:t>
      </w:r>
      <w:r>
        <w:rPr>
          <w:spacing w:val="-2"/>
          <w:w w:val="105"/>
        </w:rPr>
        <w:t>Values:</w:t>
      </w:r>
    </w:p>
    <w:p w14:paraId="2A75ACD8" w14:textId="77777777" w:rsidR="00041B53" w:rsidRDefault="00104982">
      <w:pPr>
        <w:pStyle w:val="BodyText"/>
        <w:spacing w:before="11"/>
        <w:rPr>
          <w:b/>
          <w:sz w:val="11"/>
        </w:rPr>
      </w:pPr>
      <w:r>
        <w:rPr>
          <w:noProof/>
        </w:rPr>
        <mc:AlternateContent>
          <mc:Choice Requires="wps">
            <w:drawing>
              <wp:anchor distT="0" distB="0" distL="0" distR="0" simplePos="0" relativeHeight="487594496" behindDoc="1" locked="0" layoutInCell="1" allowOverlap="1" wp14:anchorId="2A75AE50" wp14:editId="2A75AE51">
                <wp:simplePos x="0" y="0"/>
                <wp:positionH relativeFrom="page">
                  <wp:posOffset>2990240</wp:posOffset>
                </wp:positionH>
                <wp:positionV relativeFrom="paragraph">
                  <wp:posOffset>116893</wp:posOffset>
                </wp:positionV>
                <wp:extent cx="1791970"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1970" cy="1270"/>
                        </a:xfrm>
                        <a:custGeom>
                          <a:avLst/>
                          <a:gdLst/>
                          <a:ahLst/>
                          <a:cxnLst/>
                          <a:rect l="l" t="t" r="r" b="b"/>
                          <a:pathLst>
                            <a:path w="1791970">
                              <a:moveTo>
                                <a:pt x="0" y="0"/>
                              </a:moveTo>
                              <a:lnTo>
                                <a:pt x="1791919" y="0"/>
                              </a:lnTo>
                            </a:path>
                          </a:pathLst>
                        </a:custGeom>
                        <a:ln w="110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AD9872" id="Graphic 104" o:spid="_x0000_s1026" style="position:absolute;margin-left:235.45pt;margin-top:9.2pt;width:141.1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1791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" path="m,l1791919,e" filled="f" strokeweight=".30786mm">
                <v:path arrowok="t"/>
                <w10:wrap type="topAndBottom" anchorx="page"/>
              </v:shape>
            </w:pict>
          </mc:Fallback>
        </mc:AlternateContent>
      </w:r>
    </w:p>
    <w:p w14:paraId="2A75ACD9" w14:textId="77777777" w:rsidR="00041B53" w:rsidRDefault="00104982">
      <w:pPr>
        <w:pStyle w:val="BodyText"/>
        <w:tabs>
          <w:tab w:val="left" w:pos="4181"/>
        </w:tabs>
        <w:spacing w:before="20" w:after="58"/>
        <w:ind w:left="3409"/>
      </w:pPr>
      <w:r>
        <w:rPr>
          <w:spacing w:val="-2"/>
        </w:rPr>
        <w:t>Value</w:t>
      </w:r>
      <w:r>
        <w:tab/>
      </w:r>
      <w:r>
        <w:rPr>
          <w:spacing w:val="-2"/>
        </w:rPr>
        <w:t>Description</w:t>
      </w:r>
    </w:p>
    <w:p w14:paraId="2A75ACDA" w14:textId="77777777" w:rsidR="00041B53" w:rsidRDefault="00104982">
      <w:pPr>
        <w:pStyle w:val="BodyText"/>
        <w:spacing w:line="20" w:lineRule="exact"/>
        <w:ind w:left="3409"/>
        <w:rPr>
          <w:sz w:val="2"/>
        </w:rPr>
      </w:pPr>
      <w:r>
        <w:rPr>
          <w:noProof/>
          <w:sz w:val="2"/>
        </w:rPr>
        <mc:AlternateContent>
          <mc:Choice Requires="wpg">
            <w:drawing>
              <wp:inline distT="0" distB="0" distL="0" distR="0" wp14:anchorId="2A75AE52" wp14:editId="2A75AE53">
                <wp:extent cx="1791970" cy="6985"/>
                <wp:effectExtent l="9525" t="0" r="0" b="2539"/>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970" cy="6985"/>
                          <a:chOff x="0" y="0"/>
                          <a:chExt cx="1791970" cy="6985"/>
                        </a:xfrm>
                      </wpg:grpSpPr>
                      <wps:wsp>
                        <wps:cNvPr id="106" name="Graphic 106"/>
                        <wps:cNvSpPr/>
                        <wps:spPr>
                          <a:xfrm>
                            <a:off x="0" y="3463"/>
                            <a:ext cx="1791970" cy="1270"/>
                          </a:xfrm>
                          <a:custGeom>
                            <a:avLst/>
                            <a:gdLst/>
                            <a:ahLst/>
                            <a:cxnLst/>
                            <a:rect l="l" t="t" r="r" b="b"/>
                            <a:pathLst>
                              <a:path w="1791970">
                                <a:moveTo>
                                  <a:pt x="0" y="0"/>
                                </a:moveTo>
                                <a:lnTo>
                                  <a:pt x="1791919" y="0"/>
                                </a:lnTo>
                              </a:path>
                            </a:pathLst>
                          </a:custGeom>
                          <a:ln w="69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FBE31DD" id="Group 105" o:spid="_x0000_s1026" style="width:141.1pt;height:.55pt;mso-position-horizontal-relative:char;mso-position-vertical-relative:line" coordsize="1791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">
                <v:shape id="Graphic 106" o:spid="_x0000_s1027" style="position:absolute;top:34;width:17919;height:13;visibility:visible;mso-wrap-style:square;v-text-anchor:top" coordsize="1791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" path="m,l1791919,e" filled="f" strokeweight=".19242mm">
                  <v:path arrowok="t"/>
                </v:shape>
                <w10:anchorlock/>
              </v:group>
            </w:pict>
          </mc:Fallback>
        </mc:AlternateContent>
      </w:r>
    </w:p>
    <w:p w14:paraId="2A75ACDB" w14:textId="77777777" w:rsidR="00041B53" w:rsidRDefault="00104982">
      <w:pPr>
        <w:pStyle w:val="BodyText"/>
        <w:tabs>
          <w:tab w:val="left" w:pos="4181"/>
        </w:tabs>
        <w:spacing w:before="5" w:line="284" w:lineRule="exact"/>
        <w:ind w:left="3409"/>
      </w:pPr>
      <w:r>
        <w:rPr>
          <w:spacing w:val="-4"/>
        </w:rPr>
        <w:t>‘50’</w:t>
      </w:r>
      <w:r>
        <w:tab/>
        <w:t>&lt;50</w:t>
      </w:r>
      <w:r>
        <w:rPr>
          <w:spacing w:val="24"/>
        </w:rPr>
        <w:t xml:space="preserve"> </w:t>
      </w:r>
      <w:r>
        <w:t>Mobile</w:t>
      </w:r>
      <w:r>
        <w:rPr>
          <w:spacing w:val="25"/>
        </w:rPr>
        <w:t xml:space="preserve"> </w:t>
      </w:r>
      <w:r>
        <w:rPr>
          <w:spacing w:val="-2"/>
        </w:rPr>
        <w:t>Homes</w:t>
      </w:r>
    </w:p>
    <w:p w14:paraId="2A75ACDC" w14:textId="77777777" w:rsidR="00041B53" w:rsidRDefault="00104982">
      <w:pPr>
        <w:pStyle w:val="BodyText"/>
        <w:tabs>
          <w:tab w:val="left" w:pos="4181"/>
        </w:tabs>
        <w:spacing w:line="271" w:lineRule="exact"/>
        <w:ind w:left="3409"/>
      </w:pPr>
      <w:r>
        <w:rPr>
          <w:spacing w:val="-4"/>
        </w:rPr>
        <w:t>‘75’</w:t>
      </w:r>
      <w:r>
        <w:tab/>
        <w:t>50-100</w:t>
      </w:r>
      <w:r>
        <w:rPr>
          <w:spacing w:val="-7"/>
        </w:rPr>
        <w:t xml:space="preserve"> </w:t>
      </w:r>
      <w:r>
        <w:t>Mobile</w:t>
      </w:r>
      <w:r>
        <w:rPr>
          <w:spacing w:val="-7"/>
        </w:rPr>
        <w:t xml:space="preserve"> </w:t>
      </w:r>
      <w:r>
        <w:rPr>
          <w:spacing w:val="-2"/>
        </w:rPr>
        <w:t>Homes</w:t>
      </w:r>
    </w:p>
    <w:p w14:paraId="2A75ACDD" w14:textId="77777777" w:rsidR="00041B53" w:rsidRDefault="00104982">
      <w:pPr>
        <w:pStyle w:val="BodyText"/>
        <w:tabs>
          <w:tab w:val="left" w:pos="4181"/>
        </w:tabs>
        <w:spacing w:line="284" w:lineRule="exact"/>
        <w:ind w:left="3409"/>
      </w:pPr>
      <w:r>
        <w:rPr>
          <w:noProof/>
        </w:rPr>
        <mc:AlternateContent>
          <mc:Choice Requires="wps">
            <w:drawing>
              <wp:anchor distT="0" distB="0" distL="0" distR="0" simplePos="0" relativeHeight="487595520" behindDoc="1" locked="0" layoutInCell="1" allowOverlap="1" wp14:anchorId="2A75AE54" wp14:editId="2A75AE55">
                <wp:simplePos x="0" y="0"/>
                <wp:positionH relativeFrom="page">
                  <wp:posOffset>2990240</wp:posOffset>
                </wp:positionH>
                <wp:positionV relativeFrom="paragraph">
                  <wp:posOffset>219509</wp:posOffset>
                </wp:positionV>
                <wp:extent cx="1791970" cy="1270"/>
                <wp:effectExtent l="0" t="0" r="0" b="0"/>
                <wp:wrapTopAndBottom/>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1970" cy="1270"/>
                        </a:xfrm>
                        <a:custGeom>
                          <a:avLst/>
                          <a:gdLst/>
                          <a:ahLst/>
                          <a:cxnLst/>
                          <a:rect l="l" t="t" r="r" b="b"/>
                          <a:pathLst>
                            <a:path w="1791970">
                              <a:moveTo>
                                <a:pt x="0" y="0"/>
                              </a:moveTo>
                              <a:lnTo>
                                <a:pt x="1791919" y="0"/>
                              </a:lnTo>
                            </a:path>
                          </a:pathLst>
                        </a:custGeom>
                        <a:ln w="110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BF185F" id="Graphic 107" o:spid="_x0000_s1026" style="position:absolute;margin-left:235.45pt;margin-top:17.3pt;width:141.1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1791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" path="m,l1791919,e" filled="f" strokeweight=".30786mm">
                <v:path arrowok="t"/>
                <w10:wrap type="topAndBottom" anchorx="page"/>
              </v:shape>
            </w:pict>
          </mc:Fallback>
        </mc:AlternateContent>
      </w:r>
      <w:r>
        <w:rPr>
          <w:spacing w:val="-2"/>
        </w:rPr>
        <w:t>‘100’</w:t>
      </w:r>
      <w:r>
        <w:tab/>
        <w:t>&gt;100</w:t>
      </w:r>
      <w:r>
        <w:rPr>
          <w:spacing w:val="22"/>
        </w:rPr>
        <w:t xml:space="preserve"> </w:t>
      </w:r>
      <w:r>
        <w:t>Mobile</w:t>
      </w:r>
      <w:r>
        <w:rPr>
          <w:spacing w:val="23"/>
        </w:rPr>
        <w:t xml:space="preserve"> </w:t>
      </w:r>
      <w:r>
        <w:rPr>
          <w:spacing w:val="-2"/>
        </w:rPr>
        <w:t>Homes</w:t>
      </w:r>
    </w:p>
    <w:p w14:paraId="2A75ACDE" w14:textId="77777777" w:rsidR="00041B53" w:rsidRDefault="00041B53">
      <w:pPr>
        <w:pStyle w:val="BodyText"/>
        <w:rPr>
          <w:sz w:val="27"/>
        </w:rPr>
      </w:pPr>
    </w:p>
    <w:p w14:paraId="2A75ACDF" w14:textId="77777777" w:rsidR="00041B53" w:rsidRDefault="00104982">
      <w:pPr>
        <w:pStyle w:val="BodyText"/>
        <w:spacing w:before="105"/>
        <w:ind w:left="140"/>
        <w:rPr>
          <w:rFonts w:ascii="Arial Black"/>
        </w:rPr>
      </w:pPr>
      <w:r>
        <w:rPr>
          <w:rFonts w:ascii="Arial Black"/>
          <w:w w:val="80"/>
        </w:rPr>
        <w:t>Variables</w:t>
      </w:r>
      <w:r>
        <w:rPr>
          <w:rFonts w:ascii="Arial Black"/>
          <w:spacing w:val="5"/>
        </w:rPr>
        <w:t xml:space="preserve"> </w:t>
      </w:r>
      <w:r>
        <w:rPr>
          <w:rFonts w:ascii="Arial Black"/>
          <w:w w:val="80"/>
        </w:rPr>
        <w:t>that</w:t>
      </w:r>
      <w:r>
        <w:rPr>
          <w:rFonts w:ascii="Arial Black"/>
          <w:spacing w:val="6"/>
        </w:rPr>
        <w:t xml:space="preserve"> </w:t>
      </w:r>
      <w:r>
        <w:rPr>
          <w:rFonts w:ascii="Arial Black"/>
          <w:w w:val="80"/>
        </w:rPr>
        <w:t>Describe</w:t>
      </w:r>
      <w:r>
        <w:rPr>
          <w:rFonts w:ascii="Arial Black"/>
          <w:spacing w:val="5"/>
        </w:rPr>
        <w:t xml:space="preserve"> </w:t>
      </w:r>
      <w:r>
        <w:rPr>
          <w:rFonts w:ascii="Arial Black"/>
          <w:w w:val="80"/>
        </w:rPr>
        <w:t>the</w:t>
      </w:r>
      <w:r>
        <w:rPr>
          <w:rFonts w:ascii="Arial Black"/>
          <w:spacing w:val="6"/>
        </w:rPr>
        <w:t xml:space="preserve"> </w:t>
      </w:r>
      <w:r>
        <w:rPr>
          <w:rFonts w:ascii="Arial Black"/>
          <w:w w:val="80"/>
        </w:rPr>
        <w:t>Closest</w:t>
      </w:r>
      <w:r>
        <w:rPr>
          <w:rFonts w:ascii="Arial Black"/>
          <w:spacing w:val="5"/>
        </w:rPr>
        <w:t xml:space="preserve"> </w:t>
      </w:r>
      <w:r>
        <w:rPr>
          <w:rFonts w:ascii="Arial Black"/>
          <w:spacing w:val="-2"/>
          <w:w w:val="80"/>
        </w:rPr>
        <w:t>Systems</w:t>
      </w:r>
    </w:p>
    <w:p w14:paraId="2A75ACE0" w14:textId="77777777" w:rsidR="00041B53" w:rsidRDefault="00104982">
      <w:pPr>
        <w:pStyle w:val="BodyText"/>
        <w:spacing w:before="238"/>
        <w:ind w:left="140"/>
        <w:rPr>
          <w:rFonts w:ascii="Arial Black"/>
        </w:rPr>
      </w:pPr>
      <w:r>
        <w:rPr>
          <w:rFonts w:ascii="Arial Black"/>
          <w:spacing w:val="-2"/>
          <w:w w:val="90"/>
        </w:rPr>
        <w:t>Distance</w:t>
      </w:r>
    </w:p>
    <w:p w14:paraId="2A75ACE1" w14:textId="77777777" w:rsidR="00041B53" w:rsidRDefault="00104982">
      <w:pPr>
        <w:pStyle w:val="BodyText"/>
        <w:spacing w:before="128" w:line="218" w:lineRule="auto"/>
        <w:ind w:left="140" w:hanging="9"/>
      </w:pPr>
      <w:r>
        <w:t>Variable</w:t>
      </w:r>
      <w:r>
        <w:rPr>
          <w:spacing w:val="21"/>
        </w:rPr>
        <w:t xml:space="preserve"> </w:t>
      </w:r>
      <w:r>
        <w:t>Name:</w:t>
      </w:r>
      <w:r>
        <w:rPr>
          <w:spacing w:val="40"/>
        </w:rPr>
        <w:t xml:space="preserve"> </w:t>
      </w:r>
      <w:proofErr w:type="spellStart"/>
      <w:r>
        <w:t>Facility_Dist</w:t>
      </w:r>
      <w:proofErr w:type="spellEnd"/>
      <w:r>
        <w:rPr>
          <w:spacing w:val="21"/>
        </w:rPr>
        <w:t xml:space="preserve"> </w:t>
      </w:r>
      <w:r>
        <w:t>The</w:t>
      </w:r>
      <w:r>
        <w:rPr>
          <w:spacing w:val="21"/>
        </w:rPr>
        <w:t xml:space="preserve"> </w:t>
      </w:r>
      <w:r>
        <w:t>distance</w:t>
      </w:r>
      <w:r>
        <w:rPr>
          <w:spacing w:val="21"/>
        </w:rPr>
        <w:t xml:space="preserve"> </w:t>
      </w:r>
      <w:r>
        <w:t>in</w:t>
      </w:r>
      <w:r>
        <w:rPr>
          <w:spacing w:val="21"/>
        </w:rPr>
        <w:t xml:space="preserve"> </w:t>
      </w:r>
      <w:r>
        <w:t>meters</w:t>
      </w:r>
      <w:r>
        <w:rPr>
          <w:spacing w:val="21"/>
        </w:rPr>
        <w:t xml:space="preserve"> </w:t>
      </w:r>
      <w:r>
        <w:t>between</w:t>
      </w:r>
      <w:r>
        <w:rPr>
          <w:spacing w:val="21"/>
        </w:rPr>
        <w:t xml:space="preserve"> </w:t>
      </w:r>
      <w:r>
        <w:t>the</w:t>
      </w:r>
      <w:r>
        <w:rPr>
          <w:spacing w:val="21"/>
        </w:rPr>
        <w:t xml:space="preserve"> </w:t>
      </w:r>
      <w:r>
        <w:t>census</w:t>
      </w:r>
      <w:r>
        <w:rPr>
          <w:spacing w:val="21"/>
        </w:rPr>
        <w:t xml:space="preserve"> </w:t>
      </w:r>
      <w:r>
        <w:t>block</w:t>
      </w:r>
      <w:r>
        <w:rPr>
          <w:spacing w:val="21"/>
        </w:rPr>
        <w:t xml:space="preserve"> </w:t>
      </w:r>
      <w:r>
        <w:t>centroid</w:t>
      </w:r>
      <w:r>
        <w:rPr>
          <w:spacing w:val="21"/>
        </w:rPr>
        <w:t xml:space="preserve"> </w:t>
      </w:r>
      <w:r>
        <w:t>and</w:t>
      </w:r>
      <w:r>
        <w:rPr>
          <w:spacing w:val="21"/>
        </w:rPr>
        <w:t xml:space="preserve"> </w:t>
      </w:r>
      <w:r>
        <w:t xml:space="preserve">a </w:t>
      </w:r>
      <w:r>
        <w:rPr>
          <w:w w:val="105"/>
        </w:rPr>
        <w:t>single</w:t>
      </w:r>
      <w:r>
        <w:rPr>
          <w:spacing w:val="-9"/>
          <w:w w:val="105"/>
        </w:rPr>
        <w:t xml:space="preserve"> </w:t>
      </w:r>
      <w:r>
        <w:rPr>
          <w:w w:val="105"/>
        </w:rPr>
        <w:t>point</w:t>
      </w:r>
      <w:r>
        <w:rPr>
          <w:spacing w:val="-9"/>
          <w:w w:val="105"/>
        </w:rPr>
        <w:t xml:space="preserve"> </w:t>
      </w:r>
      <w:r>
        <w:rPr>
          <w:w w:val="105"/>
        </w:rPr>
        <w:t>from</w:t>
      </w:r>
      <w:r>
        <w:rPr>
          <w:spacing w:val="-9"/>
          <w:w w:val="105"/>
        </w:rPr>
        <w:t xml:space="preserve"> </w:t>
      </w:r>
      <w:r>
        <w:rPr>
          <w:w w:val="105"/>
        </w:rPr>
        <w:t>SDWIS</w:t>
      </w:r>
      <w:r>
        <w:rPr>
          <w:spacing w:val="-9"/>
          <w:w w:val="105"/>
        </w:rPr>
        <w:t xml:space="preserve"> </w:t>
      </w:r>
      <w:r>
        <w:rPr>
          <w:w w:val="105"/>
        </w:rPr>
        <w:t>for</w:t>
      </w:r>
      <w:r>
        <w:rPr>
          <w:spacing w:val="-9"/>
          <w:w w:val="105"/>
        </w:rPr>
        <w:t xml:space="preserve"> </w:t>
      </w:r>
      <w:r>
        <w:rPr>
          <w:w w:val="105"/>
        </w:rPr>
        <w:t>a</w:t>
      </w:r>
      <w:r>
        <w:rPr>
          <w:spacing w:val="-9"/>
          <w:w w:val="105"/>
        </w:rPr>
        <w:t xml:space="preserve"> </w:t>
      </w:r>
      <w:r>
        <w:rPr>
          <w:w w:val="105"/>
        </w:rPr>
        <w:t>system.</w:t>
      </w:r>
    </w:p>
    <w:p w14:paraId="2A75ACE2" w14:textId="77777777" w:rsidR="00041B53" w:rsidRDefault="00041B53">
      <w:pPr>
        <w:pStyle w:val="BodyText"/>
        <w:spacing w:before="6"/>
        <w:rPr>
          <w:sz w:val="30"/>
        </w:rPr>
      </w:pPr>
    </w:p>
    <w:p w14:paraId="2A75ACE3" w14:textId="77777777" w:rsidR="00041B53" w:rsidRDefault="00104982">
      <w:pPr>
        <w:pStyle w:val="BodyText"/>
        <w:ind w:left="140"/>
        <w:rPr>
          <w:rFonts w:ascii="Arial Black"/>
        </w:rPr>
      </w:pPr>
      <w:r>
        <w:rPr>
          <w:rFonts w:ascii="Arial Black"/>
          <w:w w:val="80"/>
        </w:rPr>
        <w:t>Distance</w:t>
      </w:r>
      <w:r>
        <w:rPr>
          <w:rFonts w:ascii="Arial Black"/>
          <w:spacing w:val="16"/>
        </w:rPr>
        <w:t xml:space="preserve"> </w:t>
      </w:r>
      <w:r>
        <w:rPr>
          <w:rFonts w:ascii="Arial Black"/>
          <w:spacing w:val="-4"/>
          <w:w w:val="90"/>
        </w:rPr>
        <w:t>Rank</w:t>
      </w:r>
    </w:p>
    <w:p w14:paraId="2A75ACE4" w14:textId="77777777" w:rsidR="00041B53" w:rsidRDefault="00104982">
      <w:pPr>
        <w:pStyle w:val="BodyText"/>
        <w:spacing w:before="108"/>
        <w:ind w:left="131"/>
      </w:pPr>
      <w:r>
        <w:rPr>
          <w:spacing w:val="-2"/>
        </w:rPr>
        <w:t>Variable</w:t>
      </w:r>
      <w:r>
        <w:rPr>
          <w:spacing w:val="-4"/>
        </w:rPr>
        <w:t xml:space="preserve"> </w:t>
      </w:r>
      <w:r>
        <w:rPr>
          <w:spacing w:val="-2"/>
        </w:rPr>
        <w:t>Name:</w:t>
      </w:r>
      <w:r>
        <w:rPr>
          <w:spacing w:val="14"/>
        </w:rPr>
        <w:t xml:space="preserve"> </w:t>
      </w:r>
      <w:proofErr w:type="spellStart"/>
      <w:r>
        <w:rPr>
          <w:spacing w:val="-2"/>
        </w:rPr>
        <w:t>Dist_Rank</w:t>
      </w:r>
      <w:proofErr w:type="spellEnd"/>
    </w:p>
    <w:p w14:paraId="2A75ACE5" w14:textId="77777777" w:rsidR="00041B53" w:rsidRDefault="00104982">
      <w:pPr>
        <w:pStyle w:val="BodyText"/>
        <w:spacing w:before="109" w:line="284" w:lineRule="exact"/>
        <w:ind w:left="140"/>
      </w:pPr>
      <w:r>
        <w:rPr>
          <w:spacing w:val="-2"/>
        </w:rPr>
        <w:t>Describes</w:t>
      </w:r>
      <w:r>
        <w:rPr>
          <w:spacing w:val="-12"/>
        </w:rPr>
        <w:t xml:space="preserve"> </w:t>
      </w:r>
      <w:r>
        <w:rPr>
          <w:spacing w:val="-2"/>
        </w:rPr>
        <w:t>the</w:t>
      </w:r>
      <w:r>
        <w:rPr>
          <w:spacing w:val="-12"/>
        </w:rPr>
        <w:t xml:space="preserve"> </w:t>
      </w:r>
      <w:r>
        <w:rPr>
          <w:spacing w:val="-2"/>
        </w:rPr>
        <w:t>closeness</w:t>
      </w:r>
      <w:r>
        <w:rPr>
          <w:spacing w:val="-12"/>
        </w:rPr>
        <w:t xml:space="preserve"> </w:t>
      </w:r>
      <w:r>
        <w:rPr>
          <w:spacing w:val="-2"/>
        </w:rPr>
        <w:t>rank</w:t>
      </w:r>
      <w:r>
        <w:rPr>
          <w:spacing w:val="-11"/>
        </w:rPr>
        <w:t xml:space="preserve"> </w:t>
      </w:r>
      <w:r>
        <w:rPr>
          <w:spacing w:val="-2"/>
        </w:rPr>
        <w:t>of</w:t>
      </w:r>
      <w:r>
        <w:rPr>
          <w:spacing w:val="-12"/>
        </w:rPr>
        <w:t xml:space="preserve"> </w:t>
      </w:r>
      <w:r>
        <w:rPr>
          <w:spacing w:val="-2"/>
        </w:rPr>
        <w:t>the</w:t>
      </w:r>
      <w:r>
        <w:rPr>
          <w:spacing w:val="-12"/>
        </w:rPr>
        <w:t xml:space="preserve"> </w:t>
      </w:r>
      <w:proofErr w:type="gramStart"/>
      <w:r>
        <w:rPr>
          <w:spacing w:val="-2"/>
        </w:rPr>
        <w:t>particular</w:t>
      </w:r>
      <w:r>
        <w:rPr>
          <w:spacing w:val="-12"/>
        </w:rPr>
        <w:t xml:space="preserve"> </w:t>
      </w:r>
      <w:r>
        <w:rPr>
          <w:spacing w:val="-2"/>
        </w:rPr>
        <w:t>facility</w:t>
      </w:r>
      <w:proofErr w:type="gramEnd"/>
      <w:r>
        <w:rPr>
          <w:spacing w:val="-11"/>
        </w:rPr>
        <w:t xml:space="preserve"> </w:t>
      </w:r>
      <w:r>
        <w:rPr>
          <w:spacing w:val="-2"/>
        </w:rPr>
        <w:t>being</w:t>
      </w:r>
      <w:r>
        <w:rPr>
          <w:spacing w:val="-12"/>
        </w:rPr>
        <w:t xml:space="preserve"> </w:t>
      </w:r>
      <w:r>
        <w:rPr>
          <w:spacing w:val="-2"/>
        </w:rPr>
        <w:t>measured</w:t>
      </w:r>
      <w:r>
        <w:rPr>
          <w:spacing w:val="-12"/>
        </w:rPr>
        <w:t xml:space="preserve"> </w:t>
      </w:r>
      <w:r>
        <w:rPr>
          <w:spacing w:val="-2"/>
        </w:rPr>
        <w:t>to.</w:t>
      </w:r>
      <w:r>
        <w:rPr>
          <w:spacing w:val="4"/>
        </w:rPr>
        <w:t xml:space="preserve"> </w:t>
      </w:r>
      <w:r>
        <w:rPr>
          <w:spacing w:val="-2"/>
        </w:rPr>
        <w:t>For</w:t>
      </w:r>
      <w:r>
        <w:rPr>
          <w:spacing w:val="-12"/>
        </w:rPr>
        <w:t xml:space="preserve"> </w:t>
      </w:r>
      <w:r>
        <w:rPr>
          <w:spacing w:val="-2"/>
        </w:rPr>
        <w:t>example,</w:t>
      </w:r>
      <w:r>
        <w:rPr>
          <w:spacing w:val="-11"/>
        </w:rPr>
        <w:t xml:space="preserve"> </w:t>
      </w:r>
      <w:r>
        <w:rPr>
          <w:spacing w:val="-2"/>
        </w:rPr>
        <w:t>if</w:t>
      </w:r>
      <w:r>
        <w:rPr>
          <w:spacing w:val="-4"/>
        </w:rPr>
        <w:t xml:space="preserve"> </w:t>
      </w:r>
      <w:proofErr w:type="spellStart"/>
      <w:r>
        <w:rPr>
          <w:spacing w:val="-2"/>
        </w:rPr>
        <w:t>Dist_Rank</w:t>
      </w:r>
      <w:proofErr w:type="spellEnd"/>
    </w:p>
    <w:p w14:paraId="2A75ACE6" w14:textId="77777777" w:rsidR="00041B53" w:rsidRDefault="00104982">
      <w:pPr>
        <w:pStyle w:val="BodyText"/>
        <w:spacing w:line="284" w:lineRule="exact"/>
        <w:ind w:left="140"/>
      </w:pPr>
      <w:r>
        <w:t>=</w:t>
      </w:r>
      <w:r>
        <w:rPr>
          <w:spacing w:val="33"/>
        </w:rPr>
        <w:t xml:space="preserve"> </w:t>
      </w:r>
      <w:r>
        <w:t>5, there</w:t>
      </w:r>
      <w:r>
        <w:rPr>
          <w:spacing w:val="1"/>
        </w:rPr>
        <w:t xml:space="preserve"> </w:t>
      </w:r>
      <w:r>
        <w:t>would</w:t>
      </w:r>
      <w:r>
        <w:rPr>
          <w:spacing w:val="1"/>
        </w:rPr>
        <w:t xml:space="preserve"> </w:t>
      </w:r>
      <w:r>
        <w:t>be</w:t>
      </w:r>
      <w:r>
        <w:rPr>
          <w:spacing w:val="1"/>
        </w:rPr>
        <w:t xml:space="preserve"> </w:t>
      </w:r>
      <w:r>
        <w:t>4 other</w:t>
      </w:r>
      <w:r>
        <w:rPr>
          <w:spacing w:val="1"/>
        </w:rPr>
        <w:t xml:space="preserve"> </w:t>
      </w:r>
      <w:r>
        <w:t>facility</w:t>
      </w:r>
      <w:r>
        <w:rPr>
          <w:spacing w:val="1"/>
        </w:rPr>
        <w:t xml:space="preserve"> </w:t>
      </w:r>
      <w:r>
        <w:t>points closer</w:t>
      </w:r>
      <w:r>
        <w:rPr>
          <w:spacing w:val="1"/>
        </w:rPr>
        <w:t xml:space="preserve"> </w:t>
      </w:r>
      <w:r>
        <w:t>to</w:t>
      </w:r>
      <w:r>
        <w:rPr>
          <w:spacing w:val="1"/>
        </w:rPr>
        <w:t xml:space="preserve"> </w:t>
      </w:r>
      <w:r>
        <w:t>the centroid</w:t>
      </w:r>
      <w:r>
        <w:rPr>
          <w:spacing w:val="1"/>
        </w:rPr>
        <w:t xml:space="preserve"> </w:t>
      </w:r>
      <w:r>
        <w:t>of</w:t>
      </w:r>
      <w:r>
        <w:rPr>
          <w:spacing w:val="1"/>
        </w:rPr>
        <w:t xml:space="preserve"> </w:t>
      </w:r>
      <w:r>
        <w:t>that</w:t>
      </w:r>
      <w:r>
        <w:rPr>
          <w:spacing w:val="1"/>
        </w:rPr>
        <w:t xml:space="preserve"> </w:t>
      </w:r>
      <w:r>
        <w:t xml:space="preserve">census </w:t>
      </w:r>
      <w:r>
        <w:rPr>
          <w:spacing w:val="-2"/>
        </w:rPr>
        <w:t>block.</w:t>
      </w:r>
    </w:p>
    <w:p w14:paraId="2A75ACE7" w14:textId="77777777" w:rsidR="00041B53" w:rsidRDefault="00041B53">
      <w:pPr>
        <w:pStyle w:val="BodyText"/>
        <w:spacing w:before="13"/>
        <w:rPr>
          <w:sz w:val="29"/>
        </w:rPr>
      </w:pPr>
    </w:p>
    <w:p w14:paraId="2A75ACE8" w14:textId="77777777" w:rsidR="00041B53" w:rsidRDefault="00104982">
      <w:pPr>
        <w:pStyle w:val="BodyText"/>
        <w:ind w:left="140"/>
        <w:rPr>
          <w:rFonts w:ascii="Arial Black"/>
        </w:rPr>
      </w:pPr>
      <w:r>
        <w:rPr>
          <w:rFonts w:ascii="Arial Black"/>
          <w:w w:val="80"/>
        </w:rPr>
        <w:t>Facility</w:t>
      </w:r>
      <w:r>
        <w:rPr>
          <w:rFonts w:ascii="Arial Black"/>
          <w:spacing w:val="-5"/>
        </w:rPr>
        <w:t xml:space="preserve"> </w:t>
      </w:r>
      <w:r>
        <w:rPr>
          <w:rFonts w:ascii="Arial Black"/>
          <w:spacing w:val="-4"/>
          <w:w w:val="90"/>
        </w:rPr>
        <w:t>Type</w:t>
      </w:r>
    </w:p>
    <w:p w14:paraId="2A75ACE9"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Facility_Type</w:t>
      </w:r>
      <w:proofErr w:type="spellEnd"/>
    </w:p>
    <w:p w14:paraId="2A75ACEA" w14:textId="77777777" w:rsidR="00041B53" w:rsidRDefault="00104982">
      <w:pPr>
        <w:pStyle w:val="BodyText"/>
        <w:spacing w:before="110"/>
        <w:ind w:left="132"/>
      </w:pPr>
      <w:r>
        <w:t>The</w:t>
      </w:r>
      <w:r>
        <w:rPr>
          <w:spacing w:val="-3"/>
        </w:rPr>
        <w:t xml:space="preserve"> </w:t>
      </w:r>
      <w:r>
        <w:t>type</w:t>
      </w:r>
      <w:r>
        <w:rPr>
          <w:spacing w:val="-3"/>
        </w:rPr>
        <w:t xml:space="preserve"> </w:t>
      </w:r>
      <w:r>
        <w:t>of</w:t>
      </w:r>
      <w:r>
        <w:rPr>
          <w:spacing w:val="-3"/>
        </w:rPr>
        <w:t xml:space="preserve"> </w:t>
      </w:r>
      <w:r>
        <w:t>system</w:t>
      </w:r>
      <w:r>
        <w:rPr>
          <w:spacing w:val="-3"/>
        </w:rPr>
        <w:t xml:space="preserve"> </w:t>
      </w:r>
      <w:r>
        <w:t>point</w:t>
      </w:r>
      <w:r>
        <w:rPr>
          <w:spacing w:val="-3"/>
        </w:rPr>
        <w:t xml:space="preserve"> </w:t>
      </w:r>
      <w:r>
        <w:t>that</w:t>
      </w:r>
      <w:r>
        <w:rPr>
          <w:spacing w:val="-3"/>
        </w:rPr>
        <w:t xml:space="preserve"> </w:t>
      </w:r>
      <w:r>
        <w:t>was</w:t>
      </w:r>
      <w:r>
        <w:rPr>
          <w:spacing w:val="-3"/>
        </w:rPr>
        <w:t xml:space="preserve"> </w:t>
      </w:r>
      <w:r>
        <w:t>used</w:t>
      </w:r>
      <w:r>
        <w:rPr>
          <w:spacing w:val="-3"/>
        </w:rPr>
        <w:t xml:space="preserve"> </w:t>
      </w:r>
      <w:r>
        <w:t>in</w:t>
      </w:r>
      <w:r>
        <w:rPr>
          <w:spacing w:val="-3"/>
        </w:rPr>
        <w:t xml:space="preserve"> </w:t>
      </w:r>
      <w:r>
        <w:t>the</w:t>
      </w:r>
      <w:r>
        <w:rPr>
          <w:spacing w:val="-3"/>
        </w:rPr>
        <w:t xml:space="preserve"> </w:t>
      </w:r>
      <w:r>
        <w:t>distance</w:t>
      </w:r>
      <w:r>
        <w:rPr>
          <w:spacing w:val="-3"/>
        </w:rPr>
        <w:t xml:space="preserve"> </w:t>
      </w:r>
      <w:r>
        <w:t>calculation.</w:t>
      </w:r>
      <w:r>
        <w:rPr>
          <w:spacing w:val="14"/>
        </w:rPr>
        <w:t xml:space="preserve"> </w:t>
      </w:r>
      <w:r>
        <w:t>Options</w:t>
      </w:r>
      <w:r>
        <w:rPr>
          <w:spacing w:val="-3"/>
        </w:rPr>
        <w:t xml:space="preserve"> </w:t>
      </w:r>
      <w:r>
        <w:rPr>
          <w:spacing w:val="-2"/>
        </w:rPr>
        <w:t>include:</w:t>
      </w:r>
    </w:p>
    <w:p w14:paraId="2A75ACEB" w14:textId="77777777" w:rsidR="00041B53" w:rsidRDefault="00104982">
      <w:pPr>
        <w:pStyle w:val="ListParagraph"/>
        <w:numPr>
          <w:ilvl w:val="0"/>
          <w:numId w:val="2"/>
        </w:numPr>
        <w:tabs>
          <w:tab w:val="left" w:pos="653"/>
        </w:tabs>
        <w:spacing w:before="170"/>
        <w:ind w:left="653" w:hanging="247"/>
      </w:pPr>
      <w:r>
        <w:rPr>
          <w:spacing w:val="-2"/>
        </w:rPr>
        <w:t>“</w:t>
      </w:r>
      <w:proofErr w:type="gramStart"/>
      <w:r>
        <w:rPr>
          <w:spacing w:val="-2"/>
        </w:rPr>
        <w:t>Well</w:t>
      </w:r>
      <w:proofErr w:type="gramEnd"/>
      <w:r>
        <w:rPr>
          <w:spacing w:val="-2"/>
        </w:rPr>
        <w:t>”</w:t>
      </w:r>
    </w:p>
    <w:p w14:paraId="2A75ACEC" w14:textId="77777777" w:rsidR="00041B53" w:rsidRDefault="00104982">
      <w:pPr>
        <w:pStyle w:val="ListParagraph"/>
        <w:numPr>
          <w:ilvl w:val="0"/>
          <w:numId w:val="2"/>
        </w:numPr>
        <w:tabs>
          <w:tab w:val="left" w:pos="653"/>
        </w:tabs>
        <w:spacing w:line="271" w:lineRule="exact"/>
        <w:ind w:left="653" w:hanging="247"/>
      </w:pPr>
      <w:r>
        <w:rPr>
          <w:spacing w:val="-2"/>
        </w:rPr>
        <w:t>“Treatment</w:t>
      </w:r>
      <w:r>
        <w:rPr>
          <w:spacing w:val="6"/>
        </w:rPr>
        <w:t xml:space="preserve"> </w:t>
      </w:r>
      <w:r>
        <w:rPr>
          <w:spacing w:val="-2"/>
        </w:rPr>
        <w:t>Plant”</w:t>
      </w:r>
    </w:p>
    <w:p w14:paraId="2A75ACED" w14:textId="77777777" w:rsidR="00041B53" w:rsidRDefault="00104982">
      <w:pPr>
        <w:pStyle w:val="ListParagraph"/>
        <w:numPr>
          <w:ilvl w:val="0"/>
          <w:numId w:val="2"/>
        </w:numPr>
        <w:tabs>
          <w:tab w:val="left" w:pos="653"/>
        </w:tabs>
        <w:spacing w:line="271" w:lineRule="exact"/>
        <w:ind w:left="653" w:hanging="247"/>
      </w:pPr>
      <w:r>
        <w:rPr>
          <w:spacing w:val="-6"/>
        </w:rPr>
        <w:t>“Consecutive</w:t>
      </w:r>
      <w:r>
        <w:rPr>
          <w:spacing w:val="12"/>
        </w:rPr>
        <w:t xml:space="preserve"> </w:t>
      </w:r>
      <w:r>
        <w:rPr>
          <w:spacing w:val="-2"/>
        </w:rPr>
        <w:t>Connection”</w:t>
      </w:r>
    </w:p>
    <w:p w14:paraId="2A75ACEE" w14:textId="77777777" w:rsidR="00041B53" w:rsidRDefault="00104982">
      <w:pPr>
        <w:pStyle w:val="ListParagraph"/>
        <w:numPr>
          <w:ilvl w:val="0"/>
          <w:numId w:val="2"/>
        </w:numPr>
        <w:tabs>
          <w:tab w:val="left" w:pos="653"/>
        </w:tabs>
        <w:spacing w:line="271" w:lineRule="exact"/>
        <w:ind w:left="653" w:hanging="247"/>
      </w:pPr>
      <w:r>
        <w:rPr>
          <w:spacing w:val="-2"/>
        </w:rPr>
        <w:t>“Intake”</w:t>
      </w:r>
    </w:p>
    <w:p w14:paraId="2A75ACEF" w14:textId="77777777" w:rsidR="00041B53" w:rsidRDefault="00104982">
      <w:pPr>
        <w:pStyle w:val="ListParagraph"/>
        <w:numPr>
          <w:ilvl w:val="0"/>
          <w:numId w:val="2"/>
        </w:numPr>
        <w:tabs>
          <w:tab w:val="left" w:pos="653"/>
        </w:tabs>
        <w:ind w:left="653" w:hanging="247"/>
      </w:pPr>
      <w:r>
        <w:rPr>
          <w:spacing w:val="-2"/>
        </w:rPr>
        <w:t>“Other”</w:t>
      </w:r>
    </w:p>
    <w:p w14:paraId="2A75ACF0" w14:textId="77777777" w:rsidR="00041B53" w:rsidRDefault="00041B53">
      <w:pPr>
        <w:spacing w:line="284" w:lineRule="exact"/>
        <w:sectPr w:rsidR="00041B53">
          <w:pgSz w:w="12240" w:h="15840"/>
          <w:pgMar w:top="1340" w:right="1100" w:bottom="1180" w:left="1300" w:header="0" w:footer="897" w:gutter="0"/>
          <w:cols w:space="720"/>
        </w:sectPr>
      </w:pPr>
    </w:p>
    <w:p w14:paraId="2A75ACF1" w14:textId="77777777" w:rsidR="00041B53" w:rsidRDefault="00104982">
      <w:pPr>
        <w:pStyle w:val="BodyText"/>
        <w:spacing w:before="109" w:line="218" w:lineRule="auto"/>
        <w:ind w:left="140" w:right="307" w:hanging="8"/>
        <w:jc w:val="both"/>
      </w:pPr>
      <w:r>
        <w:lastRenderedPageBreak/>
        <w:t>The</w:t>
      </w:r>
      <w:r>
        <w:rPr>
          <w:spacing w:val="-14"/>
        </w:rPr>
        <w:t xml:space="preserve"> </w:t>
      </w:r>
      <w:r>
        <w:t>‘Other’</w:t>
      </w:r>
      <w:r>
        <w:rPr>
          <w:spacing w:val="-14"/>
        </w:rPr>
        <w:t xml:space="preserve"> </w:t>
      </w:r>
      <w:r>
        <w:t>Category</w:t>
      </w:r>
      <w:r>
        <w:rPr>
          <w:spacing w:val="-13"/>
        </w:rPr>
        <w:t xml:space="preserve"> </w:t>
      </w:r>
      <w:r>
        <w:t>contains</w:t>
      </w:r>
      <w:r>
        <w:rPr>
          <w:spacing w:val="-14"/>
        </w:rPr>
        <w:t xml:space="preserve"> </w:t>
      </w:r>
      <w:r>
        <w:t>less</w:t>
      </w:r>
      <w:r>
        <w:rPr>
          <w:spacing w:val="-14"/>
        </w:rPr>
        <w:t xml:space="preserve"> </w:t>
      </w:r>
      <w:r>
        <w:t>frequent</w:t>
      </w:r>
      <w:r>
        <w:rPr>
          <w:spacing w:val="-13"/>
        </w:rPr>
        <w:t xml:space="preserve"> </w:t>
      </w:r>
      <w:r>
        <w:t>data</w:t>
      </w:r>
      <w:r>
        <w:rPr>
          <w:spacing w:val="-14"/>
        </w:rPr>
        <w:t xml:space="preserve"> </w:t>
      </w:r>
      <w:r>
        <w:t>and</w:t>
      </w:r>
      <w:r>
        <w:rPr>
          <w:spacing w:val="-14"/>
        </w:rPr>
        <w:t xml:space="preserve"> </w:t>
      </w:r>
      <w:r>
        <w:t>data</w:t>
      </w:r>
      <w:r>
        <w:rPr>
          <w:spacing w:val="-13"/>
        </w:rPr>
        <w:t xml:space="preserve"> </w:t>
      </w:r>
      <w:r>
        <w:t>used</w:t>
      </w:r>
      <w:r>
        <w:rPr>
          <w:spacing w:val="-14"/>
        </w:rPr>
        <w:t xml:space="preserve"> </w:t>
      </w:r>
      <w:r>
        <w:t>when</w:t>
      </w:r>
      <w:r>
        <w:rPr>
          <w:spacing w:val="-14"/>
        </w:rPr>
        <w:t xml:space="preserve"> </w:t>
      </w:r>
      <w:r>
        <w:t>there</w:t>
      </w:r>
      <w:r>
        <w:rPr>
          <w:spacing w:val="-13"/>
        </w:rPr>
        <w:t xml:space="preserve"> </w:t>
      </w:r>
      <w:r>
        <w:t>are</w:t>
      </w:r>
      <w:r>
        <w:rPr>
          <w:spacing w:val="-14"/>
        </w:rPr>
        <w:t xml:space="preserve"> </w:t>
      </w:r>
      <w:r>
        <w:t>no</w:t>
      </w:r>
      <w:r>
        <w:rPr>
          <w:spacing w:val="-14"/>
        </w:rPr>
        <w:t xml:space="preserve"> </w:t>
      </w:r>
      <w:r>
        <w:t>wells,</w:t>
      </w:r>
      <w:r>
        <w:rPr>
          <w:spacing w:val="-13"/>
        </w:rPr>
        <w:t xml:space="preserve"> </w:t>
      </w:r>
      <w:r>
        <w:t>intakes</w:t>
      </w:r>
      <w:r>
        <w:rPr>
          <w:spacing w:val="-14"/>
        </w:rPr>
        <w:t xml:space="preserve"> </w:t>
      </w:r>
      <w:r>
        <w:t>or treatment</w:t>
      </w:r>
      <w:r>
        <w:rPr>
          <w:spacing w:val="-1"/>
        </w:rPr>
        <w:t xml:space="preserve"> </w:t>
      </w:r>
      <w:r>
        <w:t>plants</w:t>
      </w:r>
      <w:r>
        <w:rPr>
          <w:spacing w:val="-1"/>
        </w:rPr>
        <w:t xml:space="preserve"> </w:t>
      </w:r>
      <w:r>
        <w:t>associated</w:t>
      </w:r>
      <w:r>
        <w:rPr>
          <w:spacing w:val="-1"/>
        </w:rPr>
        <w:t xml:space="preserve"> </w:t>
      </w:r>
      <w:r>
        <w:t>with</w:t>
      </w:r>
      <w:r>
        <w:rPr>
          <w:spacing w:val="-1"/>
        </w:rPr>
        <w:t xml:space="preserve"> </w:t>
      </w:r>
      <w:r>
        <w:t>a</w:t>
      </w:r>
      <w:r>
        <w:rPr>
          <w:spacing w:val="-1"/>
        </w:rPr>
        <w:t xml:space="preserve"> </w:t>
      </w:r>
      <w:r>
        <w:t>system.</w:t>
      </w:r>
      <w:r>
        <w:rPr>
          <w:spacing w:val="29"/>
        </w:rPr>
        <w:t xml:space="preserve"> </w:t>
      </w:r>
      <w:r>
        <w:t>Some</w:t>
      </w:r>
      <w:r>
        <w:rPr>
          <w:spacing w:val="-1"/>
        </w:rPr>
        <w:t xml:space="preserve"> </w:t>
      </w:r>
      <w:r>
        <w:t>examples</w:t>
      </w:r>
      <w:r>
        <w:rPr>
          <w:spacing w:val="-1"/>
        </w:rPr>
        <w:t xml:space="preserve"> </w:t>
      </w:r>
      <w:r>
        <w:t>of</w:t>
      </w:r>
      <w:r>
        <w:rPr>
          <w:spacing w:val="-1"/>
        </w:rPr>
        <w:t xml:space="preserve"> </w:t>
      </w:r>
      <w:r>
        <w:t>less</w:t>
      </w:r>
      <w:r>
        <w:rPr>
          <w:spacing w:val="-1"/>
        </w:rPr>
        <w:t xml:space="preserve"> </w:t>
      </w:r>
      <w:r>
        <w:t>frequent</w:t>
      </w:r>
      <w:r>
        <w:rPr>
          <w:spacing w:val="-1"/>
        </w:rPr>
        <w:t xml:space="preserve"> </w:t>
      </w:r>
      <w:r>
        <w:t>locations</w:t>
      </w:r>
      <w:r>
        <w:rPr>
          <w:spacing w:val="-1"/>
        </w:rPr>
        <w:t xml:space="preserve"> </w:t>
      </w:r>
      <w:r>
        <w:t>are</w:t>
      </w:r>
      <w:r>
        <w:rPr>
          <w:spacing w:val="-1"/>
        </w:rPr>
        <w:t xml:space="preserve"> </w:t>
      </w:r>
      <w:r>
        <w:t xml:space="preserve">springs, </w:t>
      </w:r>
      <w:proofErr w:type="gramStart"/>
      <w:r>
        <w:rPr>
          <w:spacing w:val="-2"/>
        </w:rPr>
        <w:t>reservoirs</w:t>
      </w:r>
      <w:proofErr w:type="gramEnd"/>
      <w:r>
        <w:rPr>
          <w:spacing w:val="-11"/>
        </w:rPr>
        <w:t xml:space="preserve"> </w:t>
      </w:r>
      <w:r>
        <w:rPr>
          <w:spacing w:val="-2"/>
        </w:rPr>
        <w:t>and</w:t>
      </w:r>
      <w:r>
        <w:rPr>
          <w:spacing w:val="-11"/>
        </w:rPr>
        <w:t xml:space="preserve"> </w:t>
      </w:r>
      <w:r>
        <w:rPr>
          <w:spacing w:val="-2"/>
        </w:rPr>
        <w:t>infiltration</w:t>
      </w:r>
      <w:r>
        <w:rPr>
          <w:spacing w:val="-11"/>
        </w:rPr>
        <w:t xml:space="preserve"> </w:t>
      </w:r>
      <w:r>
        <w:rPr>
          <w:spacing w:val="-2"/>
        </w:rPr>
        <w:t>zones.</w:t>
      </w:r>
      <w:r>
        <w:rPr>
          <w:spacing w:val="11"/>
        </w:rPr>
        <w:t xml:space="preserve"> </w:t>
      </w:r>
      <w:r>
        <w:rPr>
          <w:spacing w:val="-2"/>
        </w:rPr>
        <w:t>This</w:t>
      </w:r>
      <w:r>
        <w:rPr>
          <w:spacing w:val="-11"/>
        </w:rPr>
        <w:t xml:space="preserve"> </w:t>
      </w:r>
      <w:r>
        <w:rPr>
          <w:spacing w:val="-2"/>
        </w:rPr>
        <w:t>class</w:t>
      </w:r>
      <w:r>
        <w:rPr>
          <w:spacing w:val="-11"/>
        </w:rPr>
        <w:t xml:space="preserve"> </w:t>
      </w:r>
      <w:r>
        <w:rPr>
          <w:spacing w:val="-2"/>
        </w:rPr>
        <w:t>also</w:t>
      </w:r>
      <w:r>
        <w:rPr>
          <w:spacing w:val="-11"/>
        </w:rPr>
        <w:t xml:space="preserve"> </w:t>
      </w:r>
      <w:r>
        <w:rPr>
          <w:spacing w:val="-2"/>
        </w:rPr>
        <w:t>contains</w:t>
      </w:r>
      <w:r>
        <w:rPr>
          <w:spacing w:val="-11"/>
        </w:rPr>
        <w:t xml:space="preserve"> </w:t>
      </w:r>
      <w:r>
        <w:rPr>
          <w:spacing w:val="-2"/>
        </w:rPr>
        <w:t>the</w:t>
      </w:r>
      <w:r>
        <w:rPr>
          <w:spacing w:val="-11"/>
        </w:rPr>
        <w:t xml:space="preserve"> </w:t>
      </w:r>
      <w:r>
        <w:rPr>
          <w:spacing w:val="-2"/>
        </w:rPr>
        <w:t>oﬀice</w:t>
      </w:r>
      <w:r>
        <w:rPr>
          <w:spacing w:val="-11"/>
        </w:rPr>
        <w:t xml:space="preserve"> </w:t>
      </w:r>
      <w:r>
        <w:rPr>
          <w:spacing w:val="-2"/>
        </w:rPr>
        <w:t>addresses</w:t>
      </w:r>
      <w:r>
        <w:rPr>
          <w:spacing w:val="-11"/>
        </w:rPr>
        <w:t xml:space="preserve"> </w:t>
      </w:r>
      <w:r>
        <w:rPr>
          <w:spacing w:val="-2"/>
        </w:rPr>
        <w:t>of</w:t>
      </w:r>
      <w:r>
        <w:rPr>
          <w:spacing w:val="-11"/>
        </w:rPr>
        <w:t xml:space="preserve"> </w:t>
      </w:r>
      <w:r>
        <w:rPr>
          <w:spacing w:val="-2"/>
        </w:rPr>
        <w:t>systems</w:t>
      </w:r>
      <w:r>
        <w:rPr>
          <w:spacing w:val="-11"/>
        </w:rPr>
        <w:t xml:space="preserve"> </w:t>
      </w:r>
      <w:r>
        <w:rPr>
          <w:spacing w:val="-2"/>
        </w:rPr>
        <w:t>as</w:t>
      </w:r>
      <w:r>
        <w:rPr>
          <w:spacing w:val="-11"/>
        </w:rPr>
        <w:t xml:space="preserve"> </w:t>
      </w:r>
      <w:r>
        <w:rPr>
          <w:spacing w:val="-2"/>
        </w:rPr>
        <w:t xml:space="preserve">reported </w:t>
      </w:r>
      <w:r>
        <w:t>to</w:t>
      </w:r>
      <w:r>
        <w:rPr>
          <w:spacing w:val="-10"/>
        </w:rPr>
        <w:t xml:space="preserve"> </w:t>
      </w:r>
      <w:r>
        <w:t>SDWIS</w:t>
      </w:r>
      <w:r>
        <w:rPr>
          <w:spacing w:val="-10"/>
        </w:rPr>
        <w:t xml:space="preserve"> </w:t>
      </w:r>
      <w:r>
        <w:t>which</w:t>
      </w:r>
      <w:r>
        <w:rPr>
          <w:spacing w:val="-10"/>
        </w:rPr>
        <w:t xml:space="preserve"> </w:t>
      </w:r>
      <w:r>
        <w:t>are</w:t>
      </w:r>
      <w:r>
        <w:rPr>
          <w:spacing w:val="-10"/>
        </w:rPr>
        <w:t xml:space="preserve"> </w:t>
      </w:r>
      <w:r>
        <w:t>typically</w:t>
      </w:r>
      <w:r>
        <w:rPr>
          <w:spacing w:val="-10"/>
        </w:rPr>
        <w:t xml:space="preserve"> </w:t>
      </w:r>
      <w:r>
        <w:t>within</w:t>
      </w:r>
      <w:r>
        <w:rPr>
          <w:spacing w:val="-10"/>
        </w:rPr>
        <w:t xml:space="preserve"> </w:t>
      </w:r>
      <w:r>
        <w:t>a</w:t>
      </w:r>
      <w:r>
        <w:rPr>
          <w:spacing w:val="-10"/>
        </w:rPr>
        <w:t xml:space="preserve"> </w:t>
      </w:r>
      <w:r>
        <w:t>service</w:t>
      </w:r>
      <w:r>
        <w:rPr>
          <w:spacing w:val="-10"/>
        </w:rPr>
        <w:t xml:space="preserve"> </w:t>
      </w:r>
      <w:r>
        <w:t>area</w:t>
      </w:r>
      <w:r>
        <w:rPr>
          <w:spacing w:val="-10"/>
        </w:rPr>
        <w:t xml:space="preserve"> </w:t>
      </w:r>
      <w:r>
        <w:t>but</w:t>
      </w:r>
      <w:r>
        <w:rPr>
          <w:spacing w:val="-10"/>
        </w:rPr>
        <w:t xml:space="preserve"> </w:t>
      </w:r>
      <w:r>
        <w:t>are</w:t>
      </w:r>
      <w:r>
        <w:rPr>
          <w:spacing w:val="-10"/>
        </w:rPr>
        <w:t xml:space="preserve"> </w:t>
      </w:r>
      <w:r>
        <w:t>also</w:t>
      </w:r>
      <w:r>
        <w:rPr>
          <w:spacing w:val="-10"/>
        </w:rPr>
        <w:t xml:space="preserve"> </w:t>
      </w:r>
      <w:r>
        <w:t>known</w:t>
      </w:r>
      <w:r>
        <w:rPr>
          <w:spacing w:val="-10"/>
        </w:rPr>
        <w:t xml:space="preserve"> </w:t>
      </w:r>
      <w:r>
        <w:t>to</w:t>
      </w:r>
      <w:r>
        <w:rPr>
          <w:spacing w:val="-10"/>
        </w:rPr>
        <w:t xml:space="preserve"> </w:t>
      </w:r>
      <w:r>
        <w:t>be</w:t>
      </w:r>
      <w:r>
        <w:rPr>
          <w:spacing w:val="-10"/>
        </w:rPr>
        <w:t xml:space="preserve"> </w:t>
      </w:r>
      <w:r>
        <w:t>unreliable</w:t>
      </w:r>
      <w:r>
        <w:rPr>
          <w:spacing w:val="-10"/>
        </w:rPr>
        <w:t xml:space="preserve"> </w:t>
      </w:r>
      <w:r>
        <w:t>depending on</w:t>
      </w:r>
      <w:r>
        <w:rPr>
          <w:spacing w:val="-10"/>
        </w:rPr>
        <w:t xml:space="preserve"> </w:t>
      </w:r>
      <w:r>
        <w:t>the</w:t>
      </w:r>
      <w:r>
        <w:rPr>
          <w:spacing w:val="-10"/>
        </w:rPr>
        <w:t xml:space="preserve"> </w:t>
      </w:r>
      <w:r>
        <w:t xml:space="preserve">system. </w:t>
      </w:r>
      <w:commentRangeStart w:id="55"/>
      <w:r>
        <w:t>Oﬀice</w:t>
      </w:r>
      <w:r>
        <w:rPr>
          <w:spacing w:val="-10"/>
        </w:rPr>
        <w:t xml:space="preserve"> </w:t>
      </w:r>
      <w:r>
        <w:t>locations</w:t>
      </w:r>
      <w:r>
        <w:rPr>
          <w:spacing w:val="-10"/>
        </w:rPr>
        <w:t xml:space="preserve"> </w:t>
      </w:r>
      <w:commentRangeEnd w:id="55"/>
      <w:r w:rsidR="00CB2041">
        <w:rPr>
          <w:rStyle w:val="CommentReference"/>
        </w:rPr>
        <w:commentReference w:id="55"/>
      </w:r>
      <w:r>
        <w:t>were</w:t>
      </w:r>
      <w:r>
        <w:rPr>
          <w:spacing w:val="-10"/>
        </w:rPr>
        <w:t xml:space="preserve"> </w:t>
      </w:r>
      <w:r>
        <w:t>geolocated</w:t>
      </w:r>
      <w:r>
        <w:rPr>
          <w:spacing w:val="-10"/>
        </w:rPr>
        <w:t xml:space="preserve"> </w:t>
      </w:r>
      <w:r>
        <w:t>and</w:t>
      </w:r>
      <w:r>
        <w:rPr>
          <w:spacing w:val="-10"/>
        </w:rPr>
        <w:t xml:space="preserve"> </w:t>
      </w:r>
      <w:r>
        <w:t>curated</w:t>
      </w:r>
      <w:r>
        <w:rPr>
          <w:spacing w:val="-10"/>
        </w:rPr>
        <w:t xml:space="preserve"> </w:t>
      </w:r>
      <w:r>
        <w:t>to</w:t>
      </w:r>
      <w:r>
        <w:rPr>
          <w:spacing w:val="-10"/>
        </w:rPr>
        <w:t xml:space="preserve"> </w:t>
      </w:r>
      <w:r>
        <w:t>only</w:t>
      </w:r>
      <w:r>
        <w:rPr>
          <w:spacing w:val="-10"/>
        </w:rPr>
        <w:t xml:space="preserve"> </w:t>
      </w:r>
      <w:r>
        <w:t>include</w:t>
      </w:r>
      <w:r>
        <w:rPr>
          <w:spacing w:val="-10"/>
        </w:rPr>
        <w:t xml:space="preserve"> </w:t>
      </w:r>
      <w:r>
        <w:t>street</w:t>
      </w:r>
      <w:r>
        <w:rPr>
          <w:spacing w:val="-10"/>
        </w:rPr>
        <w:t xml:space="preserve"> </w:t>
      </w:r>
      <w:r>
        <w:t>intersections</w:t>
      </w:r>
      <w:r>
        <w:rPr>
          <w:spacing w:val="-10"/>
        </w:rPr>
        <w:t xml:space="preserve"> </w:t>
      </w:r>
      <w:r>
        <w:t xml:space="preserve">or </w:t>
      </w:r>
      <w:r>
        <w:rPr>
          <w:spacing w:val="-2"/>
        </w:rPr>
        <w:t>better.</w:t>
      </w:r>
    </w:p>
    <w:p w14:paraId="2A75ACF2" w14:textId="77777777" w:rsidR="00041B53" w:rsidRDefault="00041B53">
      <w:pPr>
        <w:pStyle w:val="BodyText"/>
        <w:spacing w:before="9"/>
        <w:rPr>
          <w:sz w:val="30"/>
        </w:rPr>
      </w:pPr>
    </w:p>
    <w:p w14:paraId="2A75ACF3" w14:textId="77777777" w:rsidR="00041B53" w:rsidRDefault="00104982">
      <w:pPr>
        <w:pStyle w:val="BodyText"/>
        <w:ind w:left="140"/>
        <w:rPr>
          <w:rFonts w:ascii="Arial Black"/>
        </w:rPr>
      </w:pPr>
      <w:r>
        <w:rPr>
          <w:rFonts w:ascii="Arial Black"/>
          <w:w w:val="80"/>
        </w:rPr>
        <w:t>Population</w:t>
      </w:r>
      <w:r>
        <w:rPr>
          <w:rFonts w:ascii="Arial Black"/>
          <w:spacing w:val="34"/>
        </w:rPr>
        <w:t xml:space="preserve"> </w:t>
      </w:r>
      <w:r>
        <w:rPr>
          <w:rFonts w:ascii="Arial Black"/>
          <w:spacing w:val="-2"/>
          <w:w w:val="90"/>
        </w:rPr>
        <w:t>Served</w:t>
      </w:r>
    </w:p>
    <w:p w14:paraId="2A75ACF4" w14:textId="77777777" w:rsidR="00041B53" w:rsidRDefault="00104982">
      <w:pPr>
        <w:pStyle w:val="BodyText"/>
        <w:spacing w:before="108"/>
        <w:ind w:left="131"/>
      </w:pPr>
      <w:r>
        <w:rPr>
          <w:spacing w:val="-2"/>
        </w:rPr>
        <w:t>Variable</w:t>
      </w:r>
      <w:r>
        <w:rPr>
          <w:spacing w:val="-4"/>
        </w:rPr>
        <w:t xml:space="preserve"> </w:t>
      </w:r>
      <w:r>
        <w:rPr>
          <w:spacing w:val="-2"/>
        </w:rPr>
        <w:t>Name:</w:t>
      </w:r>
      <w:r>
        <w:rPr>
          <w:spacing w:val="14"/>
        </w:rPr>
        <w:t xml:space="preserve"> </w:t>
      </w:r>
      <w:proofErr w:type="spellStart"/>
      <w:r>
        <w:rPr>
          <w:spacing w:val="-2"/>
        </w:rPr>
        <w:t>Population_Served_Count</w:t>
      </w:r>
      <w:proofErr w:type="spellEnd"/>
    </w:p>
    <w:p w14:paraId="2A75ACF5" w14:textId="55C45CC8" w:rsidR="00041B53" w:rsidRDefault="00104982">
      <w:pPr>
        <w:pStyle w:val="BodyText"/>
        <w:spacing w:before="110"/>
        <w:ind w:left="132"/>
      </w:pPr>
      <w:r>
        <w:t>The</w:t>
      </w:r>
      <w:r>
        <w:rPr>
          <w:spacing w:val="-6"/>
        </w:rPr>
        <w:t xml:space="preserve"> </w:t>
      </w:r>
      <w:r>
        <w:t>reported</w:t>
      </w:r>
      <w:r>
        <w:rPr>
          <w:spacing w:val="-5"/>
        </w:rPr>
        <w:t xml:space="preserve"> </w:t>
      </w:r>
      <w:r>
        <w:t>population</w:t>
      </w:r>
      <w:r>
        <w:rPr>
          <w:spacing w:val="-5"/>
        </w:rPr>
        <w:t xml:space="preserve"> </w:t>
      </w:r>
      <w:r>
        <w:t>that</w:t>
      </w:r>
      <w:r>
        <w:rPr>
          <w:spacing w:val="-5"/>
        </w:rPr>
        <w:t xml:space="preserve"> </w:t>
      </w:r>
      <w:r>
        <w:t>is</w:t>
      </w:r>
      <w:r>
        <w:rPr>
          <w:spacing w:val="-5"/>
        </w:rPr>
        <w:t xml:space="preserve"> </w:t>
      </w:r>
      <w:r>
        <w:t>served</w:t>
      </w:r>
      <w:r>
        <w:rPr>
          <w:spacing w:val="-5"/>
        </w:rPr>
        <w:t xml:space="preserve"> </w:t>
      </w:r>
      <w:r>
        <w:t>by</w:t>
      </w:r>
      <w:r>
        <w:rPr>
          <w:spacing w:val="-5"/>
        </w:rPr>
        <w:t xml:space="preserve"> </w:t>
      </w:r>
      <w:r>
        <w:t>the</w:t>
      </w:r>
      <w:r>
        <w:rPr>
          <w:spacing w:val="-5"/>
        </w:rPr>
        <w:t xml:space="preserve"> </w:t>
      </w:r>
      <w:r>
        <w:t>system</w:t>
      </w:r>
      <w:r>
        <w:rPr>
          <w:spacing w:val="-6"/>
        </w:rPr>
        <w:t xml:space="preserve"> </w:t>
      </w:r>
      <w:r>
        <w:t>in</w:t>
      </w:r>
      <w:r>
        <w:rPr>
          <w:spacing w:val="-5"/>
        </w:rPr>
        <w:t xml:space="preserve"> </w:t>
      </w:r>
      <w:del w:id="56" w:author="Spalt, Nicholas" w:date="2024-03-29T15:24:00Z">
        <w:r w:rsidDel="00884C1C">
          <w:delText>SDWA</w:delText>
        </w:r>
        <w:r w:rsidDel="00884C1C">
          <w:rPr>
            <w:spacing w:val="-5"/>
          </w:rPr>
          <w:delText xml:space="preserve"> </w:delText>
        </w:r>
        <w:r w:rsidDel="00884C1C">
          <w:rPr>
            <w:spacing w:val="-2"/>
          </w:rPr>
          <w:delText>reporting</w:delText>
        </w:r>
      </w:del>
      <w:ins w:id="57" w:author="Spalt, Nicholas" w:date="2024-03-29T15:24:00Z">
        <w:r w:rsidR="00884C1C">
          <w:t>SDWIS</w:t>
        </w:r>
      </w:ins>
      <w:r>
        <w:rPr>
          <w:spacing w:val="-2"/>
        </w:rPr>
        <w:t>.</w:t>
      </w:r>
    </w:p>
    <w:p w14:paraId="2A75ACF6" w14:textId="77777777" w:rsidR="00041B53" w:rsidRDefault="00041B53">
      <w:pPr>
        <w:pStyle w:val="BodyText"/>
        <w:spacing w:before="12"/>
        <w:rPr>
          <w:sz w:val="29"/>
        </w:rPr>
      </w:pPr>
    </w:p>
    <w:p w14:paraId="2A75ACF7" w14:textId="77777777" w:rsidR="00041B53" w:rsidRDefault="00104982">
      <w:pPr>
        <w:pStyle w:val="BodyText"/>
        <w:ind w:left="140"/>
        <w:rPr>
          <w:rFonts w:ascii="Arial Black"/>
        </w:rPr>
      </w:pPr>
      <w:r>
        <w:rPr>
          <w:rFonts w:ascii="Arial Black"/>
          <w:spacing w:val="-2"/>
          <w:w w:val="90"/>
        </w:rPr>
        <w:t>Connections</w:t>
      </w:r>
    </w:p>
    <w:p w14:paraId="2A75ACF8" w14:textId="77777777" w:rsidR="00041B53" w:rsidRDefault="00104982">
      <w:pPr>
        <w:pStyle w:val="BodyText"/>
        <w:spacing w:before="108"/>
        <w:ind w:left="131"/>
      </w:pPr>
      <w:r>
        <w:rPr>
          <w:spacing w:val="-2"/>
        </w:rPr>
        <w:t>Variable</w:t>
      </w:r>
      <w:r>
        <w:rPr>
          <w:spacing w:val="-4"/>
        </w:rPr>
        <w:t xml:space="preserve"> </w:t>
      </w:r>
      <w:r>
        <w:rPr>
          <w:spacing w:val="-2"/>
        </w:rPr>
        <w:t>Name:</w:t>
      </w:r>
      <w:r>
        <w:rPr>
          <w:spacing w:val="14"/>
        </w:rPr>
        <w:t xml:space="preserve"> </w:t>
      </w:r>
      <w:proofErr w:type="spellStart"/>
      <w:r>
        <w:rPr>
          <w:spacing w:val="-2"/>
        </w:rPr>
        <w:t>Service_Connections_Count</w:t>
      </w:r>
      <w:proofErr w:type="spellEnd"/>
    </w:p>
    <w:p w14:paraId="2A75ACF9" w14:textId="71AAB9CE" w:rsidR="00041B53" w:rsidRDefault="00104982">
      <w:pPr>
        <w:pStyle w:val="BodyText"/>
        <w:spacing w:before="109"/>
        <w:ind w:left="132"/>
      </w:pPr>
      <w:r>
        <w:rPr>
          <w:spacing w:val="-2"/>
        </w:rPr>
        <w:t>The</w:t>
      </w:r>
      <w:r>
        <w:rPr>
          <w:spacing w:val="-3"/>
        </w:rPr>
        <w:t xml:space="preserve"> </w:t>
      </w:r>
      <w:r>
        <w:rPr>
          <w:spacing w:val="-2"/>
        </w:rPr>
        <w:t>reported</w:t>
      </w:r>
      <w:r>
        <w:rPr>
          <w:spacing w:val="-3"/>
        </w:rPr>
        <w:t xml:space="preserve"> </w:t>
      </w:r>
      <w:r>
        <w:rPr>
          <w:spacing w:val="-2"/>
        </w:rPr>
        <w:t>number</w:t>
      </w:r>
      <w:r>
        <w:rPr>
          <w:spacing w:val="-3"/>
        </w:rPr>
        <w:t xml:space="preserve"> </w:t>
      </w:r>
      <w:r>
        <w:rPr>
          <w:spacing w:val="-2"/>
        </w:rPr>
        <w:t>of</w:t>
      </w:r>
      <w:r>
        <w:rPr>
          <w:spacing w:val="-3"/>
        </w:rPr>
        <w:t xml:space="preserve"> </w:t>
      </w:r>
      <w:r>
        <w:rPr>
          <w:spacing w:val="-2"/>
        </w:rPr>
        <w:t>service</w:t>
      </w:r>
      <w:r>
        <w:rPr>
          <w:spacing w:val="-3"/>
        </w:rPr>
        <w:t xml:space="preserve"> </w:t>
      </w:r>
      <w:r>
        <w:rPr>
          <w:spacing w:val="-2"/>
        </w:rPr>
        <w:t>connections within</w:t>
      </w:r>
      <w:r>
        <w:rPr>
          <w:spacing w:val="-3"/>
        </w:rPr>
        <w:t xml:space="preserve"> </w:t>
      </w:r>
      <w:r>
        <w:rPr>
          <w:spacing w:val="-2"/>
        </w:rPr>
        <w:t>a</w:t>
      </w:r>
      <w:r>
        <w:rPr>
          <w:spacing w:val="-3"/>
        </w:rPr>
        <w:t xml:space="preserve"> </w:t>
      </w:r>
      <w:r>
        <w:rPr>
          <w:spacing w:val="-2"/>
        </w:rPr>
        <w:t>system</w:t>
      </w:r>
      <w:r>
        <w:rPr>
          <w:spacing w:val="-3"/>
        </w:rPr>
        <w:t xml:space="preserve"> </w:t>
      </w:r>
      <w:r>
        <w:rPr>
          <w:spacing w:val="-2"/>
        </w:rPr>
        <w:t>in</w:t>
      </w:r>
      <w:r>
        <w:rPr>
          <w:spacing w:val="-3"/>
        </w:rPr>
        <w:t xml:space="preserve"> </w:t>
      </w:r>
      <w:del w:id="58" w:author="Spalt, Nicholas" w:date="2024-03-29T15:23:00Z">
        <w:r w:rsidDel="00884C1C">
          <w:rPr>
            <w:spacing w:val="-2"/>
          </w:rPr>
          <w:delText>SDWA reporting</w:delText>
        </w:r>
      </w:del>
      <w:ins w:id="59" w:author="Spalt, Nicholas" w:date="2024-03-29T15:23:00Z">
        <w:r w:rsidR="00884C1C">
          <w:rPr>
            <w:spacing w:val="-2"/>
          </w:rPr>
          <w:t>SDWIS</w:t>
        </w:r>
      </w:ins>
      <w:r>
        <w:rPr>
          <w:spacing w:val="-2"/>
        </w:rPr>
        <w:t>.</w:t>
      </w:r>
    </w:p>
    <w:p w14:paraId="2A75ACFA" w14:textId="77777777" w:rsidR="00041B53" w:rsidRDefault="00041B53">
      <w:pPr>
        <w:pStyle w:val="BodyText"/>
        <w:rPr>
          <w:sz w:val="30"/>
        </w:rPr>
      </w:pPr>
    </w:p>
    <w:p w14:paraId="2A75ACFB" w14:textId="77777777" w:rsidR="00041B53" w:rsidRDefault="00104982">
      <w:pPr>
        <w:pStyle w:val="BodyText"/>
        <w:ind w:left="140"/>
        <w:rPr>
          <w:rFonts w:ascii="Arial Black"/>
        </w:rPr>
      </w:pPr>
      <w:r>
        <w:rPr>
          <w:rFonts w:ascii="Arial Black"/>
          <w:w w:val="85"/>
        </w:rPr>
        <w:t>Distance</w:t>
      </w:r>
      <w:r>
        <w:rPr>
          <w:rFonts w:ascii="Arial Black"/>
          <w:spacing w:val="-1"/>
          <w:w w:val="85"/>
        </w:rPr>
        <w:t xml:space="preserve"> </w:t>
      </w:r>
      <w:r>
        <w:rPr>
          <w:rFonts w:ascii="Arial Black"/>
          <w:w w:val="85"/>
        </w:rPr>
        <w:t>to</w:t>
      </w:r>
      <w:r>
        <w:rPr>
          <w:rFonts w:ascii="Arial Black"/>
          <w:spacing w:val="-1"/>
          <w:w w:val="85"/>
        </w:rPr>
        <w:t xml:space="preserve"> </w:t>
      </w:r>
      <w:r>
        <w:rPr>
          <w:rFonts w:ascii="Arial Black"/>
          <w:w w:val="85"/>
        </w:rPr>
        <w:t>Center</w:t>
      </w:r>
      <w:r>
        <w:rPr>
          <w:rFonts w:ascii="Arial Black"/>
          <w:spacing w:val="-1"/>
          <w:w w:val="85"/>
        </w:rPr>
        <w:t xml:space="preserve"> </w:t>
      </w:r>
      <w:r>
        <w:rPr>
          <w:rFonts w:ascii="Arial Black"/>
          <w:w w:val="85"/>
        </w:rPr>
        <w:t>of</w:t>
      </w:r>
      <w:r>
        <w:rPr>
          <w:rFonts w:ascii="Arial Black"/>
          <w:spacing w:val="-1"/>
          <w:w w:val="85"/>
        </w:rPr>
        <w:t xml:space="preserve"> </w:t>
      </w:r>
      <w:r>
        <w:rPr>
          <w:rFonts w:ascii="Arial Black"/>
          <w:spacing w:val="-2"/>
          <w:w w:val="85"/>
        </w:rPr>
        <w:t>System</w:t>
      </w:r>
    </w:p>
    <w:p w14:paraId="2A75ACFC" w14:textId="77777777" w:rsidR="00041B53" w:rsidRDefault="00104982">
      <w:pPr>
        <w:pStyle w:val="BodyText"/>
        <w:spacing w:before="107"/>
        <w:ind w:left="131"/>
        <w:jc w:val="both"/>
      </w:pPr>
      <w:r>
        <w:rPr>
          <w:spacing w:val="-2"/>
        </w:rPr>
        <w:t>Variable</w:t>
      </w:r>
      <w:r>
        <w:rPr>
          <w:spacing w:val="-4"/>
        </w:rPr>
        <w:t xml:space="preserve"> </w:t>
      </w:r>
      <w:r>
        <w:rPr>
          <w:spacing w:val="-2"/>
        </w:rPr>
        <w:t>Name:</w:t>
      </w:r>
      <w:r>
        <w:rPr>
          <w:spacing w:val="14"/>
        </w:rPr>
        <w:t xml:space="preserve"> </w:t>
      </w:r>
      <w:proofErr w:type="spellStart"/>
      <w:r>
        <w:rPr>
          <w:spacing w:val="-2"/>
        </w:rPr>
        <w:t>Ctr_Dist</w:t>
      </w:r>
      <w:proofErr w:type="spellEnd"/>
    </w:p>
    <w:p w14:paraId="2A75ACFD" w14:textId="77777777" w:rsidR="00041B53" w:rsidRDefault="00104982">
      <w:pPr>
        <w:pStyle w:val="BodyText"/>
        <w:spacing w:before="131" w:line="218" w:lineRule="auto"/>
        <w:ind w:left="140" w:right="329"/>
        <w:jc w:val="both"/>
      </w:pPr>
      <w:r>
        <w:t>If</w:t>
      </w:r>
      <w:r>
        <w:rPr>
          <w:spacing w:val="-14"/>
        </w:rPr>
        <w:t xml:space="preserve"> </w:t>
      </w:r>
      <w:r>
        <w:t>a</w:t>
      </w:r>
      <w:r>
        <w:rPr>
          <w:spacing w:val="-14"/>
        </w:rPr>
        <w:t xml:space="preserve"> </w:t>
      </w:r>
      <w:r>
        <w:t>system</w:t>
      </w:r>
      <w:r>
        <w:rPr>
          <w:spacing w:val="-13"/>
        </w:rPr>
        <w:t xml:space="preserve"> </w:t>
      </w:r>
      <w:r>
        <w:t>has</w:t>
      </w:r>
      <w:r>
        <w:rPr>
          <w:spacing w:val="-14"/>
        </w:rPr>
        <w:t xml:space="preserve"> </w:t>
      </w:r>
      <w:r>
        <w:t>more</w:t>
      </w:r>
      <w:r>
        <w:rPr>
          <w:spacing w:val="-14"/>
        </w:rPr>
        <w:t xml:space="preserve"> </w:t>
      </w:r>
      <w:r>
        <w:t>than</w:t>
      </w:r>
      <w:r>
        <w:rPr>
          <w:spacing w:val="-13"/>
        </w:rPr>
        <w:t xml:space="preserve"> </w:t>
      </w:r>
      <w:r>
        <w:t>one</w:t>
      </w:r>
      <w:r>
        <w:rPr>
          <w:spacing w:val="-14"/>
        </w:rPr>
        <w:t xml:space="preserve"> </w:t>
      </w:r>
      <w:r>
        <w:t>SDWIS</w:t>
      </w:r>
      <w:r>
        <w:rPr>
          <w:spacing w:val="-14"/>
        </w:rPr>
        <w:t xml:space="preserve"> </w:t>
      </w:r>
      <w:r>
        <w:t>point</w:t>
      </w:r>
      <w:r>
        <w:rPr>
          <w:spacing w:val="-13"/>
        </w:rPr>
        <w:t xml:space="preserve"> </w:t>
      </w:r>
      <w:r>
        <w:t>(intakes,</w:t>
      </w:r>
      <w:r>
        <w:rPr>
          <w:spacing w:val="-12"/>
        </w:rPr>
        <w:t xml:space="preserve"> </w:t>
      </w:r>
      <w:r>
        <w:t>wells</w:t>
      </w:r>
      <w:r>
        <w:rPr>
          <w:spacing w:val="-14"/>
        </w:rPr>
        <w:t xml:space="preserve"> </w:t>
      </w:r>
      <w:r>
        <w:t>treatment</w:t>
      </w:r>
      <w:r>
        <w:rPr>
          <w:spacing w:val="-14"/>
        </w:rPr>
        <w:t xml:space="preserve"> </w:t>
      </w:r>
      <w:r>
        <w:t>plants</w:t>
      </w:r>
      <w:r>
        <w:rPr>
          <w:spacing w:val="-13"/>
        </w:rPr>
        <w:t xml:space="preserve"> </w:t>
      </w:r>
      <w:r>
        <w:t>etc…)</w:t>
      </w:r>
      <w:r>
        <w:rPr>
          <w:spacing w:val="-14"/>
        </w:rPr>
        <w:t xml:space="preserve"> </w:t>
      </w:r>
      <w:r>
        <w:t>the</w:t>
      </w:r>
      <w:r>
        <w:rPr>
          <w:spacing w:val="-14"/>
        </w:rPr>
        <w:t xml:space="preserve"> </w:t>
      </w:r>
      <w:r>
        <w:t>mean</w:t>
      </w:r>
      <w:r>
        <w:rPr>
          <w:spacing w:val="-13"/>
        </w:rPr>
        <w:t xml:space="preserve"> </w:t>
      </w:r>
      <w:r>
        <w:t>center of all points is calculated and measured in meters from the centroid of the census block.</w:t>
      </w:r>
      <w:r>
        <w:rPr>
          <w:spacing w:val="40"/>
        </w:rPr>
        <w:t xml:space="preserve"> </w:t>
      </w:r>
      <w:r>
        <w:t>If only one</w:t>
      </w:r>
      <w:r>
        <w:rPr>
          <w:spacing w:val="33"/>
        </w:rPr>
        <w:t xml:space="preserve"> </w:t>
      </w:r>
      <w:r>
        <w:t>point</w:t>
      </w:r>
      <w:r>
        <w:rPr>
          <w:spacing w:val="33"/>
        </w:rPr>
        <w:t xml:space="preserve"> </w:t>
      </w:r>
      <w:r>
        <w:t>exists</w:t>
      </w:r>
      <w:r>
        <w:rPr>
          <w:spacing w:val="33"/>
        </w:rPr>
        <w:t xml:space="preserve"> </w:t>
      </w:r>
      <w:r>
        <w:t>within</w:t>
      </w:r>
      <w:r>
        <w:rPr>
          <w:spacing w:val="33"/>
        </w:rPr>
        <w:t xml:space="preserve"> </w:t>
      </w:r>
      <w:r>
        <w:t>a</w:t>
      </w:r>
      <w:r>
        <w:rPr>
          <w:spacing w:val="33"/>
        </w:rPr>
        <w:t xml:space="preserve"> </w:t>
      </w:r>
      <w:r>
        <w:t>system,</w:t>
      </w:r>
      <w:r>
        <w:rPr>
          <w:spacing w:val="33"/>
        </w:rPr>
        <w:t xml:space="preserve"> </w:t>
      </w:r>
      <w:r>
        <w:t>this</w:t>
      </w:r>
      <w:r>
        <w:rPr>
          <w:spacing w:val="33"/>
        </w:rPr>
        <w:t xml:space="preserve"> </w:t>
      </w:r>
      <w:r>
        <w:t>value</w:t>
      </w:r>
      <w:r>
        <w:rPr>
          <w:spacing w:val="33"/>
        </w:rPr>
        <w:t xml:space="preserve"> </w:t>
      </w:r>
      <w:r>
        <w:t>will</w:t>
      </w:r>
      <w:r>
        <w:rPr>
          <w:spacing w:val="33"/>
        </w:rPr>
        <w:t xml:space="preserve"> </w:t>
      </w:r>
      <w:r>
        <w:t>be</w:t>
      </w:r>
      <w:r>
        <w:rPr>
          <w:spacing w:val="33"/>
        </w:rPr>
        <w:t xml:space="preserve"> </w:t>
      </w:r>
      <w:r>
        <w:t>identical</w:t>
      </w:r>
      <w:r>
        <w:rPr>
          <w:spacing w:val="33"/>
        </w:rPr>
        <w:t xml:space="preserve"> </w:t>
      </w:r>
      <w:r>
        <w:t>to</w:t>
      </w:r>
      <w:r>
        <w:rPr>
          <w:spacing w:val="33"/>
        </w:rPr>
        <w:t xml:space="preserve"> </w:t>
      </w:r>
      <w:proofErr w:type="spellStart"/>
      <w:r>
        <w:t>Facility_Dist</w:t>
      </w:r>
      <w:proofErr w:type="spellEnd"/>
      <w:r>
        <w:t>.</w:t>
      </w:r>
    </w:p>
    <w:p w14:paraId="2A75ACFE" w14:textId="77777777" w:rsidR="00041B53" w:rsidRDefault="00041B53">
      <w:pPr>
        <w:pStyle w:val="BodyText"/>
        <w:spacing w:before="7"/>
        <w:rPr>
          <w:sz w:val="30"/>
        </w:rPr>
      </w:pPr>
    </w:p>
    <w:p w14:paraId="2A75ACFF" w14:textId="77777777" w:rsidR="00041B53" w:rsidRDefault="00104982">
      <w:pPr>
        <w:pStyle w:val="BodyText"/>
        <w:ind w:left="140"/>
        <w:rPr>
          <w:rFonts w:ascii="Arial Black"/>
        </w:rPr>
      </w:pPr>
      <w:r>
        <w:rPr>
          <w:rFonts w:ascii="Arial Black"/>
          <w:w w:val="80"/>
        </w:rPr>
        <w:t>System</w:t>
      </w:r>
      <w:r>
        <w:rPr>
          <w:rFonts w:ascii="Arial Black"/>
          <w:spacing w:val="14"/>
        </w:rPr>
        <w:t xml:space="preserve"> </w:t>
      </w:r>
      <w:r>
        <w:rPr>
          <w:rFonts w:ascii="Arial Black"/>
          <w:spacing w:val="-4"/>
          <w:w w:val="95"/>
        </w:rPr>
        <w:t>Type</w:t>
      </w:r>
    </w:p>
    <w:p w14:paraId="2A75AD00"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Service_Area_Type</w:t>
      </w:r>
      <w:proofErr w:type="spellEnd"/>
    </w:p>
    <w:p w14:paraId="2A75AD01" w14:textId="35F78091" w:rsidR="00041B53" w:rsidRDefault="00104982">
      <w:pPr>
        <w:pStyle w:val="BodyText"/>
        <w:spacing w:before="110"/>
        <w:ind w:left="132"/>
      </w:pPr>
      <w:r>
        <w:t>The Primary</w:t>
      </w:r>
      <w:r>
        <w:rPr>
          <w:spacing w:val="1"/>
        </w:rPr>
        <w:t xml:space="preserve"> </w:t>
      </w:r>
      <w:ins w:id="60" w:author="Spalt, Nicholas" w:date="2024-03-29T15:23:00Z">
        <w:r w:rsidR="00884C1C">
          <w:rPr>
            <w:spacing w:val="1"/>
          </w:rPr>
          <w:t xml:space="preserve">Service Area Description </w:t>
        </w:r>
      </w:ins>
      <w:del w:id="61" w:author="Spalt, Nicholas" w:date="2024-03-29T15:23:00Z">
        <w:r w:rsidDel="00884C1C">
          <w:delText>type</w:delText>
        </w:r>
        <w:r w:rsidDel="00884C1C">
          <w:rPr>
            <w:spacing w:val="1"/>
          </w:rPr>
          <w:delText xml:space="preserve"> </w:delText>
        </w:r>
        <w:r w:rsidDel="00884C1C">
          <w:delText>of</w:delText>
        </w:r>
        <w:r w:rsidDel="00884C1C">
          <w:rPr>
            <w:spacing w:val="1"/>
          </w:rPr>
          <w:delText xml:space="preserve"> </w:delText>
        </w:r>
        <w:r w:rsidDel="00884C1C">
          <w:delText>area</w:delText>
        </w:r>
        <w:r w:rsidDel="00884C1C">
          <w:rPr>
            <w:spacing w:val="1"/>
          </w:rPr>
          <w:delText xml:space="preserve"> </w:delText>
        </w:r>
        <w:r w:rsidDel="00884C1C">
          <w:delText>that is</w:delText>
        </w:r>
        <w:r w:rsidDel="00884C1C">
          <w:rPr>
            <w:spacing w:val="1"/>
          </w:rPr>
          <w:delText xml:space="preserve"> </w:delText>
        </w:r>
        <w:r w:rsidDel="00884C1C">
          <w:delText>served</w:delText>
        </w:r>
        <w:r w:rsidDel="00884C1C">
          <w:rPr>
            <w:spacing w:val="1"/>
          </w:rPr>
          <w:delText xml:space="preserve"> </w:delText>
        </w:r>
        <w:r w:rsidDel="00884C1C">
          <w:delText>by</w:delText>
        </w:r>
      </w:del>
      <w:ins w:id="62" w:author="Spalt, Nicholas" w:date="2024-03-29T15:23:00Z">
        <w:r w:rsidR="00884C1C">
          <w:t>reported in SDWIS for</w:t>
        </w:r>
      </w:ins>
      <w:r>
        <w:rPr>
          <w:spacing w:val="1"/>
        </w:rPr>
        <w:t xml:space="preserve"> </w:t>
      </w:r>
      <w:r>
        <w:t>the</w:t>
      </w:r>
      <w:r>
        <w:rPr>
          <w:spacing w:val="1"/>
        </w:rPr>
        <w:t xml:space="preserve"> </w:t>
      </w:r>
      <w:r>
        <w:t>public water</w:t>
      </w:r>
      <w:r>
        <w:rPr>
          <w:spacing w:val="1"/>
        </w:rPr>
        <w:t xml:space="preserve"> </w:t>
      </w:r>
      <w:r>
        <w:rPr>
          <w:spacing w:val="-2"/>
        </w:rPr>
        <w:t>system.</w:t>
      </w:r>
    </w:p>
    <w:p w14:paraId="2A75AD02" w14:textId="77777777" w:rsidR="00041B53" w:rsidRDefault="00104982">
      <w:pPr>
        <w:pStyle w:val="Heading3"/>
        <w:spacing w:before="110"/>
      </w:pPr>
      <w:r>
        <w:rPr>
          <w:w w:val="105"/>
        </w:rPr>
        <w:t>Possible</w:t>
      </w:r>
      <w:r>
        <w:rPr>
          <w:spacing w:val="19"/>
          <w:w w:val="105"/>
        </w:rPr>
        <w:t xml:space="preserve"> </w:t>
      </w:r>
      <w:r>
        <w:rPr>
          <w:spacing w:val="-2"/>
          <w:w w:val="105"/>
        </w:rPr>
        <w:t>Values:</w:t>
      </w:r>
    </w:p>
    <w:p w14:paraId="2A75AD03" w14:textId="77777777" w:rsidR="00041B53" w:rsidRDefault="00104982">
      <w:pPr>
        <w:pStyle w:val="ListParagraph"/>
        <w:numPr>
          <w:ilvl w:val="0"/>
          <w:numId w:val="2"/>
        </w:numPr>
        <w:tabs>
          <w:tab w:val="left" w:pos="665"/>
        </w:tabs>
        <w:spacing w:before="169"/>
        <w:ind w:left="665" w:hanging="259"/>
      </w:pPr>
      <w:r>
        <w:rPr>
          <w:w w:val="90"/>
        </w:rPr>
        <w:t>‘Homeowners</w:t>
      </w:r>
      <w:r>
        <w:rPr>
          <w:spacing w:val="24"/>
        </w:rPr>
        <w:t xml:space="preserve"> </w:t>
      </w:r>
      <w:r>
        <w:rPr>
          <w:spacing w:val="-2"/>
          <w:w w:val="95"/>
        </w:rPr>
        <w:t>Association’</w:t>
      </w:r>
    </w:p>
    <w:p w14:paraId="2A75AD04" w14:textId="77777777" w:rsidR="00041B53" w:rsidRDefault="00104982">
      <w:pPr>
        <w:pStyle w:val="ListParagraph"/>
        <w:numPr>
          <w:ilvl w:val="0"/>
          <w:numId w:val="2"/>
        </w:numPr>
        <w:tabs>
          <w:tab w:val="left" w:pos="665"/>
        </w:tabs>
        <w:spacing w:line="271" w:lineRule="exact"/>
        <w:ind w:left="665" w:hanging="259"/>
      </w:pPr>
      <w:r>
        <w:rPr>
          <w:spacing w:val="-4"/>
        </w:rPr>
        <w:t>‘Mobile</w:t>
      </w:r>
      <w:r>
        <w:rPr>
          <w:spacing w:val="-7"/>
        </w:rPr>
        <w:t xml:space="preserve"> </w:t>
      </w:r>
      <w:r>
        <w:rPr>
          <w:spacing w:val="-4"/>
        </w:rPr>
        <w:t>Home</w:t>
      </w:r>
      <w:r>
        <w:rPr>
          <w:spacing w:val="-7"/>
        </w:rPr>
        <w:t xml:space="preserve"> </w:t>
      </w:r>
      <w:r>
        <w:rPr>
          <w:spacing w:val="-4"/>
        </w:rPr>
        <w:t>Park’</w:t>
      </w:r>
    </w:p>
    <w:p w14:paraId="2A75AD05" w14:textId="77777777" w:rsidR="00041B53" w:rsidRDefault="00104982">
      <w:pPr>
        <w:pStyle w:val="ListParagraph"/>
        <w:numPr>
          <w:ilvl w:val="0"/>
          <w:numId w:val="2"/>
        </w:numPr>
        <w:tabs>
          <w:tab w:val="left" w:pos="665"/>
        </w:tabs>
        <w:spacing w:line="271" w:lineRule="exact"/>
        <w:ind w:left="665" w:hanging="259"/>
      </w:pPr>
      <w:r>
        <w:rPr>
          <w:spacing w:val="-2"/>
        </w:rPr>
        <w:t>‘Multiple’</w:t>
      </w:r>
    </w:p>
    <w:p w14:paraId="2A75AD06" w14:textId="77777777" w:rsidR="00041B53" w:rsidRDefault="00104982">
      <w:pPr>
        <w:pStyle w:val="ListParagraph"/>
        <w:numPr>
          <w:ilvl w:val="0"/>
          <w:numId w:val="2"/>
        </w:numPr>
        <w:tabs>
          <w:tab w:val="left" w:pos="665"/>
        </w:tabs>
        <w:ind w:left="665" w:hanging="259"/>
      </w:pPr>
      <w:r>
        <w:rPr>
          <w:spacing w:val="-2"/>
        </w:rPr>
        <w:t>‘Municipality’</w:t>
      </w:r>
    </w:p>
    <w:p w14:paraId="2A75AD07" w14:textId="77777777" w:rsidR="00041B53" w:rsidRDefault="00104982">
      <w:pPr>
        <w:pStyle w:val="ListParagraph"/>
        <w:numPr>
          <w:ilvl w:val="0"/>
          <w:numId w:val="2"/>
        </w:numPr>
        <w:tabs>
          <w:tab w:val="left" w:pos="665"/>
        </w:tabs>
        <w:spacing w:before="245"/>
        <w:ind w:left="665" w:hanging="259"/>
      </w:pPr>
      <w:r>
        <w:rPr>
          <w:spacing w:val="-2"/>
        </w:rPr>
        <w:t>‘Other’</w:t>
      </w:r>
    </w:p>
    <w:p w14:paraId="2A75AD08" w14:textId="77777777" w:rsidR="00041B53" w:rsidRDefault="00104982">
      <w:pPr>
        <w:pStyle w:val="ListParagraph"/>
        <w:numPr>
          <w:ilvl w:val="0"/>
          <w:numId w:val="2"/>
        </w:numPr>
        <w:tabs>
          <w:tab w:val="left" w:pos="665"/>
        </w:tabs>
        <w:spacing w:line="271" w:lineRule="exact"/>
        <w:ind w:left="665" w:hanging="259"/>
      </w:pPr>
      <w:r>
        <w:rPr>
          <w:spacing w:val="-2"/>
        </w:rPr>
        <w:t>‘Residential</w:t>
      </w:r>
      <w:r>
        <w:rPr>
          <w:spacing w:val="-4"/>
        </w:rPr>
        <w:t xml:space="preserve"> </w:t>
      </w:r>
      <w:r>
        <w:rPr>
          <w:spacing w:val="-2"/>
        </w:rPr>
        <w:t>Area’</w:t>
      </w:r>
    </w:p>
    <w:p w14:paraId="2A75AD09" w14:textId="77777777" w:rsidR="00041B53" w:rsidRDefault="00104982">
      <w:pPr>
        <w:pStyle w:val="ListParagraph"/>
        <w:numPr>
          <w:ilvl w:val="0"/>
          <w:numId w:val="2"/>
        </w:numPr>
        <w:tabs>
          <w:tab w:val="left" w:pos="665"/>
        </w:tabs>
        <w:ind w:left="665" w:hanging="259"/>
      </w:pPr>
      <w:r>
        <w:rPr>
          <w:spacing w:val="-2"/>
        </w:rPr>
        <w:t>‘Subdivision’</w:t>
      </w:r>
    </w:p>
    <w:p w14:paraId="2A75AD0A" w14:textId="77777777" w:rsidR="00041B53" w:rsidRDefault="00041B53">
      <w:pPr>
        <w:spacing w:line="284" w:lineRule="exact"/>
        <w:sectPr w:rsidR="00041B53">
          <w:pgSz w:w="12240" w:h="15840"/>
          <w:pgMar w:top="1340" w:right="1100" w:bottom="1180" w:left="1300" w:header="0" w:footer="897" w:gutter="0"/>
          <w:cols w:space="720"/>
        </w:sectPr>
      </w:pPr>
    </w:p>
    <w:p w14:paraId="2A75AD0B" w14:textId="77777777" w:rsidR="00041B53" w:rsidRDefault="00104982">
      <w:pPr>
        <w:pStyle w:val="BodyText"/>
        <w:spacing w:before="77"/>
        <w:ind w:left="140"/>
        <w:rPr>
          <w:rFonts w:ascii="Arial Black"/>
        </w:rPr>
      </w:pPr>
      <w:r>
        <w:rPr>
          <w:rFonts w:ascii="Arial Black"/>
          <w:w w:val="85"/>
        </w:rPr>
        <w:lastRenderedPageBreak/>
        <w:t>Sub-County</w:t>
      </w:r>
      <w:r>
        <w:rPr>
          <w:rFonts w:ascii="Arial Black"/>
          <w:spacing w:val="5"/>
        </w:rPr>
        <w:t xml:space="preserve"> </w:t>
      </w:r>
      <w:r>
        <w:rPr>
          <w:rFonts w:ascii="Arial Black"/>
          <w:spacing w:val="-2"/>
          <w:w w:val="85"/>
        </w:rPr>
        <w:t>Match</w:t>
      </w:r>
    </w:p>
    <w:p w14:paraId="2A75AD0C" w14:textId="77777777" w:rsidR="00041B53" w:rsidRDefault="00104982">
      <w:pPr>
        <w:pStyle w:val="BodyText"/>
        <w:spacing w:before="107"/>
        <w:ind w:left="131"/>
      </w:pPr>
      <w:r>
        <w:rPr>
          <w:spacing w:val="-2"/>
        </w:rPr>
        <w:t>Variable</w:t>
      </w:r>
      <w:r>
        <w:rPr>
          <w:spacing w:val="-4"/>
        </w:rPr>
        <w:t xml:space="preserve"> </w:t>
      </w:r>
      <w:r>
        <w:rPr>
          <w:spacing w:val="-2"/>
        </w:rPr>
        <w:t>Name:</w:t>
      </w:r>
      <w:r>
        <w:rPr>
          <w:spacing w:val="14"/>
        </w:rPr>
        <w:t xml:space="preserve"> </w:t>
      </w:r>
      <w:proofErr w:type="spellStart"/>
      <w:r>
        <w:rPr>
          <w:spacing w:val="-2"/>
        </w:rPr>
        <w:t>SubCounty_Match</w:t>
      </w:r>
      <w:proofErr w:type="spellEnd"/>
    </w:p>
    <w:p w14:paraId="2A75AD0D" w14:textId="77777777" w:rsidR="00041B53" w:rsidRDefault="00104982">
      <w:pPr>
        <w:pStyle w:val="BodyText"/>
        <w:spacing w:before="131" w:line="218" w:lineRule="auto"/>
        <w:ind w:left="140" w:right="30"/>
      </w:pPr>
      <w:r>
        <w:rPr>
          <w:spacing w:val="-4"/>
        </w:rPr>
        <w:t xml:space="preserve">Reflects a classified </w:t>
      </w:r>
      <w:proofErr w:type="spellStart"/>
      <w:r>
        <w:rPr>
          <w:spacing w:val="-4"/>
        </w:rPr>
        <w:t>Jaro</w:t>
      </w:r>
      <w:proofErr w:type="spellEnd"/>
      <w:r>
        <w:rPr>
          <w:spacing w:val="-4"/>
        </w:rPr>
        <w:t>-Winkler string distance between the census place the census block</w:t>
      </w:r>
      <w:r>
        <w:rPr>
          <w:spacing w:val="-5"/>
        </w:rPr>
        <w:t xml:space="preserve"> </w:t>
      </w:r>
      <w:r>
        <w:rPr>
          <w:spacing w:val="-4"/>
        </w:rPr>
        <w:t xml:space="preserve">is within </w:t>
      </w:r>
      <w:r>
        <w:t>and the ‘City Served’ of the public water system associated with the point being measured to.</w:t>
      </w:r>
    </w:p>
    <w:p w14:paraId="2A75AD0E" w14:textId="77777777" w:rsidR="00041B53" w:rsidRDefault="00104982">
      <w:pPr>
        <w:pStyle w:val="BodyText"/>
        <w:spacing w:before="7"/>
        <w:rPr>
          <w:sz w:val="15"/>
        </w:rPr>
      </w:pPr>
      <w:r>
        <w:rPr>
          <w:noProof/>
        </w:rPr>
        <mc:AlternateContent>
          <mc:Choice Requires="wps">
            <w:drawing>
              <wp:anchor distT="0" distB="0" distL="0" distR="0" simplePos="0" relativeHeight="487596032" behindDoc="1" locked="0" layoutInCell="1" allowOverlap="1" wp14:anchorId="2A75AE56" wp14:editId="2A75AE57">
                <wp:simplePos x="0" y="0"/>
                <wp:positionH relativeFrom="page">
                  <wp:posOffset>2575572</wp:posOffset>
                </wp:positionH>
                <wp:positionV relativeFrom="paragraph">
                  <wp:posOffset>148368</wp:posOffset>
                </wp:positionV>
                <wp:extent cx="2621280" cy="1270"/>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1270"/>
                        </a:xfrm>
                        <a:custGeom>
                          <a:avLst/>
                          <a:gdLst/>
                          <a:ahLst/>
                          <a:cxnLst/>
                          <a:rect l="l" t="t" r="r" b="b"/>
                          <a:pathLst>
                            <a:path w="2621280">
                              <a:moveTo>
                                <a:pt x="0" y="0"/>
                              </a:moveTo>
                              <a:lnTo>
                                <a:pt x="2621254" y="0"/>
                              </a:lnTo>
                            </a:path>
                          </a:pathLst>
                        </a:custGeom>
                        <a:ln w="110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4AF072" id="Graphic 108" o:spid="_x0000_s1026" style="position:absolute;margin-left:202.8pt;margin-top:11.7pt;width:206.4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2621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" path="m,l2621254,e" filled="f" strokeweight=".30786mm">
                <v:path arrowok="t"/>
                <w10:wrap type="topAndBottom" anchorx="page"/>
              </v:shape>
            </w:pict>
          </mc:Fallback>
        </mc:AlternateContent>
      </w:r>
    </w:p>
    <w:p w14:paraId="2A75AD0F" w14:textId="77777777" w:rsidR="00041B53" w:rsidRDefault="00104982">
      <w:pPr>
        <w:pStyle w:val="BodyText"/>
        <w:tabs>
          <w:tab w:val="left" w:pos="5216"/>
        </w:tabs>
        <w:spacing w:before="20" w:after="58"/>
        <w:ind w:left="2756"/>
      </w:pPr>
      <w:proofErr w:type="spellStart"/>
      <w:r>
        <w:t>Jaro</w:t>
      </w:r>
      <w:proofErr w:type="spellEnd"/>
      <w:r>
        <w:t>-Winkler</w:t>
      </w:r>
      <w:r>
        <w:rPr>
          <w:spacing w:val="4"/>
        </w:rPr>
        <w:t xml:space="preserve"> </w:t>
      </w:r>
      <w:r>
        <w:rPr>
          <w:spacing w:val="-2"/>
        </w:rPr>
        <w:t>Distance</w:t>
      </w:r>
      <w:r>
        <w:tab/>
      </w:r>
      <w:r>
        <w:rPr>
          <w:spacing w:val="-2"/>
        </w:rPr>
        <w:t>Classification</w:t>
      </w:r>
    </w:p>
    <w:p w14:paraId="2A75AD10" w14:textId="77777777" w:rsidR="00041B53" w:rsidRDefault="00104982">
      <w:pPr>
        <w:pStyle w:val="BodyText"/>
        <w:spacing w:line="20" w:lineRule="exact"/>
        <w:ind w:left="2756"/>
        <w:rPr>
          <w:sz w:val="2"/>
        </w:rPr>
      </w:pPr>
      <w:r>
        <w:rPr>
          <w:noProof/>
          <w:sz w:val="2"/>
        </w:rPr>
        <mc:AlternateContent>
          <mc:Choice Requires="wpg">
            <w:drawing>
              <wp:inline distT="0" distB="0" distL="0" distR="0" wp14:anchorId="2A75AE58" wp14:editId="2A75AE59">
                <wp:extent cx="2621280" cy="6985"/>
                <wp:effectExtent l="9525" t="0" r="0" b="2539"/>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1280" cy="6985"/>
                          <a:chOff x="0" y="0"/>
                          <a:chExt cx="2621280" cy="6985"/>
                        </a:xfrm>
                      </wpg:grpSpPr>
                      <wps:wsp>
                        <wps:cNvPr id="110" name="Graphic 110"/>
                        <wps:cNvSpPr/>
                        <wps:spPr>
                          <a:xfrm>
                            <a:off x="0" y="3463"/>
                            <a:ext cx="2621280" cy="1270"/>
                          </a:xfrm>
                          <a:custGeom>
                            <a:avLst/>
                            <a:gdLst/>
                            <a:ahLst/>
                            <a:cxnLst/>
                            <a:rect l="l" t="t" r="r" b="b"/>
                            <a:pathLst>
                              <a:path w="2621280">
                                <a:moveTo>
                                  <a:pt x="0" y="0"/>
                                </a:moveTo>
                                <a:lnTo>
                                  <a:pt x="2621254" y="0"/>
                                </a:lnTo>
                              </a:path>
                            </a:pathLst>
                          </a:custGeom>
                          <a:ln w="69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615642" id="Group 109" o:spid="_x0000_s1026" style="width:206.4pt;height:.55pt;mso-position-horizontal-relative:char;mso-position-vertical-relative:line" coordsize="2621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">
                <v:shape id="Graphic 110" o:spid="_x0000_s1027" style="position:absolute;top:34;width:26212;height:13;visibility:visible;mso-wrap-style:square;v-text-anchor:top" coordsize="262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" path="m,l2621254,e" filled="f" strokeweight=".19242mm">
                  <v:path arrowok="t"/>
                </v:shape>
                <w10:anchorlock/>
              </v:group>
            </w:pict>
          </mc:Fallback>
        </mc:AlternateContent>
      </w:r>
    </w:p>
    <w:p w14:paraId="2A75AD11" w14:textId="77777777" w:rsidR="00041B53" w:rsidRDefault="00104982">
      <w:pPr>
        <w:pStyle w:val="BodyText"/>
        <w:tabs>
          <w:tab w:val="left" w:pos="5216"/>
        </w:tabs>
        <w:spacing w:before="5" w:line="284" w:lineRule="exact"/>
        <w:ind w:left="2756"/>
      </w:pPr>
      <w:r>
        <w:rPr>
          <w:spacing w:val="-4"/>
        </w:rPr>
        <w:t>&lt;0.1</w:t>
      </w:r>
      <w:r>
        <w:tab/>
        <w:t>“Full</w:t>
      </w:r>
      <w:r>
        <w:rPr>
          <w:spacing w:val="-8"/>
        </w:rPr>
        <w:t xml:space="preserve"> </w:t>
      </w:r>
      <w:r>
        <w:rPr>
          <w:spacing w:val="-2"/>
        </w:rPr>
        <w:t>Match”</w:t>
      </w:r>
    </w:p>
    <w:p w14:paraId="2A75AD12" w14:textId="77777777" w:rsidR="00041B53" w:rsidRDefault="00104982">
      <w:pPr>
        <w:pStyle w:val="BodyText"/>
        <w:tabs>
          <w:tab w:val="left" w:pos="5216"/>
        </w:tabs>
        <w:spacing w:line="271" w:lineRule="exact"/>
        <w:ind w:left="2756"/>
      </w:pPr>
      <w:r>
        <w:t>&gt;0.1</w:t>
      </w:r>
      <w:r>
        <w:rPr>
          <w:spacing w:val="46"/>
        </w:rPr>
        <w:t xml:space="preserve"> </w:t>
      </w:r>
      <w:r>
        <w:t>&amp;</w:t>
      </w:r>
      <w:r>
        <w:rPr>
          <w:spacing w:val="47"/>
        </w:rPr>
        <w:t xml:space="preserve"> </w:t>
      </w:r>
      <w:r>
        <w:rPr>
          <w:spacing w:val="-4"/>
        </w:rPr>
        <w:t>&lt;0.3</w:t>
      </w:r>
      <w:r>
        <w:tab/>
        <w:t>“Partial</w:t>
      </w:r>
      <w:r>
        <w:rPr>
          <w:spacing w:val="18"/>
        </w:rPr>
        <w:t xml:space="preserve"> </w:t>
      </w:r>
      <w:r>
        <w:rPr>
          <w:spacing w:val="-2"/>
        </w:rPr>
        <w:t>Match”</w:t>
      </w:r>
    </w:p>
    <w:p w14:paraId="2A75AD13" w14:textId="77777777" w:rsidR="00041B53" w:rsidRDefault="00104982">
      <w:pPr>
        <w:pStyle w:val="BodyText"/>
        <w:tabs>
          <w:tab w:val="left" w:pos="5216"/>
        </w:tabs>
        <w:spacing w:line="271" w:lineRule="exact"/>
        <w:ind w:left="2817"/>
      </w:pPr>
      <w:r>
        <w:rPr>
          <w:spacing w:val="-5"/>
        </w:rPr>
        <w:t>0.3</w:t>
      </w:r>
      <w:r>
        <w:tab/>
      </w:r>
      <w:r>
        <w:rPr>
          <w:spacing w:val="-7"/>
        </w:rPr>
        <w:t>“No</w:t>
      </w:r>
      <w:r>
        <w:rPr>
          <w:spacing w:val="-4"/>
        </w:rPr>
        <w:t xml:space="preserve"> </w:t>
      </w:r>
      <w:r>
        <w:rPr>
          <w:spacing w:val="-2"/>
        </w:rPr>
        <w:t>Match”</w:t>
      </w:r>
    </w:p>
    <w:p w14:paraId="2A75AD14" w14:textId="77777777" w:rsidR="00041B53" w:rsidRDefault="00104982">
      <w:pPr>
        <w:pStyle w:val="BodyText"/>
        <w:tabs>
          <w:tab w:val="left" w:pos="5216"/>
        </w:tabs>
        <w:spacing w:before="8" w:line="218" w:lineRule="auto"/>
        <w:ind w:left="2756" w:right="2953"/>
      </w:pPr>
      <w:r>
        <w:t>if no census sub county</w:t>
      </w:r>
      <w:r>
        <w:tab/>
      </w:r>
      <w:r>
        <w:rPr>
          <w:spacing w:val="-2"/>
        </w:rPr>
        <w:t>“No</w:t>
      </w:r>
      <w:r>
        <w:rPr>
          <w:spacing w:val="-9"/>
        </w:rPr>
        <w:t xml:space="preserve"> </w:t>
      </w:r>
      <w:proofErr w:type="spellStart"/>
      <w:r>
        <w:rPr>
          <w:spacing w:val="-2"/>
        </w:rPr>
        <w:t>SubCounty</w:t>
      </w:r>
      <w:proofErr w:type="spellEnd"/>
      <w:r>
        <w:rPr>
          <w:spacing w:val="-2"/>
        </w:rPr>
        <w:t xml:space="preserve">” </w:t>
      </w:r>
      <w:r>
        <w:t>if</w:t>
      </w:r>
      <w:r>
        <w:rPr>
          <w:spacing w:val="4"/>
        </w:rPr>
        <w:t xml:space="preserve"> </w:t>
      </w:r>
      <w:r>
        <w:t>no</w:t>
      </w:r>
      <w:r>
        <w:rPr>
          <w:spacing w:val="5"/>
        </w:rPr>
        <w:t xml:space="preserve"> </w:t>
      </w:r>
      <w:r>
        <w:t>city</w:t>
      </w:r>
      <w:r>
        <w:rPr>
          <w:spacing w:val="4"/>
        </w:rPr>
        <w:t xml:space="preserve"> </w:t>
      </w:r>
      <w:r>
        <w:rPr>
          <w:spacing w:val="-2"/>
        </w:rPr>
        <w:t>served</w:t>
      </w:r>
      <w:r>
        <w:tab/>
        <w:t>“No</w:t>
      </w:r>
      <w:r>
        <w:rPr>
          <w:spacing w:val="-6"/>
        </w:rPr>
        <w:t xml:space="preserve"> </w:t>
      </w:r>
      <w:r>
        <w:t>City</w:t>
      </w:r>
      <w:r>
        <w:rPr>
          <w:spacing w:val="-6"/>
        </w:rPr>
        <w:t xml:space="preserve"> </w:t>
      </w:r>
      <w:r>
        <w:rPr>
          <w:spacing w:val="-8"/>
        </w:rPr>
        <w:t>Served”</w:t>
      </w:r>
    </w:p>
    <w:p w14:paraId="2A75AD15" w14:textId="77777777" w:rsidR="00041B53" w:rsidRDefault="00104982">
      <w:pPr>
        <w:pStyle w:val="BodyText"/>
        <w:spacing w:before="4"/>
        <w:rPr>
          <w:sz w:val="3"/>
        </w:rPr>
      </w:pPr>
      <w:r>
        <w:rPr>
          <w:noProof/>
        </w:rPr>
        <mc:AlternateContent>
          <mc:Choice Requires="wps">
            <w:drawing>
              <wp:anchor distT="0" distB="0" distL="0" distR="0" simplePos="0" relativeHeight="487597056" behindDoc="1" locked="0" layoutInCell="1" allowOverlap="1" wp14:anchorId="2A75AE5A" wp14:editId="2A75AE5B">
                <wp:simplePos x="0" y="0"/>
                <wp:positionH relativeFrom="page">
                  <wp:posOffset>2575572</wp:posOffset>
                </wp:positionH>
                <wp:positionV relativeFrom="paragraph">
                  <wp:posOffset>43674</wp:posOffset>
                </wp:positionV>
                <wp:extent cx="2621280"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1270"/>
                        </a:xfrm>
                        <a:custGeom>
                          <a:avLst/>
                          <a:gdLst/>
                          <a:ahLst/>
                          <a:cxnLst/>
                          <a:rect l="l" t="t" r="r" b="b"/>
                          <a:pathLst>
                            <a:path w="2621280">
                              <a:moveTo>
                                <a:pt x="0" y="0"/>
                              </a:moveTo>
                              <a:lnTo>
                                <a:pt x="2621254" y="0"/>
                              </a:lnTo>
                            </a:path>
                          </a:pathLst>
                        </a:custGeom>
                        <a:ln w="110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48E24E" id="Graphic 111" o:spid="_x0000_s1026" style="position:absolute;margin-left:202.8pt;margin-top:3.45pt;width:206.4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2621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" path="m,l2621254,e" filled="f" strokeweight=".30786mm">
                <v:path arrowok="t"/>
                <w10:wrap type="topAndBottom" anchorx="page"/>
              </v:shape>
            </w:pict>
          </mc:Fallback>
        </mc:AlternateContent>
      </w:r>
    </w:p>
    <w:p w14:paraId="2A75AD16" w14:textId="77777777" w:rsidR="00041B53" w:rsidRDefault="00041B53">
      <w:pPr>
        <w:pStyle w:val="BodyText"/>
        <w:rPr>
          <w:sz w:val="27"/>
        </w:rPr>
      </w:pPr>
    </w:p>
    <w:p w14:paraId="2A75AD17" w14:textId="77777777" w:rsidR="00041B53" w:rsidRDefault="00104982">
      <w:pPr>
        <w:pStyle w:val="BodyText"/>
        <w:spacing w:before="105"/>
        <w:ind w:left="140"/>
        <w:rPr>
          <w:rFonts w:ascii="Arial Black"/>
        </w:rPr>
      </w:pPr>
      <w:r>
        <w:rPr>
          <w:rFonts w:ascii="Arial Black"/>
          <w:w w:val="80"/>
        </w:rPr>
        <w:t>Place</w:t>
      </w:r>
      <w:r>
        <w:rPr>
          <w:rFonts w:ascii="Arial Black"/>
          <w:spacing w:val="6"/>
        </w:rPr>
        <w:t xml:space="preserve"> </w:t>
      </w:r>
      <w:r>
        <w:rPr>
          <w:rFonts w:ascii="Arial Black"/>
          <w:spacing w:val="-2"/>
          <w:w w:val="95"/>
        </w:rPr>
        <w:t>Match</w:t>
      </w:r>
    </w:p>
    <w:p w14:paraId="2A75AD18" w14:textId="77777777" w:rsidR="00041B53" w:rsidRDefault="00104982">
      <w:pPr>
        <w:pStyle w:val="BodyText"/>
        <w:spacing w:before="108"/>
        <w:ind w:left="131"/>
      </w:pPr>
      <w:r>
        <w:rPr>
          <w:spacing w:val="-2"/>
        </w:rPr>
        <w:t>Variable</w:t>
      </w:r>
      <w:r>
        <w:rPr>
          <w:spacing w:val="-4"/>
        </w:rPr>
        <w:t xml:space="preserve"> </w:t>
      </w:r>
      <w:r>
        <w:rPr>
          <w:spacing w:val="-2"/>
        </w:rPr>
        <w:t>Name:</w:t>
      </w:r>
      <w:r>
        <w:rPr>
          <w:spacing w:val="14"/>
        </w:rPr>
        <w:t xml:space="preserve"> </w:t>
      </w:r>
      <w:proofErr w:type="spellStart"/>
      <w:r>
        <w:rPr>
          <w:spacing w:val="-2"/>
        </w:rPr>
        <w:t>Place_Match</w:t>
      </w:r>
      <w:proofErr w:type="spellEnd"/>
    </w:p>
    <w:p w14:paraId="2A75AD19" w14:textId="77777777" w:rsidR="00041B53" w:rsidRDefault="00104982">
      <w:pPr>
        <w:pStyle w:val="BodyText"/>
        <w:spacing w:before="130" w:line="218" w:lineRule="auto"/>
        <w:ind w:left="140" w:right="30"/>
      </w:pPr>
      <w:r>
        <w:rPr>
          <w:spacing w:val="-4"/>
        </w:rPr>
        <w:t xml:space="preserve">Reflects a classified </w:t>
      </w:r>
      <w:proofErr w:type="spellStart"/>
      <w:r>
        <w:rPr>
          <w:spacing w:val="-4"/>
        </w:rPr>
        <w:t>Jaro</w:t>
      </w:r>
      <w:proofErr w:type="spellEnd"/>
      <w:r>
        <w:rPr>
          <w:spacing w:val="-4"/>
        </w:rPr>
        <w:t>-Winkler string distance between the census place the census block</w:t>
      </w:r>
      <w:r>
        <w:rPr>
          <w:spacing w:val="-5"/>
        </w:rPr>
        <w:t xml:space="preserve"> </w:t>
      </w:r>
      <w:r>
        <w:rPr>
          <w:spacing w:val="-4"/>
        </w:rPr>
        <w:t xml:space="preserve">is within </w:t>
      </w:r>
      <w:r>
        <w:t>and the ‘City Served’ of the public water system associated with the point being measured to.</w:t>
      </w:r>
    </w:p>
    <w:p w14:paraId="2A75AD1A" w14:textId="77777777" w:rsidR="00041B53" w:rsidRDefault="00104982">
      <w:pPr>
        <w:pStyle w:val="BodyText"/>
        <w:spacing w:before="7"/>
        <w:rPr>
          <w:sz w:val="15"/>
        </w:rPr>
      </w:pPr>
      <w:r>
        <w:rPr>
          <w:noProof/>
        </w:rPr>
        <mc:AlternateContent>
          <mc:Choice Requires="wps">
            <w:drawing>
              <wp:anchor distT="0" distB="0" distL="0" distR="0" simplePos="0" relativeHeight="487597568" behindDoc="1" locked="0" layoutInCell="1" allowOverlap="1" wp14:anchorId="2A75AE5C" wp14:editId="2A75AE5D">
                <wp:simplePos x="0" y="0"/>
                <wp:positionH relativeFrom="page">
                  <wp:posOffset>2598978</wp:posOffset>
                </wp:positionH>
                <wp:positionV relativeFrom="paragraph">
                  <wp:posOffset>148793</wp:posOffset>
                </wp:positionV>
                <wp:extent cx="2574925" cy="127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4925" cy="1270"/>
                        </a:xfrm>
                        <a:custGeom>
                          <a:avLst/>
                          <a:gdLst/>
                          <a:ahLst/>
                          <a:cxnLst/>
                          <a:rect l="l" t="t" r="r" b="b"/>
                          <a:pathLst>
                            <a:path w="2574925">
                              <a:moveTo>
                                <a:pt x="0" y="0"/>
                              </a:moveTo>
                              <a:lnTo>
                                <a:pt x="2574442" y="0"/>
                              </a:lnTo>
                            </a:path>
                          </a:pathLst>
                        </a:custGeom>
                        <a:ln w="110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8580CA" id="Graphic 112" o:spid="_x0000_s1026" style="position:absolute;margin-left:204.65pt;margin-top:11.7pt;width:202.75pt;height:.1pt;z-index:-15718912;visibility:visible;mso-wrap-style:square;mso-wrap-distance-left:0;mso-wrap-distance-top:0;mso-wrap-distance-right:0;mso-wrap-distance-bottom:0;mso-position-horizontal:absolute;mso-position-horizontal-relative:page;mso-position-vertical:absolute;mso-position-vertical-relative:text;v-text-anchor:top" coordsize="2574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" path="m,l2574442,e" filled="f" strokeweight=".30786mm">
                <v:path arrowok="t"/>
                <w10:wrap type="topAndBottom" anchorx="page"/>
              </v:shape>
            </w:pict>
          </mc:Fallback>
        </mc:AlternateContent>
      </w:r>
    </w:p>
    <w:p w14:paraId="2A75AD1B" w14:textId="77777777" w:rsidR="00041B53" w:rsidRDefault="00104982">
      <w:pPr>
        <w:pStyle w:val="BodyText"/>
        <w:tabs>
          <w:tab w:val="left" w:pos="5179"/>
        </w:tabs>
        <w:spacing w:before="20" w:after="58"/>
        <w:ind w:left="2792"/>
      </w:pPr>
      <w:proofErr w:type="spellStart"/>
      <w:r>
        <w:t>Jaro</w:t>
      </w:r>
      <w:proofErr w:type="spellEnd"/>
      <w:r>
        <w:t>-Winkler</w:t>
      </w:r>
      <w:r>
        <w:rPr>
          <w:spacing w:val="4"/>
        </w:rPr>
        <w:t xml:space="preserve"> </w:t>
      </w:r>
      <w:r>
        <w:rPr>
          <w:spacing w:val="-2"/>
        </w:rPr>
        <w:t>Distance</w:t>
      </w:r>
      <w:r>
        <w:tab/>
      </w:r>
      <w:r>
        <w:rPr>
          <w:spacing w:val="-2"/>
        </w:rPr>
        <w:t>Classification</w:t>
      </w:r>
    </w:p>
    <w:p w14:paraId="2A75AD1C" w14:textId="77777777" w:rsidR="00041B53" w:rsidRDefault="00104982">
      <w:pPr>
        <w:pStyle w:val="BodyText"/>
        <w:spacing w:line="20" w:lineRule="exact"/>
        <w:ind w:left="2792"/>
        <w:rPr>
          <w:sz w:val="2"/>
        </w:rPr>
      </w:pPr>
      <w:r>
        <w:rPr>
          <w:noProof/>
          <w:sz w:val="2"/>
        </w:rPr>
        <mc:AlternateContent>
          <mc:Choice Requires="wpg">
            <w:drawing>
              <wp:inline distT="0" distB="0" distL="0" distR="0" wp14:anchorId="2A75AE5E" wp14:editId="2A75AE5F">
                <wp:extent cx="2574925" cy="6985"/>
                <wp:effectExtent l="9525" t="0" r="0" b="2539"/>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4925" cy="6985"/>
                          <a:chOff x="0" y="0"/>
                          <a:chExt cx="2574925" cy="6985"/>
                        </a:xfrm>
                      </wpg:grpSpPr>
                      <wps:wsp>
                        <wps:cNvPr id="114" name="Graphic 114"/>
                        <wps:cNvSpPr/>
                        <wps:spPr>
                          <a:xfrm>
                            <a:off x="0" y="3463"/>
                            <a:ext cx="2574925" cy="1270"/>
                          </a:xfrm>
                          <a:custGeom>
                            <a:avLst/>
                            <a:gdLst/>
                            <a:ahLst/>
                            <a:cxnLst/>
                            <a:rect l="l" t="t" r="r" b="b"/>
                            <a:pathLst>
                              <a:path w="2574925">
                                <a:moveTo>
                                  <a:pt x="0" y="0"/>
                                </a:moveTo>
                                <a:lnTo>
                                  <a:pt x="2574442" y="0"/>
                                </a:lnTo>
                              </a:path>
                            </a:pathLst>
                          </a:custGeom>
                          <a:ln w="69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B83161F" id="Group 113" o:spid="_x0000_s1026" style="width:202.75pt;height:.55pt;mso-position-horizontal-relative:char;mso-position-vertical-relative:line" coordsize="257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">
                <v:shape id="Graphic 114" o:spid="_x0000_s1027" style="position:absolute;top:34;width:25749;height:13;visibility:visible;mso-wrap-style:square;v-text-anchor:top" coordsize="257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" path="m,l2574442,e" filled="f" strokeweight=".19242mm">
                  <v:path arrowok="t"/>
                </v:shape>
                <w10:anchorlock/>
              </v:group>
            </w:pict>
          </mc:Fallback>
        </mc:AlternateContent>
      </w:r>
    </w:p>
    <w:p w14:paraId="2A75AD1D" w14:textId="77777777" w:rsidR="00041B53" w:rsidRDefault="00104982">
      <w:pPr>
        <w:pStyle w:val="BodyText"/>
        <w:tabs>
          <w:tab w:val="left" w:pos="5179"/>
        </w:tabs>
        <w:spacing w:before="5" w:line="284" w:lineRule="exact"/>
        <w:ind w:left="2792"/>
      </w:pPr>
      <w:r>
        <w:rPr>
          <w:spacing w:val="-4"/>
        </w:rPr>
        <w:t>&lt;0.1</w:t>
      </w:r>
      <w:r>
        <w:tab/>
        <w:t>“Full</w:t>
      </w:r>
      <w:r>
        <w:rPr>
          <w:spacing w:val="-8"/>
        </w:rPr>
        <w:t xml:space="preserve"> </w:t>
      </w:r>
      <w:r>
        <w:rPr>
          <w:spacing w:val="-2"/>
        </w:rPr>
        <w:t>Match”</w:t>
      </w:r>
    </w:p>
    <w:p w14:paraId="2A75AD1E" w14:textId="77777777" w:rsidR="00041B53" w:rsidRDefault="00104982">
      <w:pPr>
        <w:pStyle w:val="BodyText"/>
        <w:tabs>
          <w:tab w:val="left" w:pos="5179"/>
        </w:tabs>
        <w:spacing w:line="271" w:lineRule="exact"/>
        <w:ind w:left="2792"/>
      </w:pPr>
      <w:r>
        <w:t>&gt;0.1</w:t>
      </w:r>
      <w:r>
        <w:rPr>
          <w:spacing w:val="46"/>
        </w:rPr>
        <w:t xml:space="preserve"> </w:t>
      </w:r>
      <w:r>
        <w:t>&amp;</w:t>
      </w:r>
      <w:r>
        <w:rPr>
          <w:spacing w:val="47"/>
        </w:rPr>
        <w:t xml:space="preserve"> </w:t>
      </w:r>
      <w:r>
        <w:rPr>
          <w:spacing w:val="-4"/>
        </w:rPr>
        <w:t>&lt;0.3</w:t>
      </w:r>
      <w:r>
        <w:tab/>
        <w:t>“Partial</w:t>
      </w:r>
      <w:r>
        <w:rPr>
          <w:spacing w:val="18"/>
        </w:rPr>
        <w:t xml:space="preserve"> </w:t>
      </w:r>
      <w:r>
        <w:rPr>
          <w:spacing w:val="-2"/>
        </w:rPr>
        <w:t>Match”</w:t>
      </w:r>
    </w:p>
    <w:p w14:paraId="2A75AD1F" w14:textId="77777777" w:rsidR="00041B53" w:rsidRDefault="00104982">
      <w:pPr>
        <w:pStyle w:val="BodyText"/>
        <w:tabs>
          <w:tab w:val="left" w:pos="5179"/>
        </w:tabs>
        <w:spacing w:line="271" w:lineRule="exact"/>
        <w:ind w:left="2853"/>
      </w:pPr>
      <w:r>
        <w:rPr>
          <w:spacing w:val="-5"/>
        </w:rPr>
        <w:t>0.3</w:t>
      </w:r>
      <w:r>
        <w:tab/>
      </w:r>
      <w:r>
        <w:rPr>
          <w:spacing w:val="-7"/>
        </w:rPr>
        <w:t>“No</w:t>
      </w:r>
      <w:r>
        <w:rPr>
          <w:spacing w:val="-4"/>
        </w:rPr>
        <w:t xml:space="preserve"> </w:t>
      </w:r>
      <w:r>
        <w:rPr>
          <w:spacing w:val="-2"/>
        </w:rPr>
        <w:t>Match”</w:t>
      </w:r>
    </w:p>
    <w:p w14:paraId="2A75AD20" w14:textId="77777777" w:rsidR="00041B53" w:rsidRDefault="00104982">
      <w:pPr>
        <w:pStyle w:val="BodyText"/>
        <w:tabs>
          <w:tab w:val="left" w:pos="5179"/>
        </w:tabs>
        <w:spacing w:line="271" w:lineRule="exact"/>
        <w:ind w:left="2792"/>
      </w:pPr>
      <w:r>
        <w:rPr>
          <w:spacing w:val="-2"/>
        </w:rPr>
        <w:t>if no census place</w:t>
      </w:r>
      <w:r>
        <w:tab/>
      </w:r>
      <w:r>
        <w:rPr>
          <w:spacing w:val="-7"/>
        </w:rPr>
        <w:t>“No</w:t>
      </w:r>
      <w:r>
        <w:rPr>
          <w:spacing w:val="-4"/>
        </w:rPr>
        <w:t xml:space="preserve"> </w:t>
      </w:r>
      <w:r>
        <w:rPr>
          <w:spacing w:val="-2"/>
        </w:rPr>
        <w:t>Place”</w:t>
      </w:r>
    </w:p>
    <w:p w14:paraId="2A75AD21" w14:textId="77777777" w:rsidR="00041B53" w:rsidRDefault="00104982">
      <w:pPr>
        <w:pStyle w:val="BodyText"/>
        <w:tabs>
          <w:tab w:val="left" w:pos="5179"/>
        </w:tabs>
        <w:spacing w:line="284" w:lineRule="exact"/>
        <w:ind w:left="2792"/>
      </w:pPr>
      <w:r>
        <w:rPr>
          <w:noProof/>
        </w:rPr>
        <mc:AlternateContent>
          <mc:Choice Requires="wps">
            <w:drawing>
              <wp:anchor distT="0" distB="0" distL="0" distR="0" simplePos="0" relativeHeight="487598592" behindDoc="1" locked="0" layoutInCell="1" allowOverlap="1" wp14:anchorId="2A75AE60" wp14:editId="2A75AE61">
                <wp:simplePos x="0" y="0"/>
                <wp:positionH relativeFrom="page">
                  <wp:posOffset>2598978</wp:posOffset>
                </wp:positionH>
                <wp:positionV relativeFrom="paragraph">
                  <wp:posOffset>219509</wp:posOffset>
                </wp:positionV>
                <wp:extent cx="2574925" cy="127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4925" cy="1270"/>
                        </a:xfrm>
                        <a:custGeom>
                          <a:avLst/>
                          <a:gdLst/>
                          <a:ahLst/>
                          <a:cxnLst/>
                          <a:rect l="l" t="t" r="r" b="b"/>
                          <a:pathLst>
                            <a:path w="2574925">
                              <a:moveTo>
                                <a:pt x="0" y="0"/>
                              </a:moveTo>
                              <a:lnTo>
                                <a:pt x="2574442" y="0"/>
                              </a:lnTo>
                            </a:path>
                          </a:pathLst>
                        </a:custGeom>
                        <a:ln w="110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7AA00C" id="Graphic 115" o:spid="_x0000_s1026" style="position:absolute;margin-left:204.65pt;margin-top:17.3pt;width:202.75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2574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" path="m,l2574442,e" filled="f" strokeweight=".30786mm">
                <v:path arrowok="t"/>
                <w10:wrap type="topAndBottom" anchorx="page"/>
              </v:shape>
            </w:pict>
          </mc:Fallback>
        </mc:AlternateContent>
      </w:r>
      <w:r>
        <w:t>if</w:t>
      </w:r>
      <w:r>
        <w:rPr>
          <w:spacing w:val="4"/>
        </w:rPr>
        <w:t xml:space="preserve"> </w:t>
      </w:r>
      <w:r>
        <w:t>no</w:t>
      </w:r>
      <w:r>
        <w:rPr>
          <w:spacing w:val="5"/>
        </w:rPr>
        <w:t xml:space="preserve"> </w:t>
      </w:r>
      <w:r>
        <w:t>city</w:t>
      </w:r>
      <w:r>
        <w:rPr>
          <w:spacing w:val="4"/>
        </w:rPr>
        <w:t xml:space="preserve"> </w:t>
      </w:r>
      <w:r>
        <w:rPr>
          <w:spacing w:val="-2"/>
        </w:rPr>
        <w:t>served</w:t>
      </w:r>
      <w:r>
        <w:tab/>
        <w:t>“No</w:t>
      </w:r>
      <w:r>
        <w:rPr>
          <w:spacing w:val="-6"/>
        </w:rPr>
        <w:t xml:space="preserve"> </w:t>
      </w:r>
      <w:r>
        <w:t>City</w:t>
      </w:r>
      <w:r>
        <w:rPr>
          <w:spacing w:val="-6"/>
        </w:rPr>
        <w:t xml:space="preserve"> </w:t>
      </w:r>
      <w:r>
        <w:rPr>
          <w:spacing w:val="-2"/>
        </w:rPr>
        <w:t>Served”</w:t>
      </w:r>
    </w:p>
    <w:p w14:paraId="2A75AD22" w14:textId="77777777" w:rsidR="00041B53" w:rsidRDefault="00041B53">
      <w:pPr>
        <w:pStyle w:val="BodyText"/>
        <w:rPr>
          <w:sz w:val="27"/>
        </w:rPr>
      </w:pPr>
    </w:p>
    <w:p w14:paraId="2A75AD23" w14:textId="77777777" w:rsidR="00041B53" w:rsidRDefault="00104982">
      <w:pPr>
        <w:pStyle w:val="BodyText"/>
        <w:spacing w:before="105"/>
        <w:ind w:left="140"/>
        <w:rPr>
          <w:rFonts w:ascii="Arial Black"/>
        </w:rPr>
      </w:pPr>
      <w:r>
        <w:rPr>
          <w:rFonts w:ascii="Arial Black"/>
          <w:w w:val="85"/>
        </w:rPr>
        <w:t>County</w:t>
      </w:r>
      <w:r>
        <w:rPr>
          <w:rFonts w:ascii="Arial Black"/>
          <w:spacing w:val="-3"/>
          <w:w w:val="95"/>
        </w:rPr>
        <w:t xml:space="preserve"> </w:t>
      </w:r>
      <w:r>
        <w:rPr>
          <w:rFonts w:ascii="Arial Black"/>
          <w:spacing w:val="-2"/>
          <w:w w:val="95"/>
        </w:rPr>
        <w:t>Match</w:t>
      </w:r>
    </w:p>
    <w:p w14:paraId="2A75AD24" w14:textId="77777777" w:rsidR="00041B53" w:rsidRDefault="00104982">
      <w:pPr>
        <w:pStyle w:val="BodyText"/>
        <w:spacing w:before="108"/>
        <w:ind w:left="131"/>
      </w:pPr>
      <w:r>
        <w:rPr>
          <w:spacing w:val="-2"/>
        </w:rPr>
        <w:t>Variable</w:t>
      </w:r>
      <w:r>
        <w:rPr>
          <w:spacing w:val="-4"/>
        </w:rPr>
        <w:t xml:space="preserve"> </w:t>
      </w:r>
      <w:r>
        <w:rPr>
          <w:spacing w:val="-2"/>
        </w:rPr>
        <w:t>Name:</w:t>
      </w:r>
      <w:r>
        <w:rPr>
          <w:spacing w:val="14"/>
        </w:rPr>
        <w:t xml:space="preserve"> </w:t>
      </w:r>
      <w:proofErr w:type="spellStart"/>
      <w:r>
        <w:rPr>
          <w:spacing w:val="-2"/>
        </w:rPr>
        <w:t>County_Match</w:t>
      </w:r>
      <w:proofErr w:type="spellEnd"/>
    </w:p>
    <w:p w14:paraId="2A75AD25" w14:textId="5D2A9A00" w:rsidR="00041B53" w:rsidRDefault="00104982">
      <w:pPr>
        <w:pStyle w:val="BodyText"/>
        <w:spacing w:before="130" w:line="218" w:lineRule="auto"/>
        <w:ind w:left="140" w:right="328" w:hanging="9"/>
      </w:pPr>
      <w:r>
        <w:t>A</w:t>
      </w:r>
      <w:r>
        <w:rPr>
          <w:spacing w:val="-11"/>
        </w:rPr>
        <w:t xml:space="preserve"> </w:t>
      </w:r>
      <w:r>
        <w:t>categorical</w:t>
      </w:r>
      <w:r>
        <w:rPr>
          <w:spacing w:val="-8"/>
        </w:rPr>
        <w:t xml:space="preserve"> </w:t>
      </w:r>
      <w:r>
        <w:t>value</w:t>
      </w:r>
      <w:r>
        <w:rPr>
          <w:spacing w:val="-8"/>
        </w:rPr>
        <w:t xml:space="preserve"> </w:t>
      </w:r>
      <w:r>
        <w:t>denoting</w:t>
      </w:r>
      <w:r>
        <w:rPr>
          <w:spacing w:val="-8"/>
        </w:rPr>
        <w:t xml:space="preserve"> </w:t>
      </w:r>
      <w:r>
        <w:t>whether</w:t>
      </w:r>
      <w:r>
        <w:rPr>
          <w:spacing w:val="-8"/>
        </w:rPr>
        <w:t xml:space="preserve"> </w:t>
      </w:r>
      <w:r>
        <w:t>the</w:t>
      </w:r>
      <w:r>
        <w:rPr>
          <w:spacing w:val="-9"/>
        </w:rPr>
        <w:t xml:space="preserve"> </w:t>
      </w:r>
      <w:r>
        <w:t>county</w:t>
      </w:r>
      <w:r>
        <w:rPr>
          <w:spacing w:val="-8"/>
        </w:rPr>
        <w:t xml:space="preserve"> </w:t>
      </w:r>
      <w:r>
        <w:t>that</w:t>
      </w:r>
      <w:r>
        <w:rPr>
          <w:spacing w:val="-8"/>
        </w:rPr>
        <w:t xml:space="preserve"> </w:t>
      </w:r>
      <w:r>
        <w:t>the</w:t>
      </w:r>
      <w:r>
        <w:rPr>
          <w:spacing w:val="-8"/>
        </w:rPr>
        <w:t xml:space="preserve"> </w:t>
      </w:r>
      <w:r>
        <w:t>census</w:t>
      </w:r>
      <w:r>
        <w:rPr>
          <w:spacing w:val="-8"/>
        </w:rPr>
        <w:t xml:space="preserve"> </w:t>
      </w:r>
      <w:r>
        <w:t>block</w:t>
      </w:r>
      <w:r>
        <w:rPr>
          <w:spacing w:val="-9"/>
        </w:rPr>
        <w:t xml:space="preserve"> </w:t>
      </w:r>
      <w:r>
        <w:t>is</w:t>
      </w:r>
      <w:r>
        <w:rPr>
          <w:spacing w:val="-8"/>
        </w:rPr>
        <w:t xml:space="preserve"> </w:t>
      </w:r>
      <w:r>
        <w:t>within</w:t>
      </w:r>
      <w:r>
        <w:rPr>
          <w:spacing w:val="-8"/>
        </w:rPr>
        <w:t xml:space="preserve"> </w:t>
      </w:r>
      <w:r>
        <w:t>matches</w:t>
      </w:r>
      <w:r>
        <w:rPr>
          <w:spacing w:val="-8"/>
        </w:rPr>
        <w:t xml:space="preserve"> </w:t>
      </w:r>
      <w:r>
        <w:t>a</w:t>
      </w:r>
      <w:r>
        <w:rPr>
          <w:spacing w:val="-8"/>
        </w:rPr>
        <w:t xml:space="preserve"> </w:t>
      </w:r>
      <w:r>
        <w:t xml:space="preserve">county reported to be served by the system </w:t>
      </w:r>
      <w:del w:id="63" w:author="Spalt, Nicholas" w:date="2024-03-29T15:33:00Z">
        <w:r w:rsidDel="00DD7956">
          <w:delText>being measured.</w:delText>
        </w:r>
      </w:del>
      <w:ins w:id="64" w:author="Spalt, Nicholas" w:date="2024-03-29T15:33:00Z">
        <w:r w:rsidR="00DD7956">
          <w:t>in SDWIS.</w:t>
        </w:r>
      </w:ins>
    </w:p>
    <w:p w14:paraId="2A75AD26" w14:textId="77777777" w:rsidR="00041B53" w:rsidRDefault="00104982">
      <w:pPr>
        <w:pStyle w:val="Heading3"/>
        <w:spacing w:before="117"/>
      </w:pPr>
      <w:r>
        <w:rPr>
          <w:w w:val="105"/>
        </w:rPr>
        <w:t>Possible</w:t>
      </w:r>
      <w:r>
        <w:rPr>
          <w:spacing w:val="19"/>
          <w:w w:val="105"/>
        </w:rPr>
        <w:t xml:space="preserve"> </w:t>
      </w:r>
      <w:r>
        <w:rPr>
          <w:spacing w:val="-2"/>
          <w:w w:val="105"/>
        </w:rPr>
        <w:t>Values:</w:t>
      </w:r>
    </w:p>
    <w:p w14:paraId="2A75AD27" w14:textId="77777777" w:rsidR="00041B53" w:rsidRDefault="00104982">
      <w:pPr>
        <w:pStyle w:val="ListParagraph"/>
        <w:numPr>
          <w:ilvl w:val="0"/>
          <w:numId w:val="2"/>
        </w:numPr>
        <w:tabs>
          <w:tab w:val="left" w:pos="665"/>
        </w:tabs>
        <w:spacing w:before="169"/>
        <w:ind w:left="665" w:hanging="259"/>
      </w:pPr>
      <w:r>
        <w:rPr>
          <w:spacing w:val="-2"/>
        </w:rPr>
        <w:t>‘Match’</w:t>
      </w:r>
    </w:p>
    <w:p w14:paraId="2A75AD28" w14:textId="77777777" w:rsidR="00041B53" w:rsidRDefault="00104982">
      <w:pPr>
        <w:pStyle w:val="ListParagraph"/>
        <w:numPr>
          <w:ilvl w:val="0"/>
          <w:numId w:val="2"/>
        </w:numPr>
        <w:tabs>
          <w:tab w:val="left" w:pos="665"/>
        </w:tabs>
        <w:spacing w:line="271" w:lineRule="exact"/>
        <w:ind w:left="665" w:hanging="259"/>
      </w:pPr>
      <w:r>
        <w:rPr>
          <w:spacing w:val="-4"/>
        </w:rPr>
        <w:t xml:space="preserve">‘No </w:t>
      </w:r>
      <w:r>
        <w:rPr>
          <w:spacing w:val="-2"/>
        </w:rPr>
        <w:t>Match’</w:t>
      </w:r>
    </w:p>
    <w:p w14:paraId="2A75AD29" w14:textId="77777777" w:rsidR="00041B53" w:rsidRDefault="00104982">
      <w:pPr>
        <w:pStyle w:val="ListParagraph"/>
        <w:numPr>
          <w:ilvl w:val="0"/>
          <w:numId w:val="2"/>
        </w:numPr>
        <w:tabs>
          <w:tab w:val="left" w:pos="665"/>
        </w:tabs>
        <w:ind w:left="665" w:hanging="259"/>
      </w:pPr>
      <w:r>
        <w:rPr>
          <w:spacing w:val="-4"/>
        </w:rPr>
        <w:t xml:space="preserve">‘No </w:t>
      </w:r>
      <w:r>
        <w:rPr>
          <w:spacing w:val="-2"/>
        </w:rPr>
        <w:t>County’</w:t>
      </w:r>
    </w:p>
    <w:p w14:paraId="2A75AD2A" w14:textId="77777777" w:rsidR="00041B53" w:rsidRDefault="00041B53">
      <w:pPr>
        <w:spacing w:line="284" w:lineRule="exact"/>
        <w:sectPr w:rsidR="00041B53">
          <w:pgSz w:w="12240" w:h="15840"/>
          <w:pgMar w:top="1340" w:right="1100" w:bottom="1180" w:left="1300" w:header="0" w:footer="897" w:gutter="0"/>
          <w:cols w:space="720"/>
        </w:sectPr>
      </w:pPr>
    </w:p>
    <w:p w14:paraId="2A75AD2B" w14:textId="77777777" w:rsidR="00041B53" w:rsidRDefault="00104982">
      <w:pPr>
        <w:pStyle w:val="BodyText"/>
        <w:spacing w:before="77"/>
        <w:ind w:left="140"/>
        <w:rPr>
          <w:rFonts w:ascii="Arial Black"/>
        </w:rPr>
      </w:pPr>
      <w:r>
        <w:rPr>
          <w:rFonts w:ascii="Arial Black"/>
          <w:w w:val="80"/>
        </w:rPr>
        <w:lastRenderedPageBreak/>
        <w:t>Place</w:t>
      </w:r>
      <w:r>
        <w:rPr>
          <w:rFonts w:ascii="Arial Black"/>
          <w:spacing w:val="15"/>
        </w:rPr>
        <w:t xml:space="preserve"> </w:t>
      </w:r>
      <w:r>
        <w:rPr>
          <w:rFonts w:ascii="Arial Black"/>
          <w:w w:val="80"/>
        </w:rPr>
        <w:t>Name</w:t>
      </w:r>
      <w:r>
        <w:rPr>
          <w:rFonts w:ascii="Arial Black"/>
          <w:spacing w:val="16"/>
        </w:rPr>
        <w:t xml:space="preserve"> </w:t>
      </w:r>
      <w:r>
        <w:rPr>
          <w:rFonts w:ascii="Arial Black"/>
          <w:w w:val="80"/>
        </w:rPr>
        <w:t>Present</w:t>
      </w:r>
      <w:r>
        <w:rPr>
          <w:rFonts w:ascii="Arial Black"/>
          <w:spacing w:val="15"/>
        </w:rPr>
        <w:t xml:space="preserve"> </w:t>
      </w:r>
      <w:r>
        <w:rPr>
          <w:rFonts w:ascii="Arial Black"/>
          <w:w w:val="80"/>
        </w:rPr>
        <w:t>in</w:t>
      </w:r>
      <w:r>
        <w:rPr>
          <w:rFonts w:ascii="Arial Black"/>
          <w:spacing w:val="16"/>
        </w:rPr>
        <w:t xml:space="preserve"> </w:t>
      </w:r>
      <w:r>
        <w:rPr>
          <w:rFonts w:ascii="Arial Black"/>
          <w:w w:val="80"/>
        </w:rPr>
        <w:t>System</w:t>
      </w:r>
      <w:r>
        <w:rPr>
          <w:rFonts w:ascii="Arial Black"/>
          <w:spacing w:val="16"/>
        </w:rPr>
        <w:t xml:space="preserve"> </w:t>
      </w:r>
      <w:r>
        <w:rPr>
          <w:rFonts w:ascii="Arial Black"/>
          <w:spacing w:val="-4"/>
          <w:w w:val="80"/>
        </w:rPr>
        <w:t>Name</w:t>
      </w:r>
    </w:p>
    <w:p w14:paraId="2A75AD2C" w14:textId="77777777" w:rsidR="00041B53" w:rsidRDefault="00104982">
      <w:pPr>
        <w:pStyle w:val="BodyText"/>
        <w:spacing w:before="107"/>
        <w:ind w:left="131"/>
        <w:jc w:val="both"/>
      </w:pPr>
      <w:r>
        <w:rPr>
          <w:spacing w:val="-2"/>
        </w:rPr>
        <w:t>Variable</w:t>
      </w:r>
      <w:r>
        <w:rPr>
          <w:spacing w:val="-4"/>
        </w:rPr>
        <w:t xml:space="preserve"> </w:t>
      </w:r>
      <w:r>
        <w:rPr>
          <w:spacing w:val="-2"/>
        </w:rPr>
        <w:t>Name:</w:t>
      </w:r>
      <w:r>
        <w:rPr>
          <w:spacing w:val="14"/>
        </w:rPr>
        <w:t xml:space="preserve"> </w:t>
      </w:r>
      <w:proofErr w:type="spellStart"/>
      <w:r>
        <w:rPr>
          <w:spacing w:val="-2"/>
        </w:rPr>
        <w:t>Place_in_PWS</w:t>
      </w:r>
      <w:proofErr w:type="spellEnd"/>
    </w:p>
    <w:p w14:paraId="2A75AD2D" w14:textId="77777777" w:rsidR="00041B53" w:rsidRDefault="00104982">
      <w:pPr>
        <w:pStyle w:val="BodyText"/>
        <w:spacing w:before="131" w:line="218" w:lineRule="auto"/>
        <w:ind w:left="140" w:right="339" w:hanging="9"/>
        <w:jc w:val="both"/>
      </w:pPr>
      <w:r>
        <w:t>A</w:t>
      </w:r>
      <w:r>
        <w:rPr>
          <w:spacing w:val="-14"/>
        </w:rPr>
        <w:t xml:space="preserve"> </w:t>
      </w:r>
      <w:r>
        <w:t>measure</w:t>
      </w:r>
      <w:r>
        <w:rPr>
          <w:spacing w:val="-14"/>
        </w:rPr>
        <w:t xml:space="preserve"> </w:t>
      </w:r>
      <w:r>
        <w:t>of</w:t>
      </w:r>
      <w:r>
        <w:rPr>
          <w:spacing w:val="-13"/>
        </w:rPr>
        <w:t xml:space="preserve"> </w:t>
      </w:r>
      <w:r>
        <w:t>how</w:t>
      </w:r>
      <w:r>
        <w:rPr>
          <w:spacing w:val="-14"/>
        </w:rPr>
        <w:t xml:space="preserve"> </w:t>
      </w:r>
      <w:r>
        <w:t>much</w:t>
      </w:r>
      <w:r>
        <w:rPr>
          <w:spacing w:val="-14"/>
        </w:rPr>
        <w:t xml:space="preserve"> </w:t>
      </w:r>
      <w:r>
        <w:t>of</w:t>
      </w:r>
      <w:r>
        <w:rPr>
          <w:spacing w:val="-14"/>
        </w:rPr>
        <w:t xml:space="preserve"> </w:t>
      </w:r>
      <w:r>
        <w:t>the</w:t>
      </w:r>
      <w:r>
        <w:rPr>
          <w:spacing w:val="-13"/>
        </w:rPr>
        <w:t xml:space="preserve"> </w:t>
      </w:r>
      <w:r>
        <w:t>system</w:t>
      </w:r>
      <w:r>
        <w:rPr>
          <w:spacing w:val="-14"/>
        </w:rPr>
        <w:t xml:space="preserve"> </w:t>
      </w:r>
      <w:r>
        <w:t>name</w:t>
      </w:r>
      <w:r>
        <w:rPr>
          <w:spacing w:val="-13"/>
        </w:rPr>
        <w:t xml:space="preserve"> </w:t>
      </w:r>
      <w:r>
        <w:t>also</w:t>
      </w:r>
      <w:r>
        <w:rPr>
          <w:spacing w:val="-14"/>
        </w:rPr>
        <w:t xml:space="preserve"> </w:t>
      </w:r>
      <w:r>
        <w:t>appears</w:t>
      </w:r>
      <w:r>
        <w:rPr>
          <w:spacing w:val="-14"/>
        </w:rPr>
        <w:t xml:space="preserve"> </w:t>
      </w:r>
      <w:r>
        <w:t>in</w:t>
      </w:r>
      <w:r>
        <w:rPr>
          <w:spacing w:val="-13"/>
        </w:rPr>
        <w:t xml:space="preserve"> </w:t>
      </w:r>
      <w:r>
        <w:t>the</w:t>
      </w:r>
      <w:r>
        <w:rPr>
          <w:spacing w:val="-14"/>
        </w:rPr>
        <w:t xml:space="preserve"> </w:t>
      </w:r>
      <w:r>
        <w:t>census</w:t>
      </w:r>
      <w:r>
        <w:rPr>
          <w:spacing w:val="-13"/>
        </w:rPr>
        <w:t xml:space="preserve"> </w:t>
      </w:r>
      <w:r>
        <w:t>place</w:t>
      </w:r>
      <w:r>
        <w:rPr>
          <w:spacing w:val="-14"/>
        </w:rPr>
        <w:t xml:space="preserve"> </w:t>
      </w:r>
      <w:r>
        <w:t>name</w:t>
      </w:r>
      <w:r>
        <w:rPr>
          <w:spacing w:val="-13"/>
        </w:rPr>
        <w:t xml:space="preserve"> </w:t>
      </w:r>
      <w:r>
        <w:t>that</w:t>
      </w:r>
      <w:r>
        <w:rPr>
          <w:spacing w:val="-14"/>
        </w:rPr>
        <w:t xml:space="preserve"> </w:t>
      </w:r>
      <w:r>
        <w:t>the</w:t>
      </w:r>
      <w:r>
        <w:rPr>
          <w:spacing w:val="-13"/>
        </w:rPr>
        <w:t xml:space="preserve"> </w:t>
      </w:r>
      <w:r>
        <w:t>census block</w:t>
      </w:r>
      <w:r>
        <w:rPr>
          <w:spacing w:val="-9"/>
        </w:rPr>
        <w:t xml:space="preserve"> </w:t>
      </w:r>
      <w:r>
        <w:t>is</w:t>
      </w:r>
      <w:r>
        <w:rPr>
          <w:spacing w:val="-9"/>
        </w:rPr>
        <w:t xml:space="preserve"> </w:t>
      </w:r>
      <w:r>
        <w:t>within. The</w:t>
      </w:r>
      <w:r>
        <w:rPr>
          <w:spacing w:val="-9"/>
        </w:rPr>
        <w:t xml:space="preserve"> </w:t>
      </w:r>
      <w:r>
        <w:t>longest</w:t>
      </w:r>
      <w:r>
        <w:rPr>
          <w:spacing w:val="-9"/>
        </w:rPr>
        <w:t xml:space="preserve"> </w:t>
      </w:r>
      <w:r>
        <w:t>common</w:t>
      </w:r>
      <w:r>
        <w:rPr>
          <w:spacing w:val="-9"/>
        </w:rPr>
        <w:t xml:space="preserve"> </w:t>
      </w:r>
      <w:r>
        <w:t>sub-string</w:t>
      </w:r>
      <w:r>
        <w:rPr>
          <w:spacing w:val="-9"/>
        </w:rPr>
        <w:t xml:space="preserve"> </w:t>
      </w:r>
      <w:r>
        <w:t>(LCS)</w:t>
      </w:r>
      <w:r>
        <w:rPr>
          <w:spacing w:val="-9"/>
        </w:rPr>
        <w:t xml:space="preserve"> </w:t>
      </w:r>
      <w:r>
        <w:t>is</w:t>
      </w:r>
      <w:r>
        <w:rPr>
          <w:spacing w:val="-9"/>
        </w:rPr>
        <w:t xml:space="preserve"> </w:t>
      </w:r>
      <w:r>
        <w:t>calculated</w:t>
      </w:r>
      <w:r>
        <w:rPr>
          <w:spacing w:val="-9"/>
        </w:rPr>
        <w:t xml:space="preserve"> </w:t>
      </w:r>
      <w:r>
        <w:t>between</w:t>
      </w:r>
      <w:r>
        <w:rPr>
          <w:spacing w:val="-9"/>
        </w:rPr>
        <w:t xml:space="preserve"> </w:t>
      </w:r>
      <w:r>
        <w:t>the</w:t>
      </w:r>
      <w:r>
        <w:rPr>
          <w:spacing w:val="-9"/>
        </w:rPr>
        <w:t xml:space="preserve"> </w:t>
      </w:r>
      <w:r>
        <w:t>census</w:t>
      </w:r>
      <w:r>
        <w:rPr>
          <w:spacing w:val="-9"/>
        </w:rPr>
        <w:t xml:space="preserve"> </w:t>
      </w:r>
      <w:r>
        <w:t>place</w:t>
      </w:r>
      <w:r>
        <w:rPr>
          <w:spacing w:val="-9"/>
        </w:rPr>
        <w:t xml:space="preserve"> </w:t>
      </w:r>
      <w:r>
        <w:t>and the system name and is then using the formula:</w:t>
      </w:r>
    </w:p>
    <w:p w14:paraId="2A75AD2E" w14:textId="77777777" w:rsidR="00041B53" w:rsidRDefault="00041B53">
      <w:pPr>
        <w:pStyle w:val="BodyText"/>
        <w:spacing w:before="5"/>
        <w:rPr>
          <w:sz w:val="30"/>
        </w:rPr>
      </w:pPr>
    </w:p>
    <w:p w14:paraId="2A75AD2F" w14:textId="77777777" w:rsidR="00041B53" w:rsidRDefault="00104982">
      <w:pPr>
        <w:ind w:left="385" w:right="592"/>
        <w:jc w:val="center"/>
        <w:rPr>
          <w:rFonts w:ascii="Cambria" w:eastAsia="Cambria" w:hAnsi="Cambria"/>
          <w:sz w:val="15"/>
        </w:rPr>
      </w:pPr>
      <w:r>
        <w:rPr>
          <w:rFonts w:ascii="Cambria" w:eastAsia="Cambria" w:hAnsi="Cambria"/>
          <w:spacing w:val="2"/>
        </w:rPr>
        <w:t>(𝑝𝑤𝑠𝑁</w:t>
      </w:r>
      <w:r>
        <w:rPr>
          <w:rFonts w:ascii="Cambria" w:eastAsia="Cambria" w:hAnsi="Cambria"/>
          <w:spacing w:val="-5"/>
        </w:rPr>
        <w:t xml:space="preserve"> </w:t>
      </w:r>
      <w:r>
        <w:rPr>
          <w:rFonts w:ascii="Cambria" w:eastAsia="Cambria" w:hAnsi="Cambria"/>
          <w:spacing w:val="2"/>
        </w:rPr>
        <w:t>𝑎𝑚𝑒</w:t>
      </w:r>
      <w:r>
        <w:rPr>
          <w:rFonts w:ascii="Cambria" w:eastAsia="Cambria" w:hAnsi="Cambria"/>
          <w:spacing w:val="2"/>
          <w:position w:val="-4"/>
          <w:sz w:val="15"/>
        </w:rPr>
        <w:t>𝑙𝑒𝑛𝑔𝑡ℎ</w:t>
      </w:r>
      <w:r>
        <w:rPr>
          <w:rFonts w:ascii="Cambria" w:eastAsia="Cambria" w:hAnsi="Cambria"/>
          <w:spacing w:val="65"/>
          <w:w w:val="150"/>
          <w:position w:val="-4"/>
          <w:sz w:val="15"/>
        </w:rPr>
        <w:t xml:space="preserve"> </w:t>
      </w:r>
      <w:r>
        <w:rPr>
          <w:rFonts w:ascii="Cambria" w:eastAsia="Cambria" w:hAnsi="Cambria"/>
          <w:spacing w:val="2"/>
        </w:rPr>
        <w:t>−</w:t>
      </w:r>
      <w:r>
        <w:rPr>
          <w:rFonts w:ascii="Cambria" w:eastAsia="Cambria" w:hAnsi="Cambria"/>
          <w:spacing w:val="45"/>
        </w:rPr>
        <w:t xml:space="preserve"> </w:t>
      </w:r>
      <w:r>
        <w:rPr>
          <w:rFonts w:ascii="Cambria" w:eastAsia="Cambria" w:hAnsi="Cambria"/>
          <w:spacing w:val="2"/>
        </w:rPr>
        <w:t>𝐿𝐶𝑆)/𝑃</w:t>
      </w:r>
      <w:r>
        <w:rPr>
          <w:rFonts w:ascii="Cambria" w:eastAsia="Cambria" w:hAnsi="Cambria"/>
          <w:spacing w:val="11"/>
        </w:rPr>
        <w:t xml:space="preserve"> </w:t>
      </w:r>
      <w:r>
        <w:rPr>
          <w:rFonts w:ascii="Cambria" w:eastAsia="Cambria" w:hAnsi="Cambria"/>
          <w:spacing w:val="-2"/>
        </w:rPr>
        <w:t>𝑙𝑎𝑐𝑒</w:t>
      </w:r>
      <w:r>
        <w:rPr>
          <w:rFonts w:ascii="Cambria" w:eastAsia="Cambria" w:hAnsi="Cambria"/>
          <w:spacing w:val="-2"/>
          <w:position w:val="-4"/>
          <w:sz w:val="15"/>
        </w:rPr>
        <w:t>𝑙𝑒𝑛𝑔𝑡ℎ</w:t>
      </w:r>
    </w:p>
    <w:p w14:paraId="2A75AD30" w14:textId="77777777" w:rsidR="00041B53" w:rsidRDefault="00104982">
      <w:pPr>
        <w:pStyle w:val="BodyText"/>
        <w:spacing w:before="108" w:line="216" w:lineRule="auto"/>
        <w:ind w:left="134" w:right="301" w:hanging="3"/>
        <w:jc w:val="both"/>
      </w:pPr>
      <w:r>
        <w:t>where</w:t>
      </w:r>
      <w:r>
        <w:rPr>
          <w:spacing w:val="-14"/>
        </w:rPr>
        <w:t xml:space="preserve"> </w:t>
      </w:r>
      <w:r>
        <w:rPr>
          <w:rFonts w:ascii="Cambria" w:eastAsia="Cambria" w:hAnsi="Cambria"/>
        </w:rPr>
        <w:t>𝑝𝑤𝑠𝑁</w:t>
      </w:r>
      <w:r>
        <w:rPr>
          <w:rFonts w:ascii="Cambria" w:eastAsia="Cambria" w:hAnsi="Cambria"/>
          <w:spacing w:val="-12"/>
        </w:rPr>
        <w:t xml:space="preserve"> </w:t>
      </w:r>
      <w:r>
        <w:rPr>
          <w:rFonts w:ascii="Cambria" w:eastAsia="Cambria" w:hAnsi="Cambria"/>
        </w:rPr>
        <w:t>𝑎𝑚𝑒</w:t>
      </w:r>
      <w:r>
        <w:rPr>
          <w:rFonts w:ascii="Cambria" w:eastAsia="Cambria" w:hAnsi="Cambria"/>
          <w:position w:val="-4"/>
          <w:sz w:val="15"/>
        </w:rPr>
        <w:t>𝑙𝑒𝑛𝑔𝑡ℎ</w:t>
      </w:r>
      <w:r>
        <w:rPr>
          <w:rFonts w:ascii="Cambria" w:eastAsia="Cambria" w:hAnsi="Cambria"/>
          <w:spacing w:val="12"/>
          <w:position w:val="-4"/>
          <w:sz w:val="15"/>
        </w:rPr>
        <w:t xml:space="preserve"> </w:t>
      </w:r>
      <w:r>
        <w:t>is</w:t>
      </w:r>
      <w:r>
        <w:rPr>
          <w:spacing w:val="-2"/>
        </w:rPr>
        <w:t xml:space="preserve"> </w:t>
      </w:r>
      <w:r>
        <w:t>the</w:t>
      </w:r>
      <w:r>
        <w:rPr>
          <w:spacing w:val="-2"/>
        </w:rPr>
        <w:t xml:space="preserve"> </w:t>
      </w:r>
      <w:r>
        <w:t>length</w:t>
      </w:r>
      <w:r>
        <w:rPr>
          <w:spacing w:val="-2"/>
        </w:rPr>
        <w:t xml:space="preserve"> </w:t>
      </w:r>
      <w:r>
        <w:t>of</w:t>
      </w:r>
      <w:r>
        <w:rPr>
          <w:spacing w:val="-2"/>
        </w:rPr>
        <w:t xml:space="preserve"> </w:t>
      </w:r>
      <w:r>
        <w:t>the</w:t>
      </w:r>
      <w:r>
        <w:rPr>
          <w:spacing w:val="-2"/>
        </w:rPr>
        <w:t xml:space="preserve"> </w:t>
      </w:r>
      <w:r>
        <w:t>place</w:t>
      </w:r>
      <w:r>
        <w:rPr>
          <w:spacing w:val="-2"/>
        </w:rPr>
        <w:t xml:space="preserve"> </w:t>
      </w:r>
      <w:r>
        <w:t>name</w:t>
      </w:r>
      <w:r>
        <w:rPr>
          <w:spacing w:val="-2"/>
        </w:rPr>
        <w:t xml:space="preserve"> </w:t>
      </w:r>
      <w:r>
        <w:t>string</w:t>
      </w:r>
      <w:r>
        <w:rPr>
          <w:spacing w:val="-2"/>
        </w:rPr>
        <w:t xml:space="preserve"> </w:t>
      </w:r>
      <w:r>
        <w:t>in</w:t>
      </w:r>
      <w:r>
        <w:rPr>
          <w:spacing w:val="-2"/>
        </w:rPr>
        <w:t xml:space="preserve"> </w:t>
      </w:r>
      <w:r>
        <w:t>characters,</w:t>
      </w:r>
      <w:r>
        <w:rPr>
          <w:spacing w:val="-1"/>
        </w:rPr>
        <w:t xml:space="preserve"> </w:t>
      </w:r>
      <w:r>
        <w:rPr>
          <w:rFonts w:ascii="Cambria" w:eastAsia="Cambria" w:hAnsi="Cambria"/>
        </w:rPr>
        <w:t>𝑃</w:t>
      </w:r>
      <w:r>
        <w:rPr>
          <w:rFonts w:ascii="Cambria" w:eastAsia="Cambria" w:hAnsi="Cambria"/>
          <w:spacing w:val="-13"/>
        </w:rPr>
        <w:t xml:space="preserve"> </w:t>
      </w:r>
      <w:r>
        <w:rPr>
          <w:rFonts w:ascii="Cambria" w:eastAsia="Cambria" w:hAnsi="Cambria"/>
        </w:rPr>
        <w:t>𝑙𝑎𝑐𝑒</w:t>
      </w:r>
      <w:r>
        <w:rPr>
          <w:rFonts w:ascii="Cambria" w:eastAsia="Cambria" w:hAnsi="Cambria"/>
          <w:position w:val="-4"/>
          <w:sz w:val="15"/>
        </w:rPr>
        <w:t>𝑙𝑒𝑛𝑔𝑡ℎ</w:t>
      </w:r>
      <w:r>
        <w:rPr>
          <w:rFonts w:ascii="Cambria" w:eastAsia="Cambria" w:hAnsi="Cambria"/>
          <w:spacing w:val="29"/>
          <w:position w:val="-4"/>
          <w:sz w:val="15"/>
        </w:rPr>
        <w:t xml:space="preserve"> </w:t>
      </w:r>
      <w:r>
        <w:t>is</w:t>
      </w:r>
      <w:r>
        <w:rPr>
          <w:spacing w:val="-2"/>
        </w:rPr>
        <w:t xml:space="preserve"> </w:t>
      </w:r>
      <w:r>
        <w:t>the</w:t>
      </w:r>
      <w:r>
        <w:rPr>
          <w:spacing w:val="-2"/>
        </w:rPr>
        <w:t xml:space="preserve"> </w:t>
      </w:r>
      <w:r>
        <w:t xml:space="preserve">length of the public water system name in characters and </w:t>
      </w:r>
      <w:r>
        <w:rPr>
          <w:rFonts w:ascii="Cambria" w:eastAsia="Cambria" w:hAnsi="Cambria"/>
        </w:rPr>
        <w:t xml:space="preserve">𝐿𝐶𝑆 </w:t>
      </w:r>
      <w:r>
        <w:t>is the length of the longest common sub- string between the two. An exact match would result in a value of 1.</w:t>
      </w:r>
      <w:r>
        <w:rPr>
          <w:spacing w:val="22"/>
        </w:rPr>
        <w:t xml:space="preserve"> </w:t>
      </w:r>
      <w:r>
        <w:t>If either string is missing, a value of zero is assigned.</w:t>
      </w:r>
    </w:p>
    <w:p w14:paraId="2A75AD31" w14:textId="77777777" w:rsidR="00041B53" w:rsidRDefault="00041B53">
      <w:pPr>
        <w:pStyle w:val="BodyText"/>
        <w:spacing w:before="1"/>
        <w:rPr>
          <w:sz w:val="30"/>
        </w:rPr>
      </w:pPr>
    </w:p>
    <w:p w14:paraId="2A75AD32" w14:textId="77777777" w:rsidR="00041B53" w:rsidRDefault="00104982">
      <w:pPr>
        <w:pStyle w:val="BodyText"/>
        <w:spacing w:before="1"/>
        <w:ind w:left="140"/>
        <w:rPr>
          <w:rFonts w:ascii="Arial Black"/>
        </w:rPr>
      </w:pPr>
      <w:r>
        <w:rPr>
          <w:rFonts w:ascii="Arial Black"/>
          <w:w w:val="85"/>
        </w:rPr>
        <w:t>Sub-County</w:t>
      </w:r>
      <w:r>
        <w:rPr>
          <w:rFonts w:ascii="Arial Black"/>
          <w:spacing w:val="-1"/>
          <w:w w:val="85"/>
        </w:rPr>
        <w:t xml:space="preserve"> </w:t>
      </w:r>
      <w:r>
        <w:rPr>
          <w:rFonts w:ascii="Arial Black"/>
          <w:w w:val="85"/>
        </w:rPr>
        <w:t>Name</w:t>
      </w:r>
      <w:r>
        <w:rPr>
          <w:rFonts w:ascii="Arial Black"/>
          <w:spacing w:val="-1"/>
          <w:w w:val="85"/>
        </w:rPr>
        <w:t xml:space="preserve"> </w:t>
      </w:r>
      <w:r>
        <w:rPr>
          <w:rFonts w:ascii="Arial Black"/>
          <w:w w:val="85"/>
        </w:rPr>
        <w:t>Present</w:t>
      </w:r>
      <w:r>
        <w:rPr>
          <w:rFonts w:ascii="Arial Black"/>
          <w:spacing w:val="-1"/>
          <w:w w:val="85"/>
        </w:rPr>
        <w:t xml:space="preserve"> </w:t>
      </w:r>
      <w:r>
        <w:rPr>
          <w:rFonts w:ascii="Arial Black"/>
          <w:w w:val="85"/>
        </w:rPr>
        <w:t>in</w:t>
      </w:r>
      <w:r>
        <w:rPr>
          <w:rFonts w:ascii="Arial Black"/>
          <w:spacing w:val="-11"/>
        </w:rPr>
        <w:t xml:space="preserve"> </w:t>
      </w:r>
      <w:r>
        <w:rPr>
          <w:rFonts w:ascii="Arial Black"/>
          <w:w w:val="85"/>
        </w:rPr>
        <w:t>System</w:t>
      </w:r>
      <w:r>
        <w:rPr>
          <w:rFonts w:ascii="Arial Black"/>
          <w:spacing w:val="-1"/>
          <w:w w:val="85"/>
        </w:rPr>
        <w:t xml:space="preserve"> </w:t>
      </w:r>
      <w:r>
        <w:rPr>
          <w:rFonts w:ascii="Arial Black"/>
          <w:spacing w:val="-4"/>
          <w:w w:val="85"/>
        </w:rPr>
        <w:t>Name</w:t>
      </w:r>
    </w:p>
    <w:p w14:paraId="2A75AD33" w14:textId="77777777" w:rsidR="00041B53" w:rsidRDefault="00104982">
      <w:pPr>
        <w:pStyle w:val="BodyText"/>
        <w:spacing w:before="107"/>
        <w:ind w:left="131"/>
        <w:jc w:val="both"/>
      </w:pPr>
      <w:r>
        <w:rPr>
          <w:spacing w:val="-2"/>
        </w:rPr>
        <w:t>Variable</w:t>
      </w:r>
      <w:r>
        <w:rPr>
          <w:spacing w:val="-4"/>
        </w:rPr>
        <w:t xml:space="preserve"> </w:t>
      </w:r>
      <w:r>
        <w:rPr>
          <w:spacing w:val="-2"/>
        </w:rPr>
        <w:t>Name:</w:t>
      </w:r>
      <w:r>
        <w:rPr>
          <w:spacing w:val="14"/>
        </w:rPr>
        <w:t xml:space="preserve"> </w:t>
      </w:r>
      <w:proofErr w:type="spellStart"/>
      <w:r>
        <w:rPr>
          <w:spacing w:val="-2"/>
        </w:rPr>
        <w:t>SC_in_PWS</w:t>
      </w:r>
      <w:proofErr w:type="spellEnd"/>
    </w:p>
    <w:p w14:paraId="2A75AD34" w14:textId="77777777" w:rsidR="00041B53" w:rsidRDefault="00104982">
      <w:pPr>
        <w:pStyle w:val="BodyText"/>
        <w:spacing w:before="130" w:line="218" w:lineRule="auto"/>
        <w:ind w:left="140" w:right="339" w:hanging="9"/>
        <w:jc w:val="both"/>
      </w:pPr>
      <w:r>
        <w:t>A</w:t>
      </w:r>
      <w:r>
        <w:rPr>
          <w:spacing w:val="-14"/>
        </w:rPr>
        <w:t xml:space="preserve"> </w:t>
      </w:r>
      <w:r>
        <w:t>measure</w:t>
      </w:r>
      <w:r>
        <w:rPr>
          <w:spacing w:val="-14"/>
        </w:rPr>
        <w:t xml:space="preserve"> </w:t>
      </w:r>
      <w:r>
        <w:t>of</w:t>
      </w:r>
      <w:r>
        <w:rPr>
          <w:spacing w:val="-13"/>
        </w:rPr>
        <w:t xml:space="preserve"> </w:t>
      </w:r>
      <w:r>
        <w:t>how</w:t>
      </w:r>
      <w:r>
        <w:rPr>
          <w:spacing w:val="-14"/>
        </w:rPr>
        <w:t xml:space="preserve"> </w:t>
      </w:r>
      <w:r>
        <w:t>much</w:t>
      </w:r>
      <w:r>
        <w:rPr>
          <w:spacing w:val="-14"/>
        </w:rPr>
        <w:t xml:space="preserve"> </w:t>
      </w:r>
      <w:r>
        <w:t>of</w:t>
      </w:r>
      <w:r>
        <w:rPr>
          <w:spacing w:val="-14"/>
        </w:rPr>
        <w:t xml:space="preserve"> </w:t>
      </w:r>
      <w:r>
        <w:t>the</w:t>
      </w:r>
      <w:r>
        <w:rPr>
          <w:spacing w:val="-13"/>
        </w:rPr>
        <w:t xml:space="preserve"> </w:t>
      </w:r>
      <w:r>
        <w:t>system</w:t>
      </w:r>
      <w:r>
        <w:rPr>
          <w:spacing w:val="-14"/>
        </w:rPr>
        <w:t xml:space="preserve"> </w:t>
      </w:r>
      <w:r>
        <w:t>name</w:t>
      </w:r>
      <w:r>
        <w:rPr>
          <w:spacing w:val="-13"/>
        </w:rPr>
        <w:t xml:space="preserve"> </w:t>
      </w:r>
      <w:r>
        <w:t>also</w:t>
      </w:r>
      <w:r>
        <w:rPr>
          <w:spacing w:val="-14"/>
        </w:rPr>
        <w:t xml:space="preserve"> </w:t>
      </w:r>
      <w:r>
        <w:t>appears</w:t>
      </w:r>
      <w:r>
        <w:rPr>
          <w:spacing w:val="-14"/>
        </w:rPr>
        <w:t xml:space="preserve"> </w:t>
      </w:r>
      <w:r>
        <w:t>in</w:t>
      </w:r>
      <w:r>
        <w:rPr>
          <w:spacing w:val="-13"/>
        </w:rPr>
        <w:t xml:space="preserve"> </w:t>
      </w:r>
      <w:r>
        <w:t>the</w:t>
      </w:r>
      <w:r>
        <w:rPr>
          <w:spacing w:val="-14"/>
        </w:rPr>
        <w:t xml:space="preserve"> </w:t>
      </w:r>
      <w:r>
        <w:t>census</w:t>
      </w:r>
      <w:r>
        <w:rPr>
          <w:spacing w:val="-13"/>
        </w:rPr>
        <w:t xml:space="preserve"> </w:t>
      </w:r>
      <w:r>
        <w:t>place</w:t>
      </w:r>
      <w:r>
        <w:rPr>
          <w:spacing w:val="-14"/>
        </w:rPr>
        <w:t xml:space="preserve"> </w:t>
      </w:r>
      <w:r>
        <w:t>name</w:t>
      </w:r>
      <w:r>
        <w:rPr>
          <w:spacing w:val="-13"/>
        </w:rPr>
        <w:t xml:space="preserve"> </w:t>
      </w:r>
      <w:r>
        <w:t>that</w:t>
      </w:r>
      <w:r>
        <w:rPr>
          <w:spacing w:val="-14"/>
        </w:rPr>
        <w:t xml:space="preserve"> </w:t>
      </w:r>
      <w:r>
        <w:t>the</w:t>
      </w:r>
      <w:r>
        <w:rPr>
          <w:spacing w:val="-13"/>
        </w:rPr>
        <w:t xml:space="preserve"> </w:t>
      </w:r>
      <w:r>
        <w:t>census block</w:t>
      </w:r>
      <w:r>
        <w:rPr>
          <w:spacing w:val="-9"/>
        </w:rPr>
        <w:t xml:space="preserve"> </w:t>
      </w:r>
      <w:r>
        <w:t>is</w:t>
      </w:r>
      <w:r>
        <w:rPr>
          <w:spacing w:val="-9"/>
        </w:rPr>
        <w:t xml:space="preserve"> </w:t>
      </w:r>
      <w:r>
        <w:t>within. The</w:t>
      </w:r>
      <w:r>
        <w:rPr>
          <w:spacing w:val="-9"/>
        </w:rPr>
        <w:t xml:space="preserve"> </w:t>
      </w:r>
      <w:r>
        <w:t>longest</w:t>
      </w:r>
      <w:r>
        <w:rPr>
          <w:spacing w:val="-9"/>
        </w:rPr>
        <w:t xml:space="preserve"> </w:t>
      </w:r>
      <w:r>
        <w:t>common</w:t>
      </w:r>
      <w:r>
        <w:rPr>
          <w:spacing w:val="-9"/>
        </w:rPr>
        <w:t xml:space="preserve"> </w:t>
      </w:r>
      <w:r>
        <w:t>sub-string</w:t>
      </w:r>
      <w:r>
        <w:rPr>
          <w:spacing w:val="-9"/>
        </w:rPr>
        <w:t xml:space="preserve"> </w:t>
      </w:r>
      <w:r>
        <w:t>(LCS)</w:t>
      </w:r>
      <w:r>
        <w:rPr>
          <w:spacing w:val="-9"/>
        </w:rPr>
        <w:t xml:space="preserve"> </w:t>
      </w:r>
      <w:r>
        <w:t>is</w:t>
      </w:r>
      <w:r>
        <w:rPr>
          <w:spacing w:val="-9"/>
        </w:rPr>
        <w:t xml:space="preserve"> </w:t>
      </w:r>
      <w:r>
        <w:t>calculated</w:t>
      </w:r>
      <w:r>
        <w:rPr>
          <w:spacing w:val="-9"/>
        </w:rPr>
        <w:t xml:space="preserve"> </w:t>
      </w:r>
      <w:r>
        <w:t>between</w:t>
      </w:r>
      <w:r>
        <w:rPr>
          <w:spacing w:val="-9"/>
        </w:rPr>
        <w:t xml:space="preserve"> </w:t>
      </w:r>
      <w:r>
        <w:t>the</w:t>
      </w:r>
      <w:r>
        <w:rPr>
          <w:spacing w:val="-9"/>
        </w:rPr>
        <w:t xml:space="preserve"> </w:t>
      </w:r>
      <w:r>
        <w:t>census</w:t>
      </w:r>
      <w:r>
        <w:rPr>
          <w:spacing w:val="-9"/>
        </w:rPr>
        <w:t xml:space="preserve"> </w:t>
      </w:r>
      <w:r>
        <w:t>place</w:t>
      </w:r>
      <w:r>
        <w:rPr>
          <w:spacing w:val="-9"/>
        </w:rPr>
        <w:t xml:space="preserve"> </w:t>
      </w:r>
      <w:r>
        <w:t>and the system name and is then using the formula:</w:t>
      </w:r>
    </w:p>
    <w:p w14:paraId="2A75AD35" w14:textId="77777777" w:rsidR="00041B53" w:rsidRDefault="00041B53">
      <w:pPr>
        <w:pStyle w:val="BodyText"/>
        <w:spacing w:before="6"/>
        <w:rPr>
          <w:sz w:val="30"/>
        </w:rPr>
      </w:pPr>
    </w:p>
    <w:p w14:paraId="2A75AD36" w14:textId="77777777" w:rsidR="00041B53" w:rsidRDefault="00104982">
      <w:pPr>
        <w:ind w:left="384" w:right="592"/>
        <w:jc w:val="center"/>
        <w:rPr>
          <w:rFonts w:ascii="Cambria" w:eastAsia="Cambria" w:hAnsi="Cambria"/>
          <w:sz w:val="15"/>
        </w:rPr>
      </w:pPr>
      <w:r>
        <w:rPr>
          <w:rFonts w:ascii="Cambria" w:eastAsia="Cambria" w:hAnsi="Cambria"/>
        </w:rPr>
        <w:t>(𝑝𝑤𝑠𝑁</w:t>
      </w:r>
      <w:r>
        <w:rPr>
          <w:rFonts w:ascii="Cambria" w:eastAsia="Cambria" w:hAnsi="Cambria"/>
          <w:spacing w:val="-7"/>
        </w:rPr>
        <w:t xml:space="preserve"> </w:t>
      </w:r>
      <w:r>
        <w:rPr>
          <w:rFonts w:ascii="Cambria" w:eastAsia="Cambria" w:hAnsi="Cambria"/>
        </w:rPr>
        <w:t>𝑎𝑚𝑒</w:t>
      </w:r>
      <w:r>
        <w:rPr>
          <w:rFonts w:ascii="Cambria" w:eastAsia="Cambria" w:hAnsi="Cambria"/>
          <w:position w:val="-4"/>
          <w:sz w:val="15"/>
        </w:rPr>
        <w:t>𝑙𝑒𝑛𝑔𝑡ℎ</w:t>
      </w:r>
      <w:r>
        <w:rPr>
          <w:rFonts w:ascii="Cambria" w:eastAsia="Cambria" w:hAnsi="Cambria"/>
          <w:spacing w:val="77"/>
          <w:position w:val="-4"/>
          <w:sz w:val="15"/>
        </w:rPr>
        <w:t xml:space="preserve"> </w:t>
      </w:r>
      <w:r>
        <w:rPr>
          <w:rFonts w:ascii="Cambria" w:eastAsia="Cambria" w:hAnsi="Cambria"/>
        </w:rPr>
        <w:t>−</w:t>
      </w:r>
      <w:r>
        <w:rPr>
          <w:rFonts w:ascii="Cambria" w:eastAsia="Cambria" w:hAnsi="Cambria"/>
          <w:spacing w:val="41"/>
        </w:rPr>
        <w:t xml:space="preserve"> </w:t>
      </w:r>
      <w:r>
        <w:rPr>
          <w:rFonts w:ascii="Cambria" w:eastAsia="Cambria" w:hAnsi="Cambria"/>
          <w:spacing w:val="-2"/>
        </w:rPr>
        <w:t>𝐿𝐶𝑆)/𝑆𝑢𝑏𝐶𝑜𝑢𝑛𝑡𝑦</w:t>
      </w:r>
      <w:r>
        <w:rPr>
          <w:rFonts w:ascii="Cambria" w:eastAsia="Cambria" w:hAnsi="Cambria"/>
          <w:spacing w:val="-2"/>
          <w:position w:val="-4"/>
          <w:sz w:val="15"/>
        </w:rPr>
        <w:t>𝑙𝑒𝑛𝑔𝑡ℎ</w:t>
      </w:r>
    </w:p>
    <w:p w14:paraId="2A75AD37" w14:textId="77777777" w:rsidR="00041B53" w:rsidRDefault="00104982">
      <w:pPr>
        <w:pStyle w:val="BodyText"/>
        <w:spacing w:before="107" w:line="216" w:lineRule="auto"/>
        <w:ind w:left="140" w:right="307" w:hanging="8"/>
        <w:jc w:val="both"/>
      </w:pPr>
      <w:r>
        <w:t>where</w:t>
      </w:r>
      <w:r>
        <w:rPr>
          <w:spacing w:val="-7"/>
        </w:rPr>
        <w:t xml:space="preserve"> </w:t>
      </w:r>
      <w:r>
        <w:rPr>
          <w:rFonts w:ascii="Cambria" w:eastAsia="Cambria" w:hAnsi="Cambria"/>
        </w:rPr>
        <w:t>𝑝𝑤𝑠𝑁</w:t>
      </w:r>
      <w:r>
        <w:rPr>
          <w:rFonts w:ascii="Cambria" w:eastAsia="Cambria" w:hAnsi="Cambria"/>
          <w:spacing w:val="-13"/>
        </w:rPr>
        <w:t xml:space="preserve"> </w:t>
      </w:r>
      <w:r>
        <w:rPr>
          <w:rFonts w:ascii="Cambria" w:eastAsia="Cambria" w:hAnsi="Cambria"/>
        </w:rPr>
        <w:t>𝑎𝑚𝑒</w:t>
      </w:r>
      <w:r>
        <w:rPr>
          <w:rFonts w:ascii="Cambria" w:eastAsia="Cambria" w:hAnsi="Cambria"/>
          <w:position w:val="-4"/>
          <w:sz w:val="15"/>
        </w:rPr>
        <w:t>𝑙𝑒𝑛𝑔𝑡ℎ</w:t>
      </w:r>
      <w:r>
        <w:rPr>
          <w:rFonts w:ascii="Cambria" w:eastAsia="Cambria" w:hAnsi="Cambria"/>
          <w:spacing w:val="40"/>
          <w:position w:val="-4"/>
          <w:sz w:val="15"/>
        </w:rPr>
        <w:t xml:space="preserve"> </w:t>
      </w:r>
      <w:r>
        <w:t xml:space="preserve">is the length of the place name string in characters, </w:t>
      </w:r>
      <w:r>
        <w:rPr>
          <w:rFonts w:ascii="Cambria" w:eastAsia="Cambria" w:hAnsi="Cambria"/>
        </w:rPr>
        <w:t>𝑆𝑢𝑏𝐶𝑜𝑢𝑛𝑡𝑦</w:t>
      </w:r>
      <w:r>
        <w:rPr>
          <w:rFonts w:ascii="Cambria" w:eastAsia="Cambria" w:hAnsi="Cambria"/>
          <w:position w:val="-4"/>
          <w:sz w:val="15"/>
        </w:rPr>
        <w:t>𝑙𝑒𝑛𝑔𝑡ℎ</w:t>
      </w:r>
      <w:r>
        <w:rPr>
          <w:rFonts w:ascii="Cambria" w:eastAsia="Cambria" w:hAnsi="Cambria"/>
          <w:spacing w:val="40"/>
          <w:position w:val="-4"/>
          <w:sz w:val="15"/>
        </w:rPr>
        <w:t xml:space="preserve"> </w:t>
      </w:r>
      <w:r>
        <w:t>is the length</w:t>
      </w:r>
      <w:r>
        <w:rPr>
          <w:spacing w:val="-10"/>
        </w:rPr>
        <w:t xml:space="preserve"> </w:t>
      </w:r>
      <w:r>
        <w:t>of</w:t>
      </w:r>
      <w:r>
        <w:rPr>
          <w:spacing w:val="-10"/>
        </w:rPr>
        <w:t xml:space="preserve"> </w:t>
      </w:r>
      <w:r>
        <w:t>the</w:t>
      </w:r>
      <w:r>
        <w:rPr>
          <w:spacing w:val="-10"/>
        </w:rPr>
        <w:t xml:space="preserve"> </w:t>
      </w:r>
      <w:r>
        <w:t>public</w:t>
      </w:r>
      <w:r>
        <w:rPr>
          <w:spacing w:val="-10"/>
        </w:rPr>
        <w:t xml:space="preserve"> </w:t>
      </w:r>
      <w:r>
        <w:t>water</w:t>
      </w:r>
      <w:r>
        <w:rPr>
          <w:spacing w:val="-10"/>
        </w:rPr>
        <w:t xml:space="preserve"> </w:t>
      </w:r>
      <w:r>
        <w:t>system</w:t>
      </w:r>
      <w:r>
        <w:rPr>
          <w:spacing w:val="-10"/>
        </w:rPr>
        <w:t xml:space="preserve"> </w:t>
      </w:r>
      <w:r>
        <w:t>name</w:t>
      </w:r>
      <w:r>
        <w:rPr>
          <w:spacing w:val="-10"/>
        </w:rPr>
        <w:t xml:space="preserve"> </w:t>
      </w:r>
      <w:r>
        <w:t>in</w:t>
      </w:r>
      <w:r>
        <w:rPr>
          <w:spacing w:val="-10"/>
        </w:rPr>
        <w:t xml:space="preserve"> </w:t>
      </w:r>
      <w:r>
        <w:t>characters</w:t>
      </w:r>
      <w:r>
        <w:rPr>
          <w:spacing w:val="-10"/>
        </w:rPr>
        <w:t xml:space="preserve"> </w:t>
      </w:r>
      <w:r>
        <w:t>and</w:t>
      </w:r>
      <w:r>
        <w:rPr>
          <w:spacing w:val="-10"/>
        </w:rPr>
        <w:t xml:space="preserve"> </w:t>
      </w:r>
      <w:r>
        <w:rPr>
          <w:rFonts w:ascii="Cambria" w:eastAsia="Cambria" w:hAnsi="Cambria"/>
        </w:rPr>
        <w:t>𝐿𝐶𝑆</w:t>
      </w:r>
      <w:r>
        <w:rPr>
          <w:rFonts w:ascii="Cambria" w:eastAsia="Cambria" w:hAnsi="Cambria"/>
          <w:spacing w:val="6"/>
        </w:rPr>
        <w:t xml:space="preserve"> </w:t>
      </w:r>
      <w:r>
        <w:t>is</w:t>
      </w:r>
      <w:r>
        <w:rPr>
          <w:spacing w:val="-10"/>
        </w:rPr>
        <w:t xml:space="preserve"> </w:t>
      </w:r>
      <w:r>
        <w:t>the</w:t>
      </w:r>
      <w:r>
        <w:rPr>
          <w:spacing w:val="-10"/>
        </w:rPr>
        <w:t xml:space="preserve"> </w:t>
      </w:r>
      <w:r>
        <w:t>length</w:t>
      </w:r>
      <w:r>
        <w:rPr>
          <w:spacing w:val="-10"/>
        </w:rPr>
        <w:t xml:space="preserve"> </w:t>
      </w:r>
      <w:r>
        <w:t>of</w:t>
      </w:r>
      <w:r>
        <w:rPr>
          <w:spacing w:val="-10"/>
        </w:rPr>
        <w:t xml:space="preserve"> </w:t>
      </w:r>
      <w:r>
        <w:t>the</w:t>
      </w:r>
      <w:r>
        <w:rPr>
          <w:spacing w:val="-10"/>
        </w:rPr>
        <w:t xml:space="preserve"> </w:t>
      </w:r>
      <w:r>
        <w:t>longest</w:t>
      </w:r>
      <w:r>
        <w:rPr>
          <w:spacing w:val="-10"/>
        </w:rPr>
        <w:t xml:space="preserve"> </w:t>
      </w:r>
      <w:r>
        <w:t>common sub-string</w:t>
      </w:r>
      <w:r>
        <w:rPr>
          <w:spacing w:val="-14"/>
        </w:rPr>
        <w:t xml:space="preserve"> </w:t>
      </w:r>
      <w:r>
        <w:t>between</w:t>
      </w:r>
      <w:r>
        <w:rPr>
          <w:spacing w:val="-14"/>
        </w:rPr>
        <w:t xml:space="preserve"> </w:t>
      </w:r>
      <w:r>
        <w:t>the</w:t>
      </w:r>
      <w:r>
        <w:rPr>
          <w:spacing w:val="-14"/>
        </w:rPr>
        <w:t xml:space="preserve"> </w:t>
      </w:r>
      <w:r>
        <w:t>two.</w:t>
      </w:r>
      <w:r>
        <w:rPr>
          <w:spacing w:val="2"/>
        </w:rPr>
        <w:t xml:space="preserve"> </w:t>
      </w:r>
      <w:r>
        <w:t>An</w:t>
      </w:r>
      <w:r>
        <w:rPr>
          <w:spacing w:val="-13"/>
        </w:rPr>
        <w:t xml:space="preserve"> </w:t>
      </w:r>
      <w:r>
        <w:t>exact</w:t>
      </w:r>
      <w:r>
        <w:rPr>
          <w:spacing w:val="-14"/>
        </w:rPr>
        <w:t xml:space="preserve"> </w:t>
      </w:r>
      <w:r>
        <w:t>match</w:t>
      </w:r>
      <w:r>
        <w:rPr>
          <w:spacing w:val="-14"/>
        </w:rPr>
        <w:t xml:space="preserve"> </w:t>
      </w:r>
      <w:r>
        <w:t>would</w:t>
      </w:r>
      <w:r>
        <w:rPr>
          <w:spacing w:val="-14"/>
        </w:rPr>
        <w:t xml:space="preserve"> </w:t>
      </w:r>
      <w:r>
        <w:t>result</w:t>
      </w:r>
      <w:r>
        <w:rPr>
          <w:spacing w:val="-13"/>
        </w:rPr>
        <w:t xml:space="preserve"> </w:t>
      </w:r>
      <w:r>
        <w:t>in</w:t>
      </w:r>
      <w:r>
        <w:rPr>
          <w:spacing w:val="-14"/>
        </w:rPr>
        <w:t xml:space="preserve"> </w:t>
      </w:r>
      <w:r>
        <w:t>a</w:t>
      </w:r>
      <w:r>
        <w:rPr>
          <w:spacing w:val="-14"/>
        </w:rPr>
        <w:t xml:space="preserve"> </w:t>
      </w:r>
      <w:r>
        <w:t>value</w:t>
      </w:r>
      <w:r>
        <w:rPr>
          <w:spacing w:val="-14"/>
        </w:rPr>
        <w:t xml:space="preserve"> </w:t>
      </w:r>
      <w:r>
        <w:t>of</w:t>
      </w:r>
      <w:r>
        <w:rPr>
          <w:spacing w:val="-13"/>
        </w:rPr>
        <w:t xml:space="preserve"> </w:t>
      </w:r>
      <w:r>
        <w:t>1.</w:t>
      </w:r>
      <w:r>
        <w:rPr>
          <w:spacing w:val="5"/>
        </w:rPr>
        <w:t xml:space="preserve"> </w:t>
      </w:r>
      <w:r>
        <w:t>If</w:t>
      </w:r>
      <w:r>
        <w:rPr>
          <w:spacing w:val="-14"/>
        </w:rPr>
        <w:t xml:space="preserve"> </w:t>
      </w:r>
      <w:r>
        <w:t>either</w:t>
      </w:r>
      <w:r>
        <w:rPr>
          <w:spacing w:val="-14"/>
        </w:rPr>
        <w:t xml:space="preserve"> </w:t>
      </w:r>
      <w:r>
        <w:t>string</w:t>
      </w:r>
      <w:r>
        <w:rPr>
          <w:spacing w:val="-14"/>
        </w:rPr>
        <w:t xml:space="preserve"> </w:t>
      </w:r>
      <w:r>
        <w:t>is</w:t>
      </w:r>
      <w:r>
        <w:rPr>
          <w:spacing w:val="-13"/>
        </w:rPr>
        <w:t xml:space="preserve"> </w:t>
      </w:r>
      <w:r>
        <w:t>missing, a value of zero is assigned.</w:t>
      </w:r>
    </w:p>
    <w:p w14:paraId="2A75AD38" w14:textId="77777777" w:rsidR="00041B53" w:rsidRDefault="00041B53">
      <w:pPr>
        <w:pStyle w:val="BodyText"/>
        <w:spacing w:before="2"/>
        <w:rPr>
          <w:sz w:val="30"/>
        </w:rPr>
      </w:pPr>
    </w:p>
    <w:p w14:paraId="2A75AD39" w14:textId="77777777" w:rsidR="00041B53" w:rsidRDefault="00104982">
      <w:pPr>
        <w:pStyle w:val="BodyText"/>
        <w:ind w:left="140"/>
        <w:rPr>
          <w:rFonts w:ascii="Arial Black"/>
        </w:rPr>
      </w:pPr>
      <w:r>
        <w:rPr>
          <w:rFonts w:ascii="Arial Black"/>
          <w:w w:val="85"/>
        </w:rPr>
        <w:t>Training</w:t>
      </w:r>
      <w:r>
        <w:rPr>
          <w:rFonts w:ascii="Arial Black"/>
          <w:spacing w:val="-7"/>
        </w:rPr>
        <w:t xml:space="preserve"> </w:t>
      </w:r>
      <w:r>
        <w:rPr>
          <w:rFonts w:ascii="Arial Black"/>
          <w:w w:val="85"/>
        </w:rPr>
        <w:t>&amp;</w:t>
      </w:r>
      <w:r>
        <w:rPr>
          <w:rFonts w:ascii="Arial Black"/>
          <w:spacing w:val="-6"/>
        </w:rPr>
        <w:t xml:space="preserve"> </w:t>
      </w:r>
      <w:r>
        <w:rPr>
          <w:rFonts w:ascii="Arial Black"/>
          <w:spacing w:val="-2"/>
          <w:w w:val="85"/>
        </w:rPr>
        <w:t>Validation</w:t>
      </w:r>
    </w:p>
    <w:p w14:paraId="2A75AD3A" w14:textId="77777777" w:rsidR="00041B53" w:rsidRDefault="00104982">
      <w:pPr>
        <w:pStyle w:val="BodyText"/>
        <w:spacing w:before="270" w:line="218" w:lineRule="auto"/>
        <w:ind w:left="132" w:right="332"/>
        <w:jc w:val="both"/>
      </w:pPr>
      <w:r>
        <w:rPr>
          <w:spacing w:val="-4"/>
        </w:rPr>
        <w:t>The</w:t>
      </w:r>
      <w:r>
        <w:rPr>
          <w:spacing w:val="-9"/>
        </w:rPr>
        <w:t xml:space="preserve"> </w:t>
      </w:r>
      <w:r>
        <w:rPr>
          <w:spacing w:val="-4"/>
        </w:rPr>
        <w:t>random</w:t>
      </w:r>
      <w:r>
        <w:rPr>
          <w:spacing w:val="-8"/>
        </w:rPr>
        <w:t xml:space="preserve"> </w:t>
      </w:r>
      <w:r>
        <w:rPr>
          <w:spacing w:val="-4"/>
        </w:rPr>
        <w:t>forest</w:t>
      </w:r>
      <w:r>
        <w:rPr>
          <w:spacing w:val="-8"/>
        </w:rPr>
        <w:t xml:space="preserve"> </w:t>
      </w:r>
      <w:r>
        <w:rPr>
          <w:spacing w:val="-4"/>
        </w:rPr>
        <w:t>is</w:t>
      </w:r>
      <w:r>
        <w:rPr>
          <w:spacing w:val="-8"/>
        </w:rPr>
        <w:t xml:space="preserve"> </w:t>
      </w:r>
      <w:r>
        <w:rPr>
          <w:spacing w:val="-4"/>
        </w:rPr>
        <w:t>applied</w:t>
      </w:r>
      <w:r>
        <w:rPr>
          <w:spacing w:val="-8"/>
        </w:rPr>
        <w:t xml:space="preserve"> </w:t>
      </w:r>
      <w:r>
        <w:rPr>
          <w:spacing w:val="-4"/>
        </w:rPr>
        <w:t>to</w:t>
      </w:r>
      <w:r>
        <w:rPr>
          <w:spacing w:val="-8"/>
        </w:rPr>
        <w:t xml:space="preserve"> </w:t>
      </w:r>
      <w:r>
        <w:rPr>
          <w:spacing w:val="-4"/>
        </w:rPr>
        <w:t>every</w:t>
      </w:r>
      <w:r>
        <w:rPr>
          <w:spacing w:val="-9"/>
        </w:rPr>
        <w:t xml:space="preserve"> </w:t>
      </w:r>
      <w:r>
        <w:rPr>
          <w:spacing w:val="-4"/>
        </w:rPr>
        <w:t>census</w:t>
      </w:r>
      <w:r>
        <w:rPr>
          <w:spacing w:val="-8"/>
        </w:rPr>
        <w:t xml:space="preserve"> </w:t>
      </w:r>
      <w:r>
        <w:rPr>
          <w:spacing w:val="-4"/>
        </w:rPr>
        <w:t>block</w:t>
      </w:r>
      <w:r>
        <w:rPr>
          <w:spacing w:val="-9"/>
        </w:rPr>
        <w:t xml:space="preserve"> </w:t>
      </w:r>
      <w:r>
        <w:rPr>
          <w:spacing w:val="-4"/>
        </w:rPr>
        <w:t>and</w:t>
      </w:r>
      <w:r>
        <w:rPr>
          <w:spacing w:val="-8"/>
        </w:rPr>
        <w:t xml:space="preserve"> </w:t>
      </w:r>
      <w:r>
        <w:rPr>
          <w:spacing w:val="-4"/>
        </w:rPr>
        <w:t>returns</w:t>
      </w:r>
      <w:r>
        <w:rPr>
          <w:spacing w:val="-8"/>
        </w:rPr>
        <w:t xml:space="preserve"> </w:t>
      </w:r>
      <w:r>
        <w:rPr>
          <w:spacing w:val="-4"/>
        </w:rPr>
        <w:t>a</w:t>
      </w:r>
      <w:r>
        <w:rPr>
          <w:spacing w:val="-8"/>
        </w:rPr>
        <w:t xml:space="preserve"> </w:t>
      </w:r>
      <w:r>
        <w:rPr>
          <w:spacing w:val="-4"/>
        </w:rPr>
        <w:t>probability</w:t>
      </w:r>
      <w:r>
        <w:rPr>
          <w:spacing w:val="-9"/>
        </w:rPr>
        <w:t xml:space="preserve"> </w:t>
      </w:r>
      <w:r>
        <w:rPr>
          <w:spacing w:val="-4"/>
        </w:rPr>
        <w:t>for</w:t>
      </w:r>
      <w:r>
        <w:rPr>
          <w:spacing w:val="-8"/>
        </w:rPr>
        <w:t xml:space="preserve"> </w:t>
      </w:r>
      <w:r>
        <w:rPr>
          <w:spacing w:val="-4"/>
        </w:rPr>
        <w:t>each</w:t>
      </w:r>
      <w:r>
        <w:rPr>
          <w:spacing w:val="-9"/>
        </w:rPr>
        <w:t xml:space="preserve"> </w:t>
      </w:r>
      <w:r>
        <w:rPr>
          <w:spacing w:val="-4"/>
        </w:rPr>
        <w:t>facility</w:t>
      </w:r>
      <w:r>
        <w:rPr>
          <w:spacing w:val="-9"/>
        </w:rPr>
        <w:t xml:space="preserve"> </w:t>
      </w:r>
      <w:r>
        <w:rPr>
          <w:spacing w:val="-4"/>
        </w:rPr>
        <w:t xml:space="preserve">location </w:t>
      </w:r>
      <w:r>
        <w:t>within 25 miles of each census block.</w:t>
      </w:r>
      <w:r>
        <w:rPr>
          <w:spacing w:val="35"/>
        </w:rPr>
        <w:t xml:space="preserve"> </w:t>
      </w:r>
      <w:r>
        <w:t>That probability can be interpreted as the probability that the</w:t>
      </w:r>
      <w:r>
        <w:rPr>
          <w:spacing w:val="-8"/>
        </w:rPr>
        <w:t xml:space="preserve"> </w:t>
      </w:r>
      <w:r>
        <w:t>system</w:t>
      </w:r>
      <w:r>
        <w:rPr>
          <w:spacing w:val="-8"/>
        </w:rPr>
        <w:t xml:space="preserve"> </w:t>
      </w:r>
      <w:r>
        <w:t>PWSID</w:t>
      </w:r>
      <w:r>
        <w:rPr>
          <w:spacing w:val="-8"/>
        </w:rPr>
        <w:t xml:space="preserve"> </w:t>
      </w:r>
      <w:r>
        <w:t>associated</w:t>
      </w:r>
      <w:r>
        <w:rPr>
          <w:spacing w:val="-8"/>
        </w:rPr>
        <w:t xml:space="preserve"> </w:t>
      </w:r>
      <w:r>
        <w:t>with</w:t>
      </w:r>
      <w:r>
        <w:rPr>
          <w:spacing w:val="-8"/>
        </w:rPr>
        <w:t xml:space="preserve"> </w:t>
      </w:r>
      <w:r>
        <w:t>that</w:t>
      </w:r>
      <w:r>
        <w:rPr>
          <w:spacing w:val="-8"/>
        </w:rPr>
        <w:t xml:space="preserve"> </w:t>
      </w:r>
      <w:r>
        <w:t>facility</w:t>
      </w:r>
      <w:r>
        <w:rPr>
          <w:spacing w:val="-8"/>
        </w:rPr>
        <w:t xml:space="preserve"> </w:t>
      </w:r>
      <w:r>
        <w:t>is</w:t>
      </w:r>
      <w:r>
        <w:rPr>
          <w:spacing w:val="-8"/>
        </w:rPr>
        <w:t xml:space="preserve"> </w:t>
      </w:r>
      <w:r>
        <w:t>serving</w:t>
      </w:r>
      <w:r>
        <w:rPr>
          <w:spacing w:val="-8"/>
        </w:rPr>
        <w:t xml:space="preserve"> </w:t>
      </w:r>
      <w:r>
        <w:t>public</w:t>
      </w:r>
      <w:r>
        <w:rPr>
          <w:spacing w:val="-8"/>
        </w:rPr>
        <w:t xml:space="preserve"> </w:t>
      </w:r>
      <w:r>
        <w:t>water</w:t>
      </w:r>
      <w:r>
        <w:rPr>
          <w:spacing w:val="-9"/>
        </w:rPr>
        <w:t xml:space="preserve"> </w:t>
      </w:r>
      <w:r>
        <w:t>to</w:t>
      </w:r>
      <w:r>
        <w:rPr>
          <w:spacing w:val="-8"/>
        </w:rPr>
        <w:t xml:space="preserve"> </w:t>
      </w:r>
      <w:r>
        <w:t>that</w:t>
      </w:r>
      <w:r>
        <w:rPr>
          <w:spacing w:val="-8"/>
        </w:rPr>
        <w:t xml:space="preserve"> </w:t>
      </w:r>
      <w:r>
        <w:t>census</w:t>
      </w:r>
      <w:r>
        <w:rPr>
          <w:spacing w:val="-8"/>
        </w:rPr>
        <w:t xml:space="preserve"> </w:t>
      </w:r>
      <w:r>
        <w:t>block.</w:t>
      </w:r>
      <w:r>
        <w:rPr>
          <w:spacing w:val="14"/>
        </w:rPr>
        <w:t xml:space="preserve"> </w:t>
      </w:r>
      <w:r>
        <w:t>A</w:t>
      </w:r>
      <w:r>
        <w:rPr>
          <w:spacing w:val="-8"/>
        </w:rPr>
        <w:t xml:space="preserve"> </w:t>
      </w:r>
      <w:r>
        <w:t xml:space="preserve">full comparison between the training and testing sets is shown in Table </w:t>
      </w:r>
      <w:hyperlink w:anchor="_bookmark15" w:history="1">
        <w:r>
          <w:rPr>
            <w:color w:val="0000FF"/>
          </w:rPr>
          <w:t>7</w:t>
        </w:r>
      </w:hyperlink>
    </w:p>
    <w:p w14:paraId="2A75AD3B" w14:textId="77777777" w:rsidR="00041B53" w:rsidRDefault="00104982">
      <w:pPr>
        <w:pStyle w:val="BodyText"/>
        <w:spacing w:before="139" w:line="218" w:lineRule="auto"/>
        <w:ind w:left="140" w:right="307" w:hanging="8"/>
        <w:jc w:val="both"/>
      </w:pPr>
      <w:r>
        <w:t xml:space="preserve">The data used to build the random forest model was split randomly across Arizona, Arkansas, California, Connecticut, </w:t>
      </w:r>
      <w:proofErr w:type="gramStart"/>
      <w:r>
        <w:t>New Jersey</w:t>
      </w:r>
      <w:proofErr w:type="gramEnd"/>
      <w:r>
        <w:t xml:space="preserve"> and Texas into training and testing sets (Table </w:t>
      </w:r>
      <w:hyperlink w:anchor="_bookmark15" w:history="1">
        <w:r>
          <w:rPr>
            <w:color w:val="0000FF"/>
          </w:rPr>
          <w:t>7</w:t>
        </w:r>
      </w:hyperlink>
      <w:r>
        <w:t>).</w:t>
      </w:r>
      <w:r>
        <w:rPr>
          <w:spacing w:val="40"/>
        </w:rPr>
        <w:t xml:space="preserve"> </w:t>
      </w:r>
      <w:r>
        <w:t>This is done</w:t>
      </w:r>
      <w:r>
        <w:rPr>
          <w:spacing w:val="-11"/>
        </w:rPr>
        <w:t xml:space="preserve"> </w:t>
      </w:r>
      <w:r>
        <w:t>so</w:t>
      </w:r>
      <w:r>
        <w:rPr>
          <w:spacing w:val="-11"/>
        </w:rPr>
        <w:t xml:space="preserve"> </w:t>
      </w:r>
      <w:r>
        <w:t>the</w:t>
      </w:r>
      <w:r>
        <w:rPr>
          <w:spacing w:val="-11"/>
        </w:rPr>
        <w:t xml:space="preserve"> </w:t>
      </w:r>
      <w:r>
        <w:t>relationships</w:t>
      </w:r>
      <w:r>
        <w:rPr>
          <w:spacing w:val="-11"/>
        </w:rPr>
        <w:t xml:space="preserve"> </w:t>
      </w:r>
      <w:r>
        <w:t>constructed</w:t>
      </w:r>
      <w:r>
        <w:rPr>
          <w:spacing w:val="-11"/>
        </w:rPr>
        <w:t xml:space="preserve"> </w:t>
      </w:r>
      <w:r>
        <w:t>by</w:t>
      </w:r>
      <w:r>
        <w:rPr>
          <w:spacing w:val="-11"/>
        </w:rPr>
        <w:t xml:space="preserve"> </w:t>
      </w:r>
      <w:r>
        <w:t>the</w:t>
      </w:r>
      <w:r>
        <w:rPr>
          <w:spacing w:val="-11"/>
        </w:rPr>
        <w:t xml:space="preserve"> </w:t>
      </w:r>
      <w:r>
        <w:t>random</w:t>
      </w:r>
      <w:r>
        <w:rPr>
          <w:spacing w:val="-11"/>
        </w:rPr>
        <w:t xml:space="preserve"> </w:t>
      </w:r>
      <w:r>
        <w:t>forest</w:t>
      </w:r>
      <w:r>
        <w:rPr>
          <w:spacing w:val="-11"/>
        </w:rPr>
        <w:t xml:space="preserve"> </w:t>
      </w:r>
      <w:r>
        <w:t>model</w:t>
      </w:r>
      <w:r>
        <w:rPr>
          <w:spacing w:val="-11"/>
        </w:rPr>
        <w:t xml:space="preserve"> </w:t>
      </w:r>
      <w:r>
        <w:t>can</w:t>
      </w:r>
      <w:r>
        <w:rPr>
          <w:spacing w:val="-11"/>
        </w:rPr>
        <w:t xml:space="preserve"> </w:t>
      </w:r>
      <w:r>
        <w:t>be</w:t>
      </w:r>
      <w:r>
        <w:rPr>
          <w:spacing w:val="-11"/>
        </w:rPr>
        <w:t xml:space="preserve"> </w:t>
      </w:r>
      <w:r>
        <w:t>evaluated</w:t>
      </w:r>
      <w:r>
        <w:rPr>
          <w:spacing w:val="-11"/>
        </w:rPr>
        <w:t xml:space="preserve"> </w:t>
      </w:r>
      <w:r>
        <w:t>against</w:t>
      </w:r>
      <w:r>
        <w:rPr>
          <w:spacing w:val="-11"/>
        </w:rPr>
        <w:t xml:space="preserve"> </w:t>
      </w:r>
      <w:r>
        <w:t>data</w:t>
      </w:r>
      <w:r>
        <w:rPr>
          <w:spacing w:val="-11"/>
        </w:rPr>
        <w:t xml:space="preserve"> </w:t>
      </w:r>
      <w:r>
        <w:t>it has not been exposed to (out-of-bag sample).</w:t>
      </w:r>
    </w:p>
    <w:p w14:paraId="2A75AD3C" w14:textId="77777777" w:rsidR="00041B53" w:rsidRDefault="00104982">
      <w:pPr>
        <w:pStyle w:val="BodyText"/>
        <w:spacing w:before="195"/>
        <w:ind w:left="395" w:right="592"/>
        <w:jc w:val="center"/>
      </w:pPr>
      <w:bookmarkStart w:id="65" w:name="_bookmark15"/>
      <w:bookmarkEnd w:id="65"/>
      <w:r>
        <w:t>Table</w:t>
      </w:r>
      <w:r>
        <w:rPr>
          <w:spacing w:val="-1"/>
        </w:rPr>
        <w:t xml:space="preserve"> </w:t>
      </w:r>
      <w:r>
        <w:t>7:</w:t>
      </w:r>
      <w:r>
        <w:rPr>
          <w:spacing w:val="-1"/>
        </w:rPr>
        <w:t xml:space="preserve"> </w:t>
      </w:r>
      <w:r>
        <w:t>Summary</w:t>
      </w:r>
      <w:r>
        <w:rPr>
          <w:spacing w:val="-1"/>
        </w:rPr>
        <w:t xml:space="preserve"> </w:t>
      </w:r>
      <w:r>
        <w:t>statistics of</w:t>
      </w:r>
      <w:r>
        <w:rPr>
          <w:spacing w:val="-1"/>
        </w:rPr>
        <w:t xml:space="preserve"> </w:t>
      </w:r>
      <w:r>
        <w:t>the</w:t>
      </w:r>
      <w:r>
        <w:rPr>
          <w:spacing w:val="-1"/>
        </w:rPr>
        <w:t xml:space="preserve"> </w:t>
      </w:r>
      <w:r>
        <w:t>training</w:t>
      </w:r>
      <w:r>
        <w:rPr>
          <w:spacing w:val="-1"/>
        </w:rPr>
        <w:t xml:space="preserve"> </w:t>
      </w:r>
      <w:r>
        <w:t>and testing</w:t>
      </w:r>
      <w:r>
        <w:rPr>
          <w:spacing w:val="-1"/>
        </w:rPr>
        <w:t xml:space="preserve"> </w:t>
      </w:r>
      <w:r>
        <w:t>sets</w:t>
      </w:r>
      <w:r>
        <w:rPr>
          <w:spacing w:val="-1"/>
        </w:rPr>
        <w:t xml:space="preserve"> </w:t>
      </w:r>
      <w:r>
        <w:t>used</w:t>
      </w:r>
      <w:r>
        <w:rPr>
          <w:spacing w:val="-1"/>
        </w:rPr>
        <w:t xml:space="preserve"> </w:t>
      </w:r>
      <w:r>
        <w:t>to build</w:t>
      </w:r>
      <w:r>
        <w:rPr>
          <w:spacing w:val="-1"/>
        </w:rPr>
        <w:t xml:space="preserve"> </w:t>
      </w:r>
      <w:r>
        <w:t>the</w:t>
      </w:r>
      <w:r>
        <w:rPr>
          <w:spacing w:val="-1"/>
        </w:rPr>
        <w:t xml:space="preserve"> </w:t>
      </w:r>
      <w:r>
        <w:t>random</w:t>
      </w:r>
      <w:r>
        <w:rPr>
          <w:spacing w:val="-1"/>
        </w:rPr>
        <w:t xml:space="preserve"> </w:t>
      </w:r>
      <w:r>
        <w:rPr>
          <w:spacing w:val="-2"/>
        </w:rPr>
        <w:t>forest.</w:t>
      </w:r>
    </w:p>
    <w:p w14:paraId="2A75AD3D" w14:textId="77777777" w:rsidR="00041B53" w:rsidRDefault="00104982">
      <w:pPr>
        <w:pStyle w:val="BodyText"/>
        <w:spacing w:before="10"/>
        <w:rPr>
          <w:sz w:val="14"/>
        </w:rPr>
      </w:pPr>
      <w:r>
        <w:rPr>
          <w:noProof/>
        </w:rPr>
        <mc:AlternateContent>
          <mc:Choice Requires="wps">
            <w:drawing>
              <wp:anchor distT="0" distB="0" distL="0" distR="0" simplePos="0" relativeHeight="487599104" behindDoc="1" locked="0" layoutInCell="1" allowOverlap="1" wp14:anchorId="2A75AE62" wp14:editId="2A75AE63">
                <wp:simplePos x="0" y="0"/>
                <wp:positionH relativeFrom="page">
                  <wp:posOffset>2380716</wp:posOffset>
                </wp:positionH>
                <wp:positionV relativeFrom="paragraph">
                  <wp:posOffset>141896</wp:posOffset>
                </wp:positionV>
                <wp:extent cx="3011170" cy="127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11170" cy="1270"/>
                        </a:xfrm>
                        <a:custGeom>
                          <a:avLst/>
                          <a:gdLst/>
                          <a:ahLst/>
                          <a:cxnLst/>
                          <a:rect l="l" t="t" r="r" b="b"/>
                          <a:pathLst>
                            <a:path w="3011170">
                              <a:moveTo>
                                <a:pt x="0" y="0"/>
                              </a:moveTo>
                              <a:lnTo>
                                <a:pt x="3010966" y="0"/>
                              </a:lnTo>
                            </a:path>
                          </a:pathLst>
                        </a:custGeom>
                        <a:ln w="110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7C4A79" id="Graphic 116" o:spid="_x0000_s1026" style="position:absolute;margin-left:187.45pt;margin-top:11.15pt;width:237.1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3011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" path="m,l3010966,e" filled="f" strokeweight=".30786mm">
                <v:path arrowok="t"/>
                <w10:wrap type="topAndBottom" anchorx="page"/>
              </v:shape>
            </w:pict>
          </mc:Fallback>
        </mc:AlternateContent>
      </w:r>
    </w:p>
    <w:p w14:paraId="2A75AD3E" w14:textId="77777777" w:rsidR="00041B53" w:rsidRDefault="00104982">
      <w:pPr>
        <w:pStyle w:val="BodyText"/>
        <w:tabs>
          <w:tab w:val="left" w:pos="5892"/>
        </w:tabs>
        <w:spacing w:before="20" w:after="58"/>
        <w:ind w:left="4306"/>
      </w:pPr>
      <w:r>
        <w:rPr>
          <w:spacing w:val="-2"/>
        </w:rPr>
        <w:t>Training</w:t>
      </w:r>
      <w:r>
        <w:rPr>
          <w:spacing w:val="-6"/>
        </w:rPr>
        <w:t xml:space="preserve"> </w:t>
      </w:r>
      <w:r>
        <w:rPr>
          <w:spacing w:val="-5"/>
        </w:rPr>
        <w:t>Set</w:t>
      </w:r>
      <w:r>
        <w:tab/>
      </w:r>
      <w:r>
        <w:rPr>
          <w:spacing w:val="-2"/>
        </w:rPr>
        <w:t>Testing</w:t>
      </w:r>
      <w:r>
        <w:rPr>
          <w:spacing w:val="5"/>
        </w:rPr>
        <w:t xml:space="preserve"> </w:t>
      </w:r>
      <w:r>
        <w:rPr>
          <w:spacing w:val="-5"/>
        </w:rPr>
        <w:t>Set</w:t>
      </w:r>
    </w:p>
    <w:p w14:paraId="2A75AD3F" w14:textId="77777777" w:rsidR="00041B53" w:rsidRDefault="00104982">
      <w:pPr>
        <w:pStyle w:val="BodyText"/>
        <w:spacing w:line="20" w:lineRule="exact"/>
        <w:ind w:left="2449"/>
        <w:rPr>
          <w:sz w:val="2"/>
        </w:rPr>
      </w:pPr>
      <w:r>
        <w:rPr>
          <w:noProof/>
          <w:sz w:val="2"/>
        </w:rPr>
        <mc:AlternateContent>
          <mc:Choice Requires="wpg">
            <w:drawing>
              <wp:inline distT="0" distB="0" distL="0" distR="0" wp14:anchorId="2A75AE64" wp14:editId="2A75AE65">
                <wp:extent cx="3011170" cy="6985"/>
                <wp:effectExtent l="9525" t="0" r="0" b="2539"/>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11170" cy="6985"/>
                          <a:chOff x="0" y="0"/>
                          <a:chExt cx="3011170" cy="6985"/>
                        </a:xfrm>
                      </wpg:grpSpPr>
                      <wps:wsp>
                        <wps:cNvPr id="118" name="Graphic 118"/>
                        <wps:cNvSpPr/>
                        <wps:spPr>
                          <a:xfrm>
                            <a:off x="0" y="3463"/>
                            <a:ext cx="3011170" cy="1270"/>
                          </a:xfrm>
                          <a:custGeom>
                            <a:avLst/>
                            <a:gdLst/>
                            <a:ahLst/>
                            <a:cxnLst/>
                            <a:rect l="l" t="t" r="r" b="b"/>
                            <a:pathLst>
                              <a:path w="3011170">
                                <a:moveTo>
                                  <a:pt x="0" y="0"/>
                                </a:moveTo>
                                <a:lnTo>
                                  <a:pt x="3010966" y="0"/>
                                </a:lnTo>
                              </a:path>
                            </a:pathLst>
                          </a:custGeom>
                          <a:ln w="69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2F4C767" id="Group 117" o:spid="_x0000_s1026" style="width:237.1pt;height:.55pt;mso-position-horizontal-relative:char;mso-position-vertical-relative:line" coordsize="3011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">
                <v:shape id="Graphic 118" o:spid="_x0000_s1027" style="position:absolute;top:34;width:30111;height:13;visibility:visible;mso-wrap-style:square;v-text-anchor:top" coordsize="3011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" path="m,l3010966,e" filled="f" strokeweight=".19242mm">
                  <v:path arrowok="t"/>
                </v:shape>
                <w10:anchorlock/>
              </v:group>
            </w:pict>
          </mc:Fallback>
        </mc:AlternateContent>
      </w:r>
    </w:p>
    <w:p w14:paraId="2A75AD40" w14:textId="77777777" w:rsidR="00041B53" w:rsidRDefault="00104982">
      <w:pPr>
        <w:pStyle w:val="BodyText"/>
        <w:tabs>
          <w:tab w:val="left" w:pos="4306"/>
          <w:tab w:val="left" w:pos="5892"/>
        </w:tabs>
        <w:spacing w:before="26" w:line="218" w:lineRule="auto"/>
        <w:ind w:left="2449" w:right="2921"/>
      </w:pPr>
      <w:r>
        <w:rPr>
          <w:w w:val="145"/>
        </w:rPr>
        <w:t xml:space="preserve"># </w:t>
      </w:r>
      <w:r>
        <w:rPr>
          <w:w w:val="105"/>
        </w:rPr>
        <w:t>Rows</w:t>
      </w:r>
      <w:r>
        <w:tab/>
      </w:r>
      <w:r>
        <w:rPr>
          <w:w w:val="105"/>
        </w:rPr>
        <w:t xml:space="preserve">3.1 </w:t>
      </w:r>
      <w:proofErr w:type="gramStart"/>
      <w:r>
        <w:rPr>
          <w:w w:val="105"/>
        </w:rPr>
        <w:t>Million</w:t>
      </w:r>
      <w:proofErr w:type="gramEnd"/>
      <w:r>
        <w:tab/>
      </w:r>
      <w:r>
        <w:rPr>
          <w:spacing w:val="-2"/>
          <w:w w:val="105"/>
        </w:rPr>
        <w:t>47</w:t>
      </w:r>
      <w:r>
        <w:rPr>
          <w:spacing w:val="-11"/>
          <w:w w:val="105"/>
        </w:rPr>
        <w:t xml:space="preserve"> </w:t>
      </w:r>
      <w:r>
        <w:rPr>
          <w:spacing w:val="-2"/>
          <w:w w:val="105"/>
        </w:rPr>
        <w:t xml:space="preserve">Million </w:t>
      </w:r>
      <w:r>
        <w:rPr>
          <w:w w:val="135"/>
        </w:rPr>
        <w:t>#</w:t>
      </w:r>
      <w:r>
        <w:rPr>
          <w:spacing w:val="-19"/>
          <w:w w:val="135"/>
        </w:rPr>
        <w:t xml:space="preserve"> </w:t>
      </w:r>
      <w:r>
        <w:rPr>
          <w:w w:val="105"/>
        </w:rPr>
        <w:t>Census</w:t>
      </w:r>
      <w:r>
        <w:rPr>
          <w:spacing w:val="-8"/>
          <w:w w:val="105"/>
        </w:rPr>
        <w:t xml:space="preserve"> </w:t>
      </w:r>
      <w:r>
        <w:rPr>
          <w:spacing w:val="-2"/>
        </w:rPr>
        <w:t>Blocks</w:t>
      </w:r>
      <w:r>
        <w:tab/>
      </w:r>
      <w:r>
        <w:rPr>
          <w:w w:val="105"/>
        </w:rPr>
        <w:t>760</w:t>
      </w:r>
      <w:r>
        <w:rPr>
          <w:spacing w:val="-6"/>
          <w:w w:val="105"/>
        </w:rPr>
        <w:t xml:space="preserve"> </w:t>
      </w:r>
      <w:r>
        <w:rPr>
          <w:spacing w:val="-2"/>
          <w:w w:val="105"/>
        </w:rPr>
        <w:t>Thousand</w:t>
      </w:r>
      <w:r>
        <w:tab/>
      </w:r>
      <w:r>
        <w:rPr>
          <w:w w:val="105"/>
        </w:rPr>
        <w:t>1.1</w:t>
      </w:r>
      <w:r>
        <w:rPr>
          <w:spacing w:val="3"/>
          <w:w w:val="105"/>
        </w:rPr>
        <w:t xml:space="preserve"> </w:t>
      </w:r>
      <w:r>
        <w:rPr>
          <w:spacing w:val="-2"/>
          <w:w w:val="95"/>
        </w:rPr>
        <w:t>Million</w:t>
      </w:r>
    </w:p>
    <w:p w14:paraId="2A75AD41" w14:textId="77777777" w:rsidR="00041B53" w:rsidRDefault="00041B53">
      <w:pPr>
        <w:spacing w:line="218" w:lineRule="auto"/>
        <w:sectPr w:rsidR="00041B53">
          <w:pgSz w:w="12240" w:h="15840"/>
          <w:pgMar w:top="1340" w:right="1100" w:bottom="1180" w:left="1300" w:header="0" w:footer="897" w:gutter="0"/>
          <w:cols w:space="720"/>
        </w:sectPr>
      </w:pPr>
    </w:p>
    <w:p w14:paraId="2A75AD42" w14:textId="77777777" w:rsidR="00041B53" w:rsidRDefault="00041B53">
      <w:pPr>
        <w:pStyle w:val="BodyText"/>
        <w:spacing w:before="1"/>
        <w:rPr>
          <w:sz w:val="2"/>
        </w:rPr>
      </w:pPr>
    </w:p>
    <w:tbl>
      <w:tblPr>
        <w:tblW w:w="0" w:type="auto"/>
        <w:tblInd w:w="2456" w:type="dxa"/>
        <w:tblLayout w:type="fixed"/>
        <w:tblCellMar>
          <w:left w:w="0" w:type="dxa"/>
          <w:right w:w="0" w:type="dxa"/>
        </w:tblCellMar>
        <w:tblLook w:val="01E0" w:firstRow="1" w:lastRow="1" w:firstColumn="1" w:lastColumn="1" w:noHBand="0" w:noVBand="0"/>
      </w:tblPr>
      <w:tblGrid>
        <w:gridCol w:w="1484"/>
        <w:gridCol w:w="1840"/>
        <w:gridCol w:w="1418"/>
      </w:tblGrid>
      <w:tr w:rsidR="00041B53" w14:paraId="2A75AD46" w14:textId="77777777">
        <w:trPr>
          <w:trHeight w:val="366"/>
        </w:trPr>
        <w:tc>
          <w:tcPr>
            <w:tcW w:w="1484" w:type="dxa"/>
            <w:tcBorders>
              <w:top w:val="single" w:sz="8" w:space="0" w:color="000000"/>
              <w:bottom w:val="single" w:sz="6" w:space="0" w:color="000000"/>
            </w:tcBorders>
          </w:tcPr>
          <w:p w14:paraId="2A75AD43" w14:textId="77777777" w:rsidR="00041B53" w:rsidRDefault="00041B53">
            <w:pPr>
              <w:pStyle w:val="TableParagraph"/>
              <w:ind w:left="0"/>
              <w:rPr>
                <w:rFonts w:ascii="Times New Roman"/>
                <w:sz w:val="20"/>
              </w:rPr>
            </w:pPr>
          </w:p>
        </w:tc>
        <w:tc>
          <w:tcPr>
            <w:tcW w:w="1840" w:type="dxa"/>
            <w:tcBorders>
              <w:top w:val="single" w:sz="8" w:space="0" w:color="000000"/>
              <w:bottom w:val="single" w:sz="6" w:space="0" w:color="000000"/>
            </w:tcBorders>
          </w:tcPr>
          <w:p w14:paraId="2A75AD44" w14:textId="77777777" w:rsidR="00041B53" w:rsidRDefault="00104982">
            <w:pPr>
              <w:pStyle w:val="TableParagraph"/>
              <w:spacing w:before="18"/>
              <w:ind w:left="373"/>
            </w:pPr>
            <w:r>
              <w:rPr>
                <w:spacing w:val="-2"/>
              </w:rPr>
              <w:t>Training</w:t>
            </w:r>
            <w:r>
              <w:rPr>
                <w:spacing w:val="-6"/>
              </w:rPr>
              <w:t xml:space="preserve"> </w:t>
            </w:r>
            <w:r>
              <w:rPr>
                <w:spacing w:val="-5"/>
              </w:rPr>
              <w:t>Set</w:t>
            </w:r>
          </w:p>
        </w:tc>
        <w:tc>
          <w:tcPr>
            <w:tcW w:w="1418" w:type="dxa"/>
            <w:tcBorders>
              <w:top w:val="single" w:sz="8" w:space="0" w:color="000000"/>
              <w:bottom w:val="single" w:sz="6" w:space="0" w:color="000000"/>
            </w:tcBorders>
          </w:tcPr>
          <w:p w14:paraId="2A75AD45" w14:textId="77777777" w:rsidR="00041B53" w:rsidRDefault="00104982">
            <w:pPr>
              <w:pStyle w:val="TableParagraph"/>
              <w:spacing w:before="18"/>
            </w:pPr>
            <w:r>
              <w:rPr>
                <w:spacing w:val="-2"/>
              </w:rPr>
              <w:t>Testing</w:t>
            </w:r>
            <w:r>
              <w:rPr>
                <w:spacing w:val="5"/>
              </w:rPr>
              <w:t xml:space="preserve"> </w:t>
            </w:r>
            <w:r>
              <w:rPr>
                <w:spacing w:val="-5"/>
              </w:rPr>
              <w:t>Set</w:t>
            </w:r>
          </w:p>
        </w:tc>
      </w:tr>
      <w:tr w:rsidR="00041B53" w14:paraId="2A75AD4A" w14:textId="77777777">
        <w:trPr>
          <w:trHeight w:val="292"/>
        </w:trPr>
        <w:tc>
          <w:tcPr>
            <w:tcW w:w="1484" w:type="dxa"/>
            <w:tcBorders>
              <w:top w:val="single" w:sz="6" w:space="0" w:color="000000"/>
            </w:tcBorders>
          </w:tcPr>
          <w:p w14:paraId="2A75AD47" w14:textId="77777777" w:rsidR="00041B53" w:rsidRDefault="00104982">
            <w:pPr>
              <w:pStyle w:val="TableParagraph"/>
              <w:spacing w:before="18" w:line="255" w:lineRule="exact"/>
              <w:ind w:left="0"/>
            </w:pPr>
            <w:r>
              <w:rPr>
                <w:w w:val="145"/>
              </w:rPr>
              <w:t>#</w:t>
            </w:r>
            <w:r>
              <w:rPr>
                <w:spacing w:val="20"/>
                <w:w w:val="145"/>
              </w:rPr>
              <w:t xml:space="preserve"> </w:t>
            </w:r>
            <w:r>
              <w:rPr>
                <w:spacing w:val="-2"/>
                <w:w w:val="115"/>
              </w:rPr>
              <w:t>Correct</w:t>
            </w:r>
          </w:p>
        </w:tc>
        <w:tc>
          <w:tcPr>
            <w:tcW w:w="1840" w:type="dxa"/>
            <w:tcBorders>
              <w:top w:val="single" w:sz="6" w:space="0" w:color="000000"/>
            </w:tcBorders>
          </w:tcPr>
          <w:p w14:paraId="2A75AD48" w14:textId="77777777" w:rsidR="00041B53" w:rsidRDefault="00104982">
            <w:pPr>
              <w:pStyle w:val="TableParagraph"/>
              <w:spacing w:before="18" w:line="255" w:lineRule="exact"/>
              <w:ind w:left="373"/>
            </w:pPr>
            <w:r>
              <w:t>350</w:t>
            </w:r>
            <w:r>
              <w:rPr>
                <w:spacing w:val="13"/>
              </w:rPr>
              <w:t xml:space="preserve"> </w:t>
            </w:r>
            <w:proofErr w:type="gramStart"/>
            <w:r>
              <w:rPr>
                <w:spacing w:val="-2"/>
              </w:rPr>
              <w:t>Thousand</w:t>
            </w:r>
            <w:proofErr w:type="gramEnd"/>
          </w:p>
        </w:tc>
        <w:tc>
          <w:tcPr>
            <w:tcW w:w="1418" w:type="dxa"/>
            <w:tcBorders>
              <w:top w:val="single" w:sz="6" w:space="0" w:color="000000"/>
            </w:tcBorders>
          </w:tcPr>
          <w:p w14:paraId="2A75AD49" w14:textId="77777777" w:rsidR="00041B53" w:rsidRDefault="00104982">
            <w:pPr>
              <w:pStyle w:val="TableParagraph"/>
              <w:spacing w:before="18" w:line="255" w:lineRule="exact"/>
            </w:pPr>
            <w:r>
              <w:t>4.2</w:t>
            </w:r>
            <w:r>
              <w:rPr>
                <w:spacing w:val="19"/>
              </w:rPr>
              <w:t xml:space="preserve"> </w:t>
            </w:r>
            <w:proofErr w:type="gramStart"/>
            <w:r>
              <w:rPr>
                <w:spacing w:val="-2"/>
              </w:rPr>
              <w:t>Million</w:t>
            </w:r>
            <w:proofErr w:type="gramEnd"/>
          </w:p>
        </w:tc>
      </w:tr>
      <w:tr w:rsidR="00041B53" w14:paraId="2A75AD4E" w14:textId="77777777">
        <w:trPr>
          <w:trHeight w:val="270"/>
        </w:trPr>
        <w:tc>
          <w:tcPr>
            <w:tcW w:w="1484" w:type="dxa"/>
          </w:tcPr>
          <w:p w14:paraId="2A75AD4B" w14:textId="77777777" w:rsidR="00041B53" w:rsidRDefault="00104982">
            <w:pPr>
              <w:pStyle w:val="TableParagraph"/>
              <w:spacing w:line="251" w:lineRule="exact"/>
              <w:ind w:left="-1"/>
            </w:pPr>
            <w:r>
              <w:rPr>
                <w:w w:val="145"/>
              </w:rPr>
              <w:t>#</w:t>
            </w:r>
            <w:r>
              <w:rPr>
                <w:spacing w:val="20"/>
                <w:w w:val="145"/>
              </w:rPr>
              <w:t xml:space="preserve"> </w:t>
            </w:r>
            <w:r>
              <w:rPr>
                <w:spacing w:val="-2"/>
                <w:w w:val="115"/>
              </w:rPr>
              <w:t>Incorrect</w:t>
            </w:r>
          </w:p>
        </w:tc>
        <w:tc>
          <w:tcPr>
            <w:tcW w:w="1840" w:type="dxa"/>
          </w:tcPr>
          <w:p w14:paraId="2A75AD4C" w14:textId="77777777" w:rsidR="00041B53" w:rsidRDefault="00104982">
            <w:pPr>
              <w:pStyle w:val="TableParagraph"/>
              <w:spacing w:line="251" w:lineRule="exact"/>
              <w:ind w:left="373"/>
            </w:pPr>
            <w:r>
              <w:t>2.8</w:t>
            </w:r>
            <w:r>
              <w:rPr>
                <w:spacing w:val="19"/>
              </w:rPr>
              <w:t xml:space="preserve"> </w:t>
            </w:r>
            <w:proofErr w:type="gramStart"/>
            <w:r>
              <w:rPr>
                <w:spacing w:val="-2"/>
              </w:rPr>
              <w:t>Million</w:t>
            </w:r>
            <w:proofErr w:type="gramEnd"/>
          </w:p>
        </w:tc>
        <w:tc>
          <w:tcPr>
            <w:tcW w:w="1418" w:type="dxa"/>
          </w:tcPr>
          <w:p w14:paraId="2A75AD4D" w14:textId="77777777" w:rsidR="00041B53" w:rsidRDefault="00104982">
            <w:pPr>
              <w:pStyle w:val="TableParagraph"/>
              <w:spacing w:line="251" w:lineRule="exact"/>
            </w:pPr>
            <w:r>
              <w:t>42.7</w:t>
            </w:r>
            <w:r>
              <w:rPr>
                <w:spacing w:val="17"/>
              </w:rPr>
              <w:t xml:space="preserve"> </w:t>
            </w:r>
            <w:proofErr w:type="gramStart"/>
            <w:r>
              <w:rPr>
                <w:spacing w:val="-2"/>
              </w:rPr>
              <w:t>Million</w:t>
            </w:r>
            <w:proofErr w:type="gramEnd"/>
          </w:p>
        </w:tc>
      </w:tr>
      <w:tr w:rsidR="00041B53" w14:paraId="2A75AD52" w14:textId="77777777">
        <w:trPr>
          <w:trHeight w:val="344"/>
        </w:trPr>
        <w:tc>
          <w:tcPr>
            <w:tcW w:w="1484" w:type="dxa"/>
            <w:tcBorders>
              <w:bottom w:val="single" w:sz="8" w:space="0" w:color="000000"/>
            </w:tcBorders>
          </w:tcPr>
          <w:p w14:paraId="2A75AD4F" w14:textId="77777777" w:rsidR="00041B53" w:rsidRDefault="00104982">
            <w:pPr>
              <w:pStyle w:val="TableParagraph"/>
              <w:spacing w:line="293" w:lineRule="exact"/>
              <w:ind w:left="-1"/>
            </w:pPr>
            <w:r>
              <w:rPr>
                <w:w w:val="145"/>
              </w:rPr>
              <w:t>#</w:t>
            </w:r>
            <w:r>
              <w:rPr>
                <w:spacing w:val="20"/>
                <w:w w:val="145"/>
              </w:rPr>
              <w:t xml:space="preserve"> </w:t>
            </w:r>
            <w:r>
              <w:rPr>
                <w:spacing w:val="-2"/>
                <w:w w:val="115"/>
              </w:rPr>
              <w:t>Systems</w:t>
            </w:r>
          </w:p>
        </w:tc>
        <w:tc>
          <w:tcPr>
            <w:tcW w:w="1840" w:type="dxa"/>
            <w:tcBorders>
              <w:bottom w:val="single" w:sz="8" w:space="0" w:color="000000"/>
            </w:tcBorders>
          </w:tcPr>
          <w:p w14:paraId="2A75AD50" w14:textId="77777777" w:rsidR="00041B53" w:rsidRDefault="00104982">
            <w:pPr>
              <w:pStyle w:val="TableParagraph"/>
              <w:spacing w:line="293" w:lineRule="exact"/>
              <w:ind w:left="373"/>
            </w:pPr>
            <w:r>
              <w:t>1.7</w:t>
            </w:r>
            <w:r>
              <w:rPr>
                <w:spacing w:val="19"/>
              </w:rPr>
              <w:t xml:space="preserve"> </w:t>
            </w:r>
            <w:proofErr w:type="gramStart"/>
            <w:r>
              <w:rPr>
                <w:spacing w:val="-2"/>
              </w:rPr>
              <w:t>Thousand</w:t>
            </w:r>
            <w:proofErr w:type="gramEnd"/>
          </w:p>
        </w:tc>
        <w:tc>
          <w:tcPr>
            <w:tcW w:w="1418" w:type="dxa"/>
            <w:tcBorders>
              <w:bottom w:val="single" w:sz="8" w:space="0" w:color="000000"/>
            </w:tcBorders>
          </w:tcPr>
          <w:p w14:paraId="2A75AD51" w14:textId="77777777" w:rsidR="00041B53" w:rsidRDefault="00104982">
            <w:pPr>
              <w:pStyle w:val="TableParagraph"/>
              <w:spacing w:line="293" w:lineRule="exact"/>
            </w:pPr>
            <w:r>
              <w:t>1.7</w:t>
            </w:r>
            <w:r>
              <w:rPr>
                <w:spacing w:val="19"/>
              </w:rPr>
              <w:t xml:space="preserve"> </w:t>
            </w:r>
            <w:proofErr w:type="gramStart"/>
            <w:r>
              <w:rPr>
                <w:spacing w:val="-7"/>
              </w:rPr>
              <w:t>Thousand</w:t>
            </w:r>
            <w:proofErr w:type="gramEnd"/>
          </w:p>
        </w:tc>
      </w:tr>
    </w:tbl>
    <w:p w14:paraId="2A75AD53" w14:textId="77777777" w:rsidR="00041B53" w:rsidRDefault="00041B53">
      <w:pPr>
        <w:pStyle w:val="BodyText"/>
        <w:spacing w:before="8"/>
        <w:rPr>
          <w:sz w:val="21"/>
        </w:rPr>
      </w:pPr>
    </w:p>
    <w:p w14:paraId="2A75AD54" w14:textId="77777777" w:rsidR="00041B53" w:rsidRDefault="00104982">
      <w:pPr>
        <w:pStyle w:val="BodyText"/>
        <w:spacing w:before="136" w:line="218" w:lineRule="auto"/>
        <w:ind w:left="140" w:right="339" w:hanging="8"/>
        <w:jc w:val="both"/>
      </w:pPr>
      <w:r>
        <w:t>The</w:t>
      </w:r>
      <w:r>
        <w:rPr>
          <w:spacing w:val="-12"/>
        </w:rPr>
        <w:t xml:space="preserve"> </w:t>
      </w:r>
      <w:r>
        <w:t>random</w:t>
      </w:r>
      <w:r>
        <w:rPr>
          <w:spacing w:val="-12"/>
        </w:rPr>
        <w:t xml:space="preserve"> </w:t>
      </w:r>
      <w:r>
        <w:t>forest</w:t>
      </w:r>
      <w:r>
        <w:rPr>
          <w:spacing w:val="-12"/>
        </w:rPr>
        <w:t xml:space="preserve"> </w:t>
      </w:r>
      <w:r>
        <w:t>model</w:t>
      </w:r>
      <w:r>
        <w:rPr>
          <w:spacing w:val="-12"/>
        </w:rPr>
        <w:t xml:space="preserve"> </w:t>
      </w:r>
      <w:r>
        <w:t>was</w:t>
      </w:r>
      <w:r>
        <w:rPr>
          <w:spacing w:val="-12"/>
        </w:rPr>
        <w:t xml:space="preserve"> </w:t>
      </w:r>
      <w:r>
        <w:t>tuned</w:t>
      </w:r>
      <w:r>
        <w:rPr>
          <w:spacing w:val="-12"/>
        </w:rPr>
        <w:t xml:space="preserve"> </w:t>
      </w:r>
      <w:r>
        <w:t>on</w:t>
      </w:r>
      <w:r>
        <w:rPr>
          <w:spacing w:val="-12"/>
        </w:rPr>
        <w:t xml:space="preserve"> </w:t>
      </w:r>
      <w:r>
        <w:t>the</w:t>
      </w:r>
      <w:r>
        <w:rPr>
          <w:spacing w:val="-12"/>
        </w:rPr>
        <w:t xml:space="preserve"> </w:t>
      </w:r>
      <w:r>
        <w:t>number</w:t>
      </w:r>
      <w:r>
        <w:rPr>
          <w:spacing w:val="-12"/>
        </w:rPr>
        <w:t xml:space="preserve"> </w:t>
      </w:r>
      <w:r>
        <w:t>of</w:t>
      </w:r>
      <w:r>
        <w:rPr>
          <w:spacing w:val="-12"/>
        </w:rPr>
        <w:t xml:space="preserve"> </w:t>
      </w:r>
      <w:r>
        <w:t>trees</w:t>
      </w:r>
      <w:r>
        <w:rPr>
          <w:spacing w:val="-12"/>
        </w:rPr>
        <w:t xml:space="preserve"> </w:t>
      </w:r>
      <w:r>
        <w:t>and</w:t>
      </w:r>
      <w:r>
        <w:rPr>
          <w:spacing w:val="-12"/>
        </w:rPr>
        <w:t xml:space="preserve"> </w:t>
      </w:r>
      <w:r>
        <w:t>the</w:t>
      </w:r>
      <w:r>
        <w:rPr>
          <w:spacing w:val="-12"/>
        </w:rPr>
        <w:t xml:space="preserve"> </w:t>
      </w:r>
      <w:r>
        <w:t>value</w:t>
      </w:r>
      <w:r>
        <w:rPr>
          <w:spacing w:val="-12"/>
        </w:rPr>
        <w:t xml:space="preserve"> </w:t>
      </w:r>
      <w:r>
        <w:t>of</w:t>
      </w:r>
      <w:r>
        <w:rPr>
          <w:spacing w:val="-12"/>
        </w:rPr>
        <w:t xml:space="preserve"> </w:t>
      </w:r>
      <w:r>
        <w:t>m-try</w:t>
      </w:r>
      <w:r>
        <w:rPr>
          <w:spacing w:val="-12"/>
        </w:rPr>
        <w:t xml:space="preserve"> </w:t>
      </w:r>
      <w:r>
        <w:t>(the</w:t>
      </w:r>
      <w:r>
        <w:rPr>
          <w:spacing w:val="-12"/>
        </w:rPr>
        <w:t xml:space="preserve"> </w:t>
      </w:r>
      <w:r>
        <w:t>number</w:t>
      </w:r>
      <w:r>
        <w:rPr>
          <w:spacing w:val="-12"/>
        </w:rPr>
        <w:t xml:space="preserve"> </w:t>
      </w:r>
      <w:r>
        <w:t xml:space="preserve">of </w:t>
      </w:r>
      <w:r>
        <w:rPr>
          <w:spacing w:val="-2"/>
        </w:rPr>
        <w:t>random</w:t>
      </w:r>
      <w:r>
        <w:rPr>
          <w:spacing w:val="-11"/>
        </w:rPr>
        <w:t xml:space="preserve"> </w:t>
      </w:r>
      <w:r>
        <w:rPr>
          <w:spacing w:val="-2"/>
        </w:rPr>
        <w:t>variables</w:t>
      </w:r>
      <w:r>
        <w:rPr>
          <w:spacing w:val="-11"/>
        </w:rPr>
        <w:t xml:space="preserve"> </w:t>
      </w:r>
      <w:r>
        <w:rPr>
          <w:spacing w:val="-2"/>
        </w:rPr>
        <w:t>considered</w:t>
      </w:r>
      <w:r>
        <w:rPr>
          <w:spacing w:val="-10"/>
        </w:rPr>
        <w:t xml:space="preserve"> </w:t>
      </w:r>
      <w:r>
        <w:rPr>
          <w:spacing w:val="-2"/>
        </w:rPr>
        <w:t>at</w:t>
      </w:r>
      <w:r>
        <w:rPr>
          <w:spacing w:val="-11"/>
        </w:rPr>
        <w:t xml:space="preserve"> </w:t>
      </w:r>
      <w:r>
        <w:rPr>
          <w:spacing w:val="-2"/>
        </w:rPr>
        <w:t>each</w:t>
      </w:r>
      <w:r>
        <w:rPr>
          <w:spacing w:val="-10"/>
        </w:rPr>
        <w:t xml:space="preserve"> </w:t>
      </w:r>
      <w:r>
        <w:rPr>
          <w:spacing w:val="-2"/>
        </w:rPr>
        <w:t>split).</w:t>
      </w:r>
      <w:r>
        <w:rPr>
          <w:spacing w:val="12"/>
        </w:rPr>
        <w:t xml:space="preserve"> </w:t>
      </w:r>
      <w:r>
        <w:rPr>
          <w:spacing w:val="-2"/>
        </w:rPr>
        <w:t>The</w:t>
      </w:r>
      <w:r>
        <w:rPr>
          <w:spacing w:val="-10"/>
        </w:rPr>
        <w:t xml:space="preserve"> </w:t>
      </w:r>
      <w:r>
        <w:rPr>
          <w:spacing w:val="-2"/>
        </w:rPr>
        <w:t>final</w:t>
      </w:r>
      <w:r>
        <w:rPr>
          <w:spacing w:val="-11"/>
        </w:rPr>
        <w:t xml:space="preserve"> </w:t>
      </w:r>
      <w:r>
        <w:rPr>
          <w:spacing w:val="-2"/>
        </w:rPr>
        <w:t>model</w:t>
      </w:r>
      <w:r>
        <w:rPr>
          <w:spacing w:val="-10"/>
        </w:rPr>
        <w:t xml:space="preserve"> </w:t>
      </w:r>
      <w:r>
        <w:rPr>
          <w:spacing w:val="-2"/>
        </w:rPr>
        <w:t>used</w:t>
      </w:r>
      <w:r>
        <w:rPr>
          <w:spacing w:val="-11"/>
        </w:rPr>
        <w:t xml:space="preserve"> </w:t>
      </w:r>
      <w:r>
        <w:rPr>
          <w:spacing w:val="-2"/>
        </w:rPr>
        <w:t>a</w:t>
      </w:r>
      <w:r>
        <w:rPr>
          <w:spacing w:val="-11"/>
        </w:rPr>
        <w:t xml:space="preserve"> </w:t>
      </w:r>
      <w:r>
        <w:rPr>
          <w:spacing w:val="-2"/>
        </w:rPr>
        <w:t>forest</w:t>
      </w:r>
      <w:r>
        <w:rPr>
          <w:spacing w:val="-10"/>
        </w:rPr>
        <w:t xml:space="preserve"> </w:t>
      </w:r>
      <w:r>
        <w:rPr>
          <w:spacing w:val="-2"/>
        </w:rPr>
        <w:t>of</w:t>
      </w:r>
      <w:r>
        <w:rPr>
          <w:spacing w:val="-11"/>
        </w:rPr>
        <w:t xml:space="preserve"> </w:t>
      </w:r>
      <w:r>
        <w:rPr>
          <w:spacing w:val="-2"/>
        </w:rPr>
        <w:t>fifty</w:t>
      </w:r>
      <w:r>
        <w:rPr>
          <w:spacing w:val="-10"/>
        </w:rPr>
        <w:t xml:space="preserve"> </w:t>
      </w:r>
      <w:r>
        <w:rPr>
          <w:spacing w:val="-2"/>
        </w:rPr>
        <w:t>decision</w:t>
      </w:r>
      <w:r>
        <w:rPr>
          <w:spacing w:val="-11"/>
        </w:rPr>
        <w:t xml:space="preserve"> </w:t>
      </w:r>
      <w:r>
        <w:rPr>
          <w:spacing w:val="-2"/>
        </w:rPr>
        <w:t>trees</w:t>
      </w:r>
      <w:r>
        <w:rPr>
          <w:spacing w:val="-10"/>
        </w:rPr>
        <w:t xml:space="preserve"> </w:t>
      </w:r>
      <w:r>
        <w:rPr>
          <w:spacing w:val="-4"/>
        </w:rPr>
        <w:t>with</w:t>
      </w:r>
    </w:p>
    <w:p w14:paraId="2A75AD55" w14:textId="77777777" w:rsidR="00041B53" w:rsidRDefault="00104982">
      <w:pPr>
        <w:pStyle w:val="BodyText"/>
        <w:spacing w:before="2" w:line="216" w:lineRule="auto"/>
        <w:ind w:left="114" w:right="329" w:firstLine="25"/>
        <w:jc w:val="both"/>
      </w:pPr>
      <w:r>
        <w:rPr>
          <w:rFonts w:ascii="Cambria" w:eastAsia="Cambria" w:hAnsi="Cambria"/>
        </w:rPr>
        <w:t>𝑚</w:t>
      </w:r>
      <w:r>
        <w:rPr>
          <w:rFonts w:ascii="Cambria" w:eastAsia="Cambria" w:hAnsi="Cambria"/>
          <w:position w:val="-4"/>
          <w:sz w:val="15"/>
        </w:rPr>
        <w:t>𝑡𝑟𝑦</w:t>
      </w:r>
      <w:r>
        <w:rPr>
          <w:rFonts w:ascii="Cambria" w:eastAsia="Cambria" w:hAnsi="Cambria"/>
          <w:spacing w:val="29"/>
          <w:w w:val="110"/>
          <w:position w:val="-4"/>
          <w:sz w:val="15"/>
        </w:rPr>
        <w:t xml:space="preserve"> </w:t>
      </w:r>
      <w:r>
        <w:rPr>
          <w:rFonts w:ascii="Cambria" w:eastAsia="Cambria" w:hAnsi="Cambria"/>
          <w:w w:val="110"/>
        </w:rPr>
        <w:t xml:space="preserve">= </w:t>
      </w:r>
      <w:r>
        <w:rPr>
          <w:rFonts w:ascii="Cambria" w:eastAsia="Cambria" w:hAnsi="Cambria"/>
        </w:rPr>
        <w:t>20</w:t>
      </w:r>
      <w:r>
        <w:t>.</w:t>
      </w:r>
      <w:r>
        <w:rPr>
          <w:spacing w:val="33"/>
        </w:rPr>
        <w:t xml:space="preserve"> </w:t>
      </w:r>
      <w:r>
        <w:t>The out-of-bag testing set returned 4,201,409 ‘TRUE’ predictions (the system PWSID is correct) and 42,738,447 ‘FALSE’ predictions (the system PWSID is not correct) and predicted 99.7%</w:t>
      </w:r>
      <w:r>
        <w:rPr>
          <w:spacing w:val="-11"/>
        </w:rPr>
        <w:t xml:space="preserve"> </w:t>
      </w:r>
      <w:r>
        <w:t>of</w:t>
      </w:r>
      <w:r>
        <w:rPr>
          <w:spacing w:val="-11"/>
        </w:rPr>
        <w:t xml:space="preserve"> </w:t>
      </w:r>
      <w:r>
        <w:t>rows</w:t>
      </w:r>
      <w:r>
        <w:rPr>
          <w:spacing w:val="-11"/>
        </w:rPr>
        <w:t xml:space="preserve"> </w:t>
      </w:r>
      <w:r>
        <w:t>correctly.</w:t>
      </w:r>
      <w:r>
        <w:rPr>
          <w:spacing w:val="7"/>
        </w:rPr>
        <w:t xml:space="preserve"> </w:t>
      </w:r>
      <w:r>
        <w:t>The</w:t>
      </w:r>
      <w:r>
        <w:rPr>
          <w:spacing w:val="-11"/>
        </w:rPr>
        <w:t xml:space="preserve"> </w:t>
      </w:r>
      <w:r>
        <w:t>sensitivity</w:t>
      </w:r>
      <w:r>
        <w:rPr>
          <w:spacing w:val="-11"/>
        </w:rPr>
        <w:t xml:space="preserve"> </w:t>
      </w:r>
      <w:r>
        <w:t>(accuracy</w:t>
      </w:r>
      <w:r>
        <w:rPr>
          <w:spacing w:val="-11"/>
        </w:rPr>
        <w:t xml:space="preserve"> </w:t>
      </w:r>
      <w:r>
        <w:t>of</w:t>
      </w:r>
      <w:r>
        <w:rPr>
          <w:spacing w:val="-11"/>
        </w:rPr>
        <w:t xml:space="preserve"> </w:t>
      </w:r>
      <w:r>
        <w:t>true</w:t>
      </w:r>
      <w:r>
        <w:rPr>
          <w:spacing w:val="-11"/>
        </w:rPr>
        <w:t xml:space="preserve"> </w:t>
      </w:r>
      <w:r>
        <w:t>positives)</w:t>
      </w:r>
      <w:r>
        <w:rPr>
          <w:spacing w:val="-11"/>
        </w:rPr>
        <w:t xml:space="preserve"> </w:t>
      </w:r>
      <w:r>
        <w:t>was</w:t>
      </w:r>
      <w:r>
        <w:rPr>
          <w:spacing w:val="-11"/>
        </w:rPr>
        <w:t xml:space="preserve"> </w:t>
      </w:r>
      <w:r>
        <w:t>98.38%</w:t>
      </w:r>
      <w:r>
        <w:rPr>
          <w:spacing w:val="-11"/>
        </w:rPr>
        <w:t xml:space="preserve"> </w:t>
      </w:r>
      <w:r>
        <w:t>and</w:t>
      </w:r>
      <w:r>
        <w:rPr>
          <w:spacing w:val="-11"/>
        </w:rPr>
        <w:t xml:space="preserve"> </w:t>
      </w:r>
      <w:r>
        <w:t>the</w:t>
      </w:r>
      <w:r>
        <w:rPr>
          <w:spacing w:val="-11"/>
        </w:rPr>
        <w:t xml:space="preserve"> </w:t>
      </w:r>
      <w:r>
        <w:t>specificity (accuracy of true negatives) was 99.83%.</w:t>
      </w:r>
      <w:r>
        <w:rPr>
          <w:spacing w:val="31"/>
        </w:rPr>
        <w:t xml:space="preserve"> </w:t>
      </w:r>
      <w:r>
        <w:t>The kappa value for the entire testing set was 0.982.</w:t>
      </w:r>
    </w:p>
    <w:p w14:paraId="2A75AD56" w14:textId="77777777" w:rsidR="00041B53" w:rsidRDefault="00041B53">
      <w:pPr>
        <w:pStyle w:val="BodyText"/>
        <w:spacing w:before="7"/>
        <w:rPr>
          <w:sz w:val="33"/>
        </w:rPr>
      </w:pPr>
    </w:p>
    <w:p w14:paraId="2A75AD57" w14:textId="77777777" w:rsidR="00041B53" w:rsidRDefault="00104982">
      <w:pPr>
        <w:pStyle w:val="Heading1"/>
      </w:pPr>
      <w:bookmarkStart w:id="66" w:name="Post_Processing"/>
      <w:bookmarkStart w:id="67" w:name="_bookmark16"/>
      <w:bookmarkEnd w:id="66"/>
      <w:bookmarkEnd w:id="67"/>
      <w:r>
        <w:rPr>
          <w:w w:val="90"/>
        </w:rPr>
        <w:t>Post</w:t>
      </w:r>
      <w:r>
        <w:rPr>
          <w:spacing w:val="-14"/>
          <w:w w:val="90"/>
        </w:rPr>
        <w:t xml:space="preserve"> </w:t>
      </w:r>
      <w:r>
        <w:rPr>
          <w:spacing w:val="-2"/>
          <w:w w:val="90"/>
        </w:rPr>
        <w:t>Processing</w:t>
      </w:r>
    </w:p>
    <w:p w14:paraId="2A75AD58" w14:textId="77777777" w:rsidR="00041B53" w:rsidRDefault="00104982">
      <w:pPr>
        <w:pStyle w:val="BodyText"/>
        <w:spacing w:before="326" w:line="218" w:lineRule="auto"/>
        <w:ind w:left="140" w:right="337" w:hanging="8"/>
        <w:jc w:val="both"/>
      </w:pPr>
      <w:r>
        <w:t>The</w:t>
      </w:r>
      <w:r>
        <w:rPr>
          <w:spacing w:val="-6"/>
        </w:rPr>
        <w:t xml:space="preserve"> </w:t>
      </w:r>
      <w:r>
        <w:t>random</w:t>
      </w:r>
      <w:r>
        <w:rPr>
          <w:spacing w:val="-6"/>
        </w:rPr>
        <w:t xml:space="preserve"> </w:t>
      </w:r>
      <w:r>
        <w:t>forest</w:t>
      </w:r>
      <w:r>
        <w:rPr>
          <w:spacing w:val="-6"/>
        </w:rPr>
        <w:t xml:space="preserve"> </w:t>
      </w:r>
      <w:r>
        <w:t>model</w:t>
      </w:r>
      <w:r>
        <w:rPr>
          <w:spacing w:val="-6"/>
        </w:rPr>
        <w:t xml:space="preserve"> </w:t>
      </w:r>
      <w:r>
        <w:t>was</w:t>
      </w:r>
      <w:r>
        <w:rPr>
          <w:spacing w:val="-6"/>
        </w:rPr>
        <w:t xml:space="preserve"> </w:t>
      </w:r>
      <w:r>
        <w:t>post</w:t>
      </w:r>
      <w:r>
        <w:rPr>
          <w:spacing w:val="-6"/>
        </w:rPr>
        <w:t xml:space="preserve"> </w:t>
      </w:r>
      <w:r>
        <w:t>processed</w:t>
      </w:r>
      <w:r>
        <w:rPr>
          <w:spacing w:val="-6"/>
        </w:rPr>
        <w:t xml:space="preserve"> </w:t>
      </w:r>
      <w:r>
        <w:t>to</w:t>
      </w:r>
      <w:r>
        <w:rPr>
          <w:spacing w:val="-6"/>
        </w:rPr>
        <w:t xml:space="preserve"> </w:t>
      </w:r>
      <w:r>
        <w:t>“cleaned-up”</w:t>
      </w:r>
      <w:r>
        <w:rPr>
          <w:spacing w:val="-6"/>
        </w:rPr>
        <w:t xml:space="preserve"> </w:t>
      </w:r>
      <w:r>
        <w:t>to</w:t>
      </w:r>
      <w:r>
        <w:rPr>
          <w:spacing w:val="-6"/>
        </w:rPr>
        <w:t xml:space="preserve"> </w:t>
      </w:r>
      <w:r>
        <w:t>simplify</w:t>
      </w:r>
      <w:r>
        <w:rPr>
          <w:spacing w:val="-6"/>
        </w:rPr>
        <w:t xml:space="preserve"> </w:t>
      </w:r>
      <w:r>
        <w:t>the</w:t>
      </w:r>
      <w:r>
        <w:rPr>
          <w:spacing w:val="-6"/>
        </w:rPr>
        <w:t xml:space="preserve"> </w:t>
      </w:r>
      <w:r>
        <w:t>results</w:t>
      </w:r>
      <w:r>
        <w:rPr>
          <w:spacing w:val="-6"/>
        </w:rPr>
        <w:t xml:space="preserve"> </w:t>
      </w:r>
      <w:r>
        <w:t>and</w:t>
      </w:r>
      <w:r>
        <w:rPr>
          <w:spacing w:val="-6"/>
        </w:rPr>
        <w:t xml:space="preserve"> </w:t>
      </w:r>
      <w:r>
        <w:t>remove spatial outliers.</w:t>
      </w:r>
    </w:p>
    <w:p w14:paraId="2A75AD59" w14:textId="77777777" w:rsidR="00041B53" w:rsidRDefault="00041B53">
      <w:pPr>
        <w:pStyle w:val="BodyText"/>
        <w:spacing w:before="5"/>
        <w:rPr>
          <w:sz w:val="29"/>
        </w:rPr>
      </w:pPr>
    </w:p>
    <w:p w14:paraId="2A75AD5A" w14:textId="77777777" w:rsidR="00041B53" w:rsidRDefault="00104982">
      <w:pPr>
        <w:pStyle w:val="Heading2"/>
      </w:pPr>
      <w:bookmarkStart w:id="68" w:name="Hole_Filling"/>
      <w:bookmarkStart w:id="69" w:name="_bookmark17"/>
      <w:bookmarkEnd w:id="68"/>
      <w:bookmarkEnd w:id="69"/>
      <w:r>
        <w:rPr>
          <w:w w:val="85"/>
        </w:rPr>
        <w:t>Hole</w:t>
      </w:r>
      <w:r>
        <w:rPr>
          <w:spacing w:val="1"/>
        </w:rPr>
        <w:t xml:space="preserve"> </w:t>
      </w:r>
      <w:r>
        <w:rPr>
          <w:spacing w:val="-2"/>
          <w:w w:val="90"/>
        </w:rPr>
        <w:t>Filling</w:t>
      </w:r>
    </w:p>
    <w:p w14:paraId="2A75AD5B" w14:textId="77777777" w:rsidR="00041B53" w:rsidRDefault="00104982">
      <w:pPr>
        <w:pStyle w:val="BodyText"/>
        <w:spacing w:before="263" w:line="218" w:lineRule="auto"/>
        <w:ind w:left="140" w:right="337"/>
        <w:jc w:val="both"/>
      </w:pPr>
      <w:r>
        <w:rPr>
          <w:spacing w:val="-4"/>
        </w:rPr>
        <w:t>Random</w:t>
      </w:r>
      <w:r>
        <w:rPr>
          <w:spacing w:val="-7"/>
        </w:rPr>
        <w:t xml:space="preserve"> </w:t>
      </w:r>
      <w:r>
        <w:rPr>
          <w:spacing w:val="-4"/>
        </w:rPr>
        <w:t>forest</w:t>
      </w:r>
      <w:r>
        <w:rPr>
          <w:spacing w:val="-7"/>
        </w:rPr>
        <w:t xml:space="preserve"> </w:t>
      </w:r>
      <w:r>
        <w:rPr>
          <w:spacing w:val="-4"/>
        </w:rPr>
        <w:t>outputs</w:t>
      </w:r>
      <w:r>
        <w:rPr>
          <w:spacing w:val="-7"/>
        </w:rPr>
        <w:t xml:space="preserve"> </w:t>
      </w:r>
      <w:r>
        <w:rPr>
          <w:spacing w:val="-4"/>
        </w:rPr>
        <w:t>were</w:t>
      </w:r>
      <w:r>
        <w:rPr>
          <w:spacing w:val="-7"/>
        </w:rPr>
        <w:t xml:space="preserve"> </w:t>
      </w:r>
      <w:r>
        <w:rPr>
          <w:spacing w:val="-4"/>
        </w:rPr>
        <w:t>spatially</w:t>
      </w:r>
      <w:r>
        <w:rPr>
          <w:spacing w:val="-7"/>
        </w:rPr>
        <w:t xml:space="preserve"> </w:t>
      </w:r>
      <w:r>
        <w:rPr>
          <w:spacing w:val="-4"/>
        </w:rPr>
        <w:t>aggregated</w:t>
      </w:r>
      <w:r>
        <w:rPr>
          <w:spacing w:val="-7"/>
        </w:rPr>
        <w:t xml:space="preserve"> </w:t>
      </w:r>
      <w:r>
        <w:rPr>
          <w:spacing w:val="-4"/>
        </w:rPr>
        <w:t>from</w:t>
      </w:r>
      <w:r>
        <w:rPr>
          <w:spacing w:val="-7"/>
        </w:rPr>
        <w:t xml:space="preserve"> </w:t>
      </w:r>
      <w:r>
        <w:rPr>
          <w:spacing w:val="-4"/>
        </w:rPr>
        <w:t>the</w:t>
      </w:r>
      <w:r>
        <w:rPr>
          <w:spacing w:val="-7"/>
        </w:rPr>
        <w:t xml:space="preserve"> </w:t>
      </w:r>
      <w:r>
        <w:rPr>
          <w:spacing w:val="-4"/>
        </w:rPr>
        <w:t>census</w:t>
      </w:r>
      <w:r>
        <w:rPr>
          <w:spacing w:val="-7"/>
        </w:rPr>
        <w:t xml:space="preserve"> </w:t>
      </w:r>
      <w:r>
        <w:rPr>
          <w:spacing w:val="-4"/>
        </w:rPr>
        <w:t>block</w:t>
      </w:r>
      <w:r>
        <w:rPr>
          <w:spacing w:val="-7"/>
        </w:rPr>
        <w:t xml:space="preserve"> </w:t>
      </w:r>
      <w:r>
        <w:rPr>
          <w:spacing w:val="-4"/>
        </w:rPr>
        <w:t>to</w:t>
      </w:r>
      <w:r>
        <w:rPr>
          <w:spacing w:val="-7"/>
        </w:rPr>
        <w:t xml:space="preserve"> </w:t>
      </w:r>
      <w:r>
        <w:rPr>
          <w:spacing w:val="-4"/>
        </w:rPr>
        <w:t>the</w:t>
      </w:r>
      <w:r>
        <w:rPr>
          <w:spacing w:val="-7"/>
        </w:rPr>
        <w:t xml:space="preserve"> </w:t>
      </w:r>
      <w:r>
        <w:rPr>
          <w:spacing w:val="-4"/>
        </w:rPr>
        <w:t>PWSID.</w:t>
      </w:r>
      <w:r>
        <w:rPr>
          <w:spacing w:val="-7"/>
        </w:rPr>
        <w:t xml:space="preserve"> </w:t>
      </w:r>
      <w:r>
        <w:rPr>
          <w:spacing w:val="-4"/>
        </w:rPr>
        <w:t>To</w:t>
      </w:r>
      <w:r>
        <w:rPr>
          <w:spacing w:val="-7"/>
        </w:rPr>
        <w:t xml:space="preserve"> </w:t>
      </w:r>
      <w:r>
        <w:rPr>
          <w:spacing w:val="-4"/>
        </w:rPr>
        <w:t xml:space="preserve">overcome </w:t>
      </w:r>
      <w:r>
        <w:rPr>
          <w:spacing w:val="-2"/>
        </w:rPr>
        <w:t>spatial</w:t>
      </w:r>
      <w:r>
        <w:rPr>
          <w:spacing w:val="-14"/>
        </w:rPr>
        <w:t xml:space="preserve"> </w:t>
      </w:r>
      <w:r>
        <w:rPr>
          <w:spacing w:val="-2"/>
        </w:rPr>
        <w:t>issues,</w:t>
      </w:r>
      <w:r>
        <w:rPr>
          <w:spacing w:val="-12"/>
        </w:rPr>
        <w:t xml:space="preserve"> </w:t>
      </w:r>
      <w:r>
        <w:rPr>
          <w:spacing w:val="-2"/>
        </w:rPr>
        <w:t>such</w:t>
      </w:r>
      <w:r>
        <w:rPr>
          <w:spacing w:val="-12"/>
        </w:rPr>
        <w:t xml:space="preserve"> </w:t>
      </w:r>
      <w:r>
        <w:rPr>
          <w:spacing w:val="-2"/>
        </w:rPr>
        <w:t>as</w:t>
      </w:r>
      <w:r>
        <w:rPr>
          <w:spacing w:val="-11"/>
        </w:rPr>
        <w:t xml:space="preserve"> </w:t>
      </w:r>
      <w:r>
        <w:rPr>
          <w:spacing w:val="-2"/>
        </w:rPr>
        <w:t>interstate</w:t>
      </w:r>
      <w:r>
        <w:rPr>
          <w:spacing w:val="-12"/>
        </w:rPr>
        <w:t xml:space="preserve"> </w:t>
      </w:r>
      <w:r>
        <w:rPr>
          <w:spacing w:val="-2"/>
        </w:rPr>
        <w:t>highways</w:t>
      </w:r>
      <w:r>
        <w:rPr>
          <w:spacing w:val="-12"/>
        </w:rPr>
        <w:t xml:space="preserve"> </w:t>
      </w:r>
      <w:r>
        <w:rPr>
          <w:spacing w:val="-2"/>
        </w:rPr>
        <w:t>and</w:t>
      </w:r>
      <w:r>
        <w:rPr>
          <w:spacing w:val="-12"/>
        </w:rPr>
        <w:t xml:space="preserve"> </w:t>
      </w:r>
      <w:proofErr w:type="spellStart"/>
      <w:r>
        <w:rPr>
          <w:spacing w:val="-2"/>
        </w:rPr>
        <w:t>right-of-ways</w:t>
      </w:r>
      <w:proofErr w:type="spellEnd"/>
      <w:r>
        <w:rPr>
          <w:spacing w:val="-2"/>
        </w:rPr>
        <w:t>,</w:t>
      </w:r>
      <w:r>
        <w:rPr>
          <w:spacing w:val="-11"/>
        </w:rPr>
        <w:t xml:space="preserve"> </w:t>
      </w:r>
      <w:r>
        <w:rPr>
          <w:spacing w:val="-2"/>
        </w:rPr>
        <w:t>blocks</w:t>
      </w:r>
      <w:r>
        <w:rPr>
          <w:spacing w:val="-12"/>
        </w:rPr>
        <w:t xml:space="preserve"> </w:t>
      </w:r>
      <w:r>
        <w:rPr>
          <w:spacing w:val="-2"/>
        </w:rPr>
        <w:t>were</w:t>
      </w:r>
      <w:r>
        <w:rPr>
          <w:spacing w:val="-12"/>
        </w:rPr>
        <w:t xml:space="preserve"> </w:t>
      </w:r>
      <w:r>
        <w:rPr>
          <w:spacing w:val="-2"/>
        </w:rPr>
        <w:t>buffered</w:t>
      </w:r>
      <w:r>
        <w:rPr>
          <w:spacing w:val="-12"/>
        </w:rPr>
        <w:t xml:space="preserve"> </w:t>
      </w:r>
      <w:r>
        <w:rPr>
          <w:spacing w:val="-2"/>
        </w:rPr>
        <w:t>by</w:t>
      </w:r>
      <w:r>
        <w:rPr>
          <w:spacing w:val="-11"/>
        </w:rPr>
        <w:t xml:space="preserve"> </w:t>
      </w:r>
      <w:r>
        <w:rPr>
          <w:spacing w:val="-2"/>
        </w:rPr>
        <w:t xml:space="preserve">one-hundred </w:t>
      </w:r>
      <w:r>
        <w:t>meters,</w:t>
      </w:r>
      <w:r>
        <w:rPr>
          <w:spacing w:val="-14"/>
        </w:rPr>
        <w:t xml:space="preserve"> </w:t>
      </w:r>
      <w:r>
        <w:t>dissolved</w:t>
      </w:r>
      <w:r>
        <w:rPr>
          <w:spacing w:val="-14"/>
        </w:rPr>
        <w:t xml:space="preserve"> </w:t>
      </w:r>
      <w:r>
        <w:t>on</w:t>
      </w:r>
      <w:r>
        <w:rPr>
          <w:spacing w:val="-14"/>
        </w:rPr>
        <w:t xml:space="preserve"> </w:t>
      </w:r>
      <w:r>
        <w:t>the</w:t>
      </w:r>
      <w:r>
        <w:rPr>
          <w:spacing w:val="-13"/>
        </w:rPr>
        <w:t xml:space="preserve"> </w:t>
      </w:r>
      <w:r>
        <w:t>PWSID,</w:t>
      </w:r>
      <w:r>
        <w:rPr>
          <w:spacing w:val="-14"/>
        </w:rPr>
        <w:t xml:space="preserve"> </w:t>
      </w:r>
      <w:r>
        <w:t>then</w:t>
      </w:r>
      <w:r>
        <w:rPr>
          <w:spacing w:val="-14"/>
        </w:rPr>
        <w:t xml:space="preserve"> </w:t>
      </w:r>
      <w:r>
        <w:t>negatively</w:t>
      </w:r>
      <w:r>
        <w:rPr>
          <w:spacing w:val="-14"/>
        </w:rPr>
        <w:t xml:space="preserve"> </w:t>
      </w:r>
      <w:r>
        <w:t>buffered</w:t>
      </w:r>
      <w:r>
        <w:rPr>
          <w:spacing w:val="-13"/>
        </w:rPr>
        <w:t xml:space="preserve"> </w:t>
      </w:r>
      <w:r>
        <w:t>by</w:t>
      </w:r>
      <w:r>
        <w:rPr>
          <w:spacing w:val="-14"/>
        </w:rPr>
        <w:t xml:space="preserve"> </w:t>
      </w:r>
      <w:r>
        <w:t>one-hundred</w:t>
      </w:r>
      <w:r>
        <w:rPr>
          <w:spacing w:val="-14"/>
        </w:rPr>
        <w:t xml:space="preserve"> </w:t>
      </w:r>
      <w:r>
        <w:t>meters</w:t>
      </w:r>
      <w:r>
        <w:rPr>
          <w:spacing w:val="-14"/>
        </w:rPr>
        <w:t xml:space="preserve"> </w:t>
      </w:r>
      <w:r>
        <w:t>to</w:t>
      </w:r>
      <w:r>
        <w:rPr>
          <w:spacing w:val="-13"/>
        </w:rPr>
        <w:t xml:space="preserve"> </w:t>
      </w:r>
      <w:r>
        <w:t>conserve</w:t>
      </w:r>
      <w:r>
        <w:rPr>
          <w:spacing w:val="-14"/>
        </w:rPr>
        <w:t xml:space="preserve"> </w:t>
      </w:r>
      <w:r>
        <w:t>the correct footprint.</w:t>
      </w:r>
      <w:r>
        <w:rPr>
          <w:spacing w:val="34"/>
        </w:rPr>
        <w:t xml:space="preserve"> </w:t>
      </w:r>
      <w:r>
        <w:t>A function to remove interior holes (Dorman 2022).</w:t>
      </w:r>
    </w:p>
    <w:p w14:paraId="2A75AD5C" w14:textId="77777777" w:rsidR="00041B53" w:rsidRDefault="00041B53">
      <w:pPr>
        <w:pStyle w:val="BodyText"/>
        <w:spacing w:before="8"/>
        <w:rPr>
          <w:sz w:val="29"/>
        </w:rPr>
      </w:pPr>
    </w:p>
    <w:p w14:paraId="2A75AD5D" w14:textId="77777777" w:rsidR="00041B53" w:rsidRDefault="00104982">
      <w:pPr>
        <w:pStyle w:val="Heading2"/>
      </w:pPr>
      <w:bookmarkStart w:id="70" w:name="Polygon_Part_Removal_(Distance)"/>
      <w:bookmarkStart w:id="71" w:name="_bookmark18"/>
      <w:bookmarkEnd w:id="70"/>
      <w:bookmarkEnd w:id="71"/>
      <w:r>
        <w:rPr>
          <w:w w:val="85"/>
        </w:rPr>
        <w:t>Polygon</w:t>
      </w:r>
      <w:r>
        <w:rPr>
          <w:spacing w:val="-2"/>
          <w:w w:val="85"/>
        </w:rPr>
        <w:t xml:space="preserve"> </w:t>
      </w:r>
      <w:r>
        <w:rPr>
          <w:w w:val="85"/>
        </w:rPr>
        <w:t>Part</w:t>
      </w:r>
      <w:r>
        <w:rPr>
          <w:spacing w:val="-1"/>
          <w:w w:val="85"/>
        </w:rPr>
        <w:t xml:space="preserve"> </w:t>
      </w:r>
      <w:r>
        <w:rPr>
          <w:w w:val="85"/>
        </w:rPr>
        <w:t>Removal</w:t>
      </w:r>
      <w:r>
        <w:rPr>
          <w:spacing w:val="-2"/>
          <w:w w:val="85"/>
        </w:rPr>
        <w:t xml:space="preserve"> (Distance)</w:t>
      </w:r>
    </w:p>
    <w:p w14:paraId="2A75AD5E" w14:textId="77777777" w:rsidR="00041B53" w:rsidRDefault="00104982">
      <w:pPr>
        <w:pStyle w:val="BodyText"/>
        <w:spacing w:before="263" w:line="218" w:lineRule="auto"/>
        <w:ind w:left="140" w:right="295"/>
        <w:jc w:val="both"/>
      </w:pPr>
      <w:r>
        <w:t xml:space="preserve">For random forest outputs, if a system had more than one polygon that did not connect, we </w:t>
      </w:r>
      <w:r>
        <w:rPr>
          <w:spacing w:val="-4"/>
        </w:rPr>
        <w:t>measured</w:t>
      </w:r>
      <w:r>
        <w:rPr>
          <w:spacing w:val="-5"/>
        </w:rPr>
        <w:t xml:space="preserve"> </w:t>
      </w:r>
      <w:r>
        <w:rPr>
          <w:spacing w:val="-4"/>
        </w:rPr>
        <w:t>the</w:t>
      </w:r>
      <w:r>
        <w:rPr>
          <w:spacing w:val="-5"/>
        </w:rPr>
        <w:t xml:space="preserve"> </w:t>
      </w:r>
      <w:r>
        <w:rPr>
          <w:spacing w:val="-4"/>
        </w:rPr>
        <w:t>distance</w:t>
      </w:r>
      <w:r>
        <w:rPr>
          <w:spacing w:val="-5"/>
        </w:rPr>
        <w:t xml:space="preserve"> </w:t>
      </w:r>
      <w:r>
        <w:rPr>
          <w:spacing w:val="-4"/>
        </w:rPr>
        <w:t>between</w:t>
      </w:r>
      <w:r>
        <w:rPr>
          <w:spacing w:val="-5"/>
        </w:rPr>
        <w:t xml:space="preserve"> </w:t>
      </w:r>
      <w:r>
        <w:rPr>
          <w:spacing w:val="-4"/>
        </w:rPr>
        <w:t>the</w:t>
      </w:r>
      <w:r>
        <w:rPr>
          <w:spacing w:val="-5"/>
        </w:rPr>
        <w:t xml:space="preserve"> </w:t>
      </w:r>
      <w:r>
        <w:rPr>
          <w:spacing w:val="-4"/>
        </w:rPr>
        <w:t>largest</w:t>
      </w:r>
      <w:r>
        <w:rPr>
          <w:spacing w:val="-5"/>
        </w:rPr>
        <w:t xml:space="preserve"> </w:t>
      </w:r>
      <w:r>
        <w:rPr>
          <w:spacing w:val="-4"/>
        </w:rPr>
        <w:t>polygon</w:t>
      </w:r>
      <w:r>
        <w:rPr>
          <w:spacing w:val="-5"/>
        </w:rPr>
        <w:t xml:space="preserve"> </w:t>
      </w:r>
      <w:r>
        <w:rPr>
          <w:spacing w:val="-4"/>
        </w:rPr>
        <w:t>for</w:t>
      </w:r>
      <w:r>
        <w:rPr>
          <w:spacing w:val="-5"/>
        </w:rPr>
        <w:t xml:space="preserve"> </w:t>
      </w:r>
      <w:r>
        <w:rPr>
          <w:spacing w:val="-4"/>
        </w:rPr>
        <w:t>the</w:t>
      </w:r>
      <w:r>
        <w:rPr>
          <w:spacing w:val="-5"/>
        </w:rPr>
        <w:t xml:space="preserve"> </w:t>
      </w:r>
      <w:r>
        <w:rPr>
          <w:spacing w:val="-4"/>
        </w:rPr>
        <w:t>system</w:t>
      </w:r>
      <w:r>
        <w:rPr>
          <w:spacing w:val="-5"/>
        </w:rPr>
        <w:t xml:space="preserve"> </w:t>
      </w:r>
      <w:r>
        <w:rPr>
          <w:spacing w:val="-4"/>
        </w:rPr>
        <w:t>and</w:t>
      </w:r>
      <w:r>
        <w:rPr>
          <w:spacing w:val="-5"/>
        </w:rPr>
        <w:t xml:space="preserve"> </w:t>
      </w:r>
      <w:r>
        <w:rPr>
          <w:spacing w:val="-4"/>
        </w:rPr>
        <w:t>each</w:t>
      </w:r>
      <w:r>
        <w:rPr>
          <w:spacing w:val="-5"/>
        </w:rPr>
        <w:t xml:space="preserve"> </w:t>
      </w:r>
      <w:r>
        <w:rPr>
          <w:spacing w:val="-4"/>
        </w:rPr>
        <w:t>of</w:t>
      </w:r>
      <w:r>
        <w:rPr>
          <w:spacing w:val="-5"/>
        </w:rPr>
        <w:t xml:space="preserve"> </w:t>
      </w:r>
      <w:r>
        <w:rPr>
          <w:spacing w:val="-4"/>
        </w:rPr>
        <w:t>the</w:t>
      </w:r>
      <w:r>
        <w:rPr>
          <w:spacing w:val="-5"/>
        </w:rPr>
        <w:t xml:space="preserve"> </w:t>
      </w:r>
      <w:r>
        <w:rPr>
          <w:spacing w:val="-4"/>
        </w:rPr>
        <w:t>satellite</w:t>
      </w:r>
      <w:r>
        <w:rPr>
          <w:spacing w:val="-5"/>
        </w:rPr>
        <w:t xml:space="preserve"> </w:t>
      </w:r>
      <w:r>
        <w:rPr>
          <w:spacing w:val="-4"/>
        </w:rPr>
        <w:t xml:space="preserve">polygons. </w:t>
      </w:r>
      <w:commentRangeStart w:id="72"/>
      <w:r>
        <w:t>If the satellite polygon was more than ten kilometers away and had a lesser probability than the primary polygon, it was deleted.</w:t>
      </w:r>
      <w:commentRangeEnd w:id="72"/>
      <w:r w:rsidR="00DD7956">
        <w:rPr>
          <w:rStyle w:val="CommentReference"/>
        </w:rPr>
        <w:commentReference w:id="72"/>
      </w:r>
    </w:p>
    <w:p w14:paraId="2A75AD5F" w14:textId="77777777" w:rsidR="00041B53" w:rsidRDefault="00041B53">
      <w:pPr>
        <w:pStyle w:val="BodyText"/>
        <w:spacing w:before="7"/>
        <w:rPr>
          <w:sz w:val="29"/>
        </w:rPr>
      </w:pPr>
    </w:p>
    <w:p w14:paraId="2A75AD60" w14:textId="77777777" w:rsidR="00041B53" w:rsidRDefault="00104982">
      <w:pPr>
        <w:pStyle w:val="Heading2"/>
      </w:pPr>
      <w:bookmarkStart w:id="73" w:name="Polygon_Part_Removal_(Area)"/>
      <w:bookmarkStart w:id="74" w:name="_bookmark19"/>
      <w:bookmarkEnd w:id="73"/>
      <w:bookmarkEnd w:id="74"/>
      <w:r>
        <w:rPr>
          <w:w w:val="85"/>
        </w:rPr>
        <w:t>Polygon</w:t>
      </w:r>
      <w:r>
        <w:rPr>
          <w:spacing w:val="-2"/>
          <w:w w:val="85"/>
        </w:rPr>
        <w:t xml:space="preserve"> </w:t>
      </w:r>
      <w:r>
        <w:rPr>
          <w:w w:val="85"/>
        </w:rPr>
        <w:t>Part</w:t>
      </w:r>
      <w:r>
        <w:rPr>
          <w:spacing w:val="-1"/>
          <w:w w:val="85"/>
        </w:rPr>
        <w:t xml:space="preserve"> </w:t>
      </w:r>
      <w:r>
        <w:rPr>
          <w:w w:val="85"/>
        </w:rPr>
        <w:t>Removal</w:t>
      </w:r>
      <w:r>
        <w:rPr>
          <w:spacing w:val="-2"/>
          <w:w w:val="85"/>
        </w:rPr>
        <w:t xml:space="preserve"> (Area)</w:t>
      </w:r>
    </w:p>
    <w:p w14:paraId="2A75AD61" w14:textId="77777777" w:rsidR="00041B53" w:rsidRDefault="00104982">
      <w:pPr>
        <w:pStyle w:val="BodyText"/>
        <w:spacing w:before="263" w:line="218" w:lineRule="auto"/>
        <w:ind w:left="132" w:right="295" w:firstLine="7"/>
        <w:jc w:val="both"/>
      </w:pPr>
      <w:r>
        <w:t>It was discovered that there were many small “artifacts” the model created:</w:t>
      </w:r>
      <w:r>
        <w:rPr>
          <w:spacing w:val="40"/>
        </w:rPr>
        <w:t xml:space="preserve"> </w:t>
      </w:r>
      <w:proofErr w:type="gramStart"/>
      <w:r>
        <w:t>small in size</w:t>
      </w:r>
      <w:proofErr w:type="gramEnd"/>
      <w:r>
        <w:t xml:space="preserve"> and mostly</w:t>
      </w:r>
      <w:r>
        <w:rPr>
          <w:spacing w:val="-13"/>
        </w:rPr>
        <w:t xml:space="preserve"> </w:t>
      </w:r>
      <w:r>
        <w:t>isolated</w:t>
      </w:r>
      <w:r>
        <w:rPr>
          <w:spacing w:val="-13"/>
        </w:rPr>
        <w:t xml:space="preserve"> </w:t>
      </w:r>
      <w:r>
        <w:t>blocks</w:t>
      </w:r>
      <w:r>
        <w:rPr>
          <w:spacing w:val="-13"/>
        </w:rPr>
        <w:t xml:space="preserve"> </w:t>
      </w:r>
      <w:r>
        <w:t>that</w:t>
      </w:r>
      <w:r>
        <w:rPr>
          <w:spacing w:val="-13"/>
        </w:rPr>
        <w:t xml:space="preserve"> </w:t>
      </w:r>
      <w:r>
        <w:t>were</w:t>
      </w:r>
      <w:r>
        <w:rPr>
          <w:spacing w:val="-13"/>
        </w:rPr>
        <w:t xml:space="preserve"> </w:t>
      </w:r>
      <w:r>
        <w:t>relatively</w:t>
      </w:r>
      <w:r>
        <w:rPr>
          <w:spacing w:val="-13"/>
        </w:rPr>
        <w:t xml:space="preserve"> </w:t>
      </w:r>
      <w:r>
        <w:t>far</w:t>
      </w:r>
      <w:r>
        <w:rPr>
          <w:spacing w:val="-13"/>
        </w:rPr>
        <w:t xml:space="preserve"> </w:t>
      </w:r>
      <w:r>
        <w:t>away</w:t>
      </w:r>
      <w:r>
        <w:rPr>
          <w:spacing w:val="-13"/>
        </w:rPr>
        <w:t xml:space="preserve"> </w:t>
      </w:r>
      <w:r>
        <w:t>from</w:t>
      </w:r>
      <w:r>
        <w:rPr>
          <w:spacing w:val="-13"/>
        </w:rPr>
        <w:t xml:space="preserve"> </w:t>
      </w:r>
      <w:r>
        <w:t>where</w:t>
      </w:r>
      <w:r>
        <w:rPr>
          <w:spacing w:val="-13"/>
        </w:rPr>
        <w:t xml:space="preserve"> </w:t>
      </w:r>
      <w:r>
        <w:t>their</w:t>
      </w:r>
      <w:r>
        <w:rPr>
          <w:spacing w:val="-13"/>
        </w:rPr>
        <w:t xml:space="preserve"> </w:t>
      </w:r>
      <w:r>
        <w:t>parent</w:t>
      </w:r>
      <w:r>
        <w:rPr>
          <w:spacing w:val="-13"/>
        </w:rPr>
        <w:t xml:space="preserve"> </w:t>
      </w:r>
      <w:r>
        <w:t>(primary—or</w:t>
      </w:r>
      <w:r>
        <w:rPr>
          <w:spacing w:val="-13"/>
        </w:rPr>
        <w:t xml:space="preserve"> </w:t>
      </w:r>
      <w:r>
        <w:t>largest) system</w:t>
      </w:r>
      <w:r>
        <w:rPr>
          <w:spacing w:val="-5"/>
        </w:rPr>
        <w:t xml:space="preserve"> </w:t>
      </w:r>
      <w:r>
        <w:t>boundary</w:t>
      </w:r>
      <w:r>
        <w:rPr>
          <w:spacing w:val="-5"/>
        </w:rPr>
        <w:t xml:space="preserve"> </w:t>
      </w:r>
      <w:r>
        <w:t>was</w:t>
      </w:r>
      <w:r>
        <w:rPr>
          <w:spacing w:val="-5"/>
        </w:rPr>
        <w:t xml:space="preserve"> </w:t>
      </w:r>
      <w:r>
        <w:t>located.</w:t>
      </w:r>
      <w:r>
        <w:rPr>
          <w:spacing w:val="24"/>
        </w:rPr>
        <w:t xml:space="preserve"> </w:t>
      </w:r>
      <w:r>
        <w:t>To</w:t>
      </w:r>
      <w:r>
        <w:rPr>
          <w:spacing w:val="-5"/>
        </w:rPr>
        <w:t xml:space="preserve"> </w:t>
      </w:r>
      <w:r>
        <w:t>carefully</w:t>
      </w:r>
      <w:r>
        <w:rPr>
          <w:spacing w:val="-5"/>
        </w:rPr>
        <w:t xml:space="preserve"> </w:t>
      </w:r>
      <w:r>
        <w:t>remove</w:t>
      </w:r>
      <w:r>
        <w:rPr>
          <w:spacing w:val="-5"/>
        </w:rPr>
        <w:t xml:space="preserve"> </w:t>
      </w:r>
      <w:r>
        <w:t>these,</w:t>
      </w:r>
      <w:r>
        <w:rPr>
          <w:spacing w:val="-4"/>
        </w:rPr>
        <w:t xml:space="preserve"> </w:t>
      </w:r>
      <w:r>
        <w:t>the</w:t>
      </w:r>
      <w:r>
        <w:rPr>
          <w:spacing w:val="-5"/>
        </w:rPr>
        <w:t xml:space="preserve"> </w:t>
      </w:r>
      <w:r>
        <w:t>features</w:t>
      </w:r>
      <w:r>
        <w:rPr>
          <w:spacing w:val="-5"/>
        </w:rPr>
        <w:t xml:space="preserve"> </w:t>
      </w:r>
      <w:r>
        <w:t>were</w:t>
      </w:r>
      <w:r>
        <w:rPr>
          <w:spacing w:val="-5"/>
        </w:rPr>
        <w:t xml:space="preserve"> </w:t>
      </w:r>
      <w:r>
        <w:t>‘exploded’</w:t>
      </w:r>
      <w:r>
        <w:rPr>
          <w:spacing w:val="-5"/>
        </w:rPr>
        <w:t xml:space="preserve"> </w:t>
      </w:r>
      <w:r>
        <w:t>so</w:t>
      </w:r>
      <w:r>
        <w:rPr>
          <w:spacing w:val="-5"/>
        </w:rPr>
        <w:t xml:space="preserve"> </w:t>
      </w:r>
      <w:r>
        <w:t>unique polygon</w:t>
      </w:r>
      <w:r>
        <w:rPr>
          <w:spacing w:val="-9"/>
        </w:rPr>
        <w:t xml:space="preserve"> </w:t>
      </w:r>
      <w:r>
        <w:t>parts</w:t>
      </w:r>
      <w:r>
        <w:rPr>
          <w:spacing w:val="-9"/>
        </w:rPr>
        <w:t xml:space="preserve"> </w:t>
      </w:r>
      <w:r>
        <w:t>could</w:t>
      </w:r>
      <w:r>
        <w:rPr>
          <w:spacing w:val="-9"/>
        </w:rPr>
        <w:t xml:space="preserve"> </w:t>
      </w:r>
      <w:r>
        <w:t>be</w:t>
      </w:r>
      <w:r>
        <w:rPr>
          <w:spacing w:val="-9"/>
        </w:rPr>
        <w:t xml:space="preserve"> </w:t>
      </w:r>
      <w:r>
        <w:t>examined</w:t>
      </w:r>
      <w:r>
        <w:rPr>
          <w:spacing w:val="-9"/>
        </w:rPr>
        <w:t xml:space="preserve"> </w:t>
      </w:r>
      <w:r>
        <w:t>individually.</w:t>
      </w:r>
      <w:r>
        <w:rPr>
          <w:spacing w:val="13"/>
        </w:rPr>
        <w:t xml:space="preserve"> </w:t>
      </w:r>
      <w:r>
        <w:t>Before</w:t>
      </w:r>
      <w:r>
        <w:rPr>
          <w:spacing w:val="-9"/>
        </w:rPr>
        <w:t xml:space="preserve"> </w:t>
      </w:r>
      <w:r>
        <w:t>‘explosion’,</w:t>
      </w:r>
      <w:r>
        <w:rPr>
          <w:spacing w:val="-8"/>
        </w:rPr>
        <w:t xml:space="preserve"> </w:t>
      </w:r>
      <w:r>
        <w:t>the</w:t>
      </w:r>
      <w:r>
        <w:rPr>
          <w:spacing w:val="-9"/>
        </w:rPr>
        <w:t xml:space="preserve"> </w:t>
      </w:r>
      <w:r>
        <w:t>total</w:t>
      </w:r>
      <w:r>
        <w:rPr>
          <w:spacing w:val="-9"/>
        </w:rPr>
        <w:t xml:space="preserve"> </w:t>
      </w:r>
      <w:r>
        <w:t>aggregate</w:t>
      </w:r>
      <w:r>
        <w:rPr>
          <w:spacing w:val="-9"/>
        </w:rPr>
        <w:t xml:space="preserve"> </w:t>
      </w:r>
      <w:r>
        <w:t>system</w:t>
      </w:r>
      <w:r>
        <w:rPr>
          <w:spacing w:val="-9"/>
        </w:rPr>
        <w:t xml:space="preserve"> </w:t>
      </w:r>
      <w:r>
        <w:t>size was calculated (Km2).</w:t>
      </w:r>
      <w:r>
        <w:rPr>
          <w:spacing w:val="40"/>
        </w:rPr>
        <w:t xml:space="preserve"> </w:t>
      </w:r>
      <w:r>
        <w:t xml:space="preserve">The exploded polygon parts size was then calculated (Km2), and each polygon part area was divided by the totally system area </w:t>
      </w:r>
      <w:proofErr w:type="gramStart"/>
      <w:r>
        <w:t>in order to</w:t>
      </w:r>
      <w:proofErr w:type="gramEnd"/>
      <w:r>
        <w:t xml:space="preserve"> get a percent of total area. To</w:t>
      </w:r>
      <w:r>
        <w:rPr>
          <w:spacing w:val="-2"/>
        </w:rPr>
        <w:t xml:space="preserve"> </w:t>
      </w:r>
      <w:r>
        <w:t>remove</w:t>
      </w:r>
      <w:r>
        <w:rPr>
          <w:spacing w:val="-2"/>
        </w:rPr>
        <w:t xml:space="preserve"> </w:t>
      </w:r>
      <w:r>
        <w:t>these</w:t>
      </w:r>
      <w:r>
        <w:rPr>
          <w:spacing w:val="-2"/>
        </w:rPr>
        <w:t xml:space="preserve"> </w:t>
      </w:r>
      <w:r>
        <w:t>fragments,</w:t>
      </w:r>
      <w:r>
        <w:rPr>
          <w:spacing w:val="-1"/>
        </w:rPr>
        <w:t xml:space="preserve"> </w:t>
      </w:r>
      <w:r>
        <w:t>a</w:t>
      </w:r>
      <w:r>
        <w:rPr>
          <w:spacing w:val="-2"/>
        </w:rPr>
        <w:t xml:space="preserve"> </w:t>
      </w:r>
      <w:r>
        <w:t>threshold</w:t>
      </w:r>
      <w:r>
        <w:rPr>
          <w:spacing w:val="-2"/>
        </w:rPr>
        <w:t xml:space="preserve"> </w:t>
      </w:r>
      <w:r>
        <w:t>was</w:t>
      </w:r>
      <w:r>
        <w:rPr>
          <w:spacing w:val="-2"/>
        </w:rPr>
        <w:t xml:space="preserve"> </w:t>
      </w:r>
      <w:r>
        <w:t>applied:</w:t>
      </w:r>
      <w:r>
        <w:rPr>
          <w:spacing w:val="19"/>
        </w:rPr>
        <w:t xml:space="preserve"> </w:t>
      </w:r>
      <w:r>
        <w:t>any</w:t>
      </w:r>
      <w:r>
        <w:rPr>
          <w:spacing w:val="-2"/>
        </w:rPr>
        <w:t xml:space="preserve"> </w:t>
      </w:r>
      <w:r>
        <w:t>polygon</w:t>
      </w:r>
      <w:r>
        <w:rPr>
          <w:spacing w:val="-2"/>
        </w:rPr>
        <w:t xml:space="preserve"> </w:t>
      </w:r>
      <w:r>
        <w:t>part</w:t>
      </w:r>
      <w:r>
        <w:rPr>
          <w:spacing w:val="-2"/>
        </w:rPr>
        <w:t xml:space="preserve"> </w:t>
      </w:r>
      <w:r>
        <w:t>that</w:t>
      </w:r>
      <w:r>
        <w:rPr>
          <w:spacing w:val="-2"/>
        </w:rPr>
        <w:t xml:space="preserve"> </w:t>
      </w:r>
      <w:r>
        <w:t>was</w:t>
      </w:r>
      <w:r>
        <w:rPr>
          <w:spacing w:val="-2"/>
        </w:rPr>
        <w:t xml:space="preserve"> </w:t>
      </w:r>
      <w:r>
        <w:t>less</w:t>
      </w:r>
      <w:r>
        <w:rPr>
          <w:spacing w:val="-2"/>
        </w:rPr>
        <w:t xml:space="preserve"> </w:t>
      </w:r>
      <w:r>
        <w:t>than</w:t>
      </w:r>
      <w:r>
        <w:rPr>
          <w:spacing w:val="-2"/>
        </w:rPr>
        <w:t xml:space="preserve"> </w:t>
      </w:r>
      <w:r>
        <w:t>20%</w:t>
      </w:r>
      <w:r>
        <w:rPr>
          <w:spacing w:val="-2"/>
        </w:rPr>
        <w:t xml:space="preserve"> </w:t>
      </w:r>
      <w:r>
        <w:t>of the</w:t>
      </w:r>
      <w:r>
        <w:rPr>
          <w:spacing w:val="10"/>
        </w:rPr>
        <w:t xml:space="preserve"> </w:t>
      </w:r>
      <w:r>
        <w:t>total</w:t>
      </w:r>
      <w:r>
        <w:rPr>
          <w:spacing w:val="10"/>
        </w:rPr>
        <w:t xml:space="preserve"> </w:t>
      </w:r>
      <w:r>
        <w:t>system</w:t>
      </w:r>
      <w:r>
        <w:rPr>
          <w:spacing w:val="10"/>
        </w:rPr>
        <w:t xml:space="preserve"> </w:t>
      </w:r>
      <w:r>
        <w:t>area</w:t>
      </w:r>
      <w:r>
        <w:rPr>
          <w:spacing w:val="10"/>
        </w:rPr>
        <w:t xml:space="preserve"> </w:t>
      </w:r>
      <w:r>
        <w:t>and</w:t>
      </w:r>
      <w:r>
        <w:rPr>
          <w:spacing w:val="10"/>
        </w:rPr>
        <w:t xml:space="preserve"> </w:t>
      </w:r>
      <w:r>
        <w:t>was</w:t>
      </w:r>
      <w:r>
        <w:rPr>
          <w:spacing w:val="10"/>
        </w:rPr>
        <w:t xml:space="preserve"> </w:t>
      </w:r>
      <w:r>
        <w:t>less</w:t>
      </w:r>
      <w:r>
        <w:rPr>
          <w:spacing w:val="10"/>
        </w:rPr>
        <w:t xml:space="preserve"> </w:t>
      </w:r>
      <w:r>
        <w:t>than</w:t>
      </w:r>
      <w:r>
        <w:rPr>
          <w:spacing w:val="10"/>
        </w:rPr>
        <w:t xml:space="preserve"> </w:t>
      </w:r>
      <w:r>
        <w:t>3</w:t>
      </w:r>
      <w:r>
        <w:rPr>
          <w:spacing w:val="10"/>
        </w:rPr>
        <w:t xml:space="preserve"> </w:t>
      </w:r>
      <w:r>
        <w:t>km2</w:t>
      </w:r>
      <w:r>
        <w:rPr>
          <w:spacing w:val="9"/>
        </w:rPr>
        <w:t xml:space="preserve"> </w:t>
      </w:r>
      <w:r>
        <w:t>in</w:t>
      </w:r>
      <w:r>
        <w:rPr>
          <w:spacing w:val="10"/>
        </w:rPr>
        <w:t xml:space="preserve"> </w:t>
      </w:r>
      <w:r>
        <w:t>size</w:t>
      </w:r>
      <w:r>
        <w:rPr>
          <w:spacing w:val="10"/>
        </w:rPr>
        <w:t xml:space="preserve"> </w:t>
      </w:r>
      <w:r>
        <w:t>was</w:t>
      </w:r>
      <w:r>
        <w:rPr>
          <w:spacing w:val="10"/>
        </w:rPr>
        <w:t xml:space="preserve"> </w:t>
      </w:r>
      <w:r>
        <w:t>removed.</w:t>
      </w:r>
      <w:r>
        <w:rPr>
          <w:spacing w:val="40"/>
        </w:rPr>
        <w:t xml:space="preserve"> </w:t>
      </w:r>
      <w:r>
        <w:t>This</w:t>
      </w:r>
      <w:r>
        <w:rPr>
          <w:spacing w:val="10"/>
        </w:rPr>
        <w:t xml:space="preserve"> </w:t>
      </w:r>
      <w:r>
        <w:t>eliminated</w:t>
      </w:r>
      <w:r>
        <w:rPr>
          <w:spacing w:val="10"/>
        </w:rPr>
        <w:t xml:space="preserve"> </w:t>
      </w:r>
      <w:r>
        <w:t>some</w:t>
      </w:r>
      <w:r>
        <w:rPr>
          <w:spacing w:val="10"/>
        </w:rPr>
        <w:t xml:space="preserve"> </w:t>
      </w:r>
      <w:proofErr w:type="gramStart"/>
      <w:r>
        <w:t>100k</w:t>
      </w:r>
      <w:proofErr w:type="gramEnd"/>
    </w:p>
    <w:p w14:paraId="2A75AD62" w14:textId="77777777" w:rsidR="00041B53" w:rsidRDefault="00041B53">
      <w:pPr>
        <w:spacing w:line="218" w:lineRule="auto"/>
        <w:jc w:val="both"/>
        <w:sectPr w:rsidR="00041B53">
          <w:pgSz w:w="12240" w:h="15840"/>
          <w:pgMar w:top="1420" w:right="1100" w:bottom="1180" w:left="1300" w:header="0" w:footer="897" w:gutter="0"/>
          <w:cols w:space="720"/>
        </w:sectPr>
      </w:pPr>
    </w:p>
    <w:p w14:paraId="2A75AD63" w14:textId="77777777" w:rsidR="00041B53" w:rsidRDefault="00104982">
      <w:pPr>
        <w:pStyle w:val="BodyText"/>
        <w:spacing w:before="109" w:line="218" w:lineRule="auto"/>
        <w:ind w:left="140" w:right="339"/>
        <w:jc w:val="both"/>
      </w:pPr>
      <w:r>
        <w:lastRenderedPageBreak/>
        <w:t>polygon</w:t>
      </w:r>
      <w:r>
        <w:rPr>
          <w:spacing w:val="-10"/>
        </w:rPr>
        <w:t xml:space="preserve"> </w:t>
      </w:r>
      <w:r>
        <w:t xml:space="preserve">parts. </w:t>
      </w:r>
      <w:commentRangeStart w:id="75"/>
      <w:r>
        <w:t>After</w:t>
      </w:r>
      <w:r>
        <w:rPr>
          <w:spacing w:val="-10"/>
        </w:rPr>
        <w:t xml:space="preserve"> </w:t>
      </w:r>
      <w:r>
        <w:t>this</w:t>
      </w:r>
      <w:r>
        <w:rPr>
          <w:spacing w:val="-10"/>
        </w:rPr>
        <w:t xml:space="preserve"> </w:t>
      </w:r>
      <w:r>
        <w:t>procedure,</w:t>
      </w:r>
      <w:r>
        <w:rPr>
          <w:spacing w:val="-10"/>
        </w:rPr>
        <w:t xml:space="preserve"> </w:t>
      </w:r>
      <w:r>
        <w:t>only</w:t>
      </w:r>
      <w:r>
        <w:rPr>
          <w:spacing w:val="-10"/>
        </w:rPr>
        <w:t xml:space="preserve"> </w:t>
      </w:r>
      <w:r>
        <w:t>~48,000</w:t>
      </w:r>
      <w:r>
        <w:rPr>
          <w:spacing w:val="-10"/>
        </w:rPr>
        <w:t xml:space="preserve"> </w:t>
      </w:r>
      <w:r>
        <w:t>polygon</w:t>
      </w:r>
      <w:r>
        <w:rPr>
          <w:spacing w:val="-10"/>
        </w:rPr>
        <w:t xml:space="preserve"> </w:t>
      </w:r>
      <w:r>
        <w:t>parts</w:t>
      </w:r>
      <w:r>
        <w:rPr>
          <w:spacing w:val="-10"/>
        </w:rPr>
        <w:t xml:space="preserve"> </w:t>
      </w:r>
      <w:r>
        <w:t>remained</w:t>
      </w:r>
      <w:r>
        <w:rPr>
          <w:spacing w:val="-10"/>
        </w:rPr>
        <w:t xml:space="preserve"> </w:t>
      </w:r>
      <w:r>
        <w:t>(close</w:t>
      </w:r>
      <w:r>
        <w:rPr>
          <w:spacing w:val="-10"/>
        </w:rPr>
        <w:t xml:space="preserve"> </w:t>
      </w:r>
      <w:r>
        <w:t>to</w:t>
      </w:r>
      <w:r>
        <w:rPr>
          <w:spacing w:val="-10"/>
        </w:rPr>
        <w:t xml:space="preserve"> </w:t>
      </w:r>
      <w:r>
        <w:t>the</w:t>
      </w:r>
      <w:r>
        <w:rPr>
          <w:spacing w:val="-10"/>
        </w:rPr>
        <w:t xml:space="preserve"> </w:t>
      </w:r>
      <w:r>
        <w:t>number</w:t>
      </w:r>
      <w:r>
        <w:rPr>
          <w:spacing w:val="-10"/>
        </w:rPr>
        <w:t xml:space="preserve"> </w:t>
      </w:r>
      <w:r>
        <w:t>of total</w:t>
      </w:r>
      <w:r>
        <w:rPr>
          <w:spacing w:val="-4"/>
        </w:rPr>
        <w:t xml:space="preserve"> </w:t>
      </w:r>
      <w:r>
        <w:t>systems—suggesting</w:t>
      </w:r>
      <w:r>
        <w:rPr>
          <w:spacing w:val="-4"/>
        </w:rPr>
        <w:t xml:space="preserve"> </w:t>
      </w:r>
      <w:r>
        <w:t>most</w:t>
      </w:r>
      <w:r>
        <w:rPr>
          <w:spacing w:val="-4"/>
        </w:rPr>
        <w:t xml:space="preserve"> </w:t>
      </w:r>
      <w:r>
        <w:t>systems</w:t>
      </w:r>
      <w:r>
        <w:rPr>
          <w:spacing w:val="-4"/>
        </w:rPr>
        <w:t xml:space="preserve"> </w:t>
      </w:r>
      <w:r>
        <w:t>now</w:t>
      </w:r>
      <w:r>
        <w:rPr>
          <w:spacing w:val="-4"/>
        </w:rPr>
        <w:t xml:space="preserve"> </w:t>
      </w:r>
      <w:r>
        <w:t>only</w:t>
      </w:r>
      <w:r>
        <w:rPr>
          <w:spacing w:val="-4"/>
        </w:rPr>
        <w:t xml:space="preserve"> </w:t>
      </w:r>
      <w:r>
        <w:t>have</w:t>
      </w:r>
      <w:r>
        <w:rPr>
          <w:spacing w:val="-4"/>
        </w:rPr>
        <w:t xml:space="preserve"> </w:t>
      </w:r>
      <w:r>
        <w:t>1</w:t>
      </w:r>
      <w:r>
        <w:rPr>
          <w:spacing w:val="-4"/>
        </w:rPr>
        <w:t xml:space="preserve"> </w:t>
      </w:r>
      <w:r>
        <w:t>polygon</w:t>
      </w:r>
      <w:r>
        <w:rPr>
          <w:spacing w:val="-4"/>
        </w:rPr>
        <w:t xml:space="preserve"> </w:t>
      </w:r>
      <w:r>
        <w:t>per</w:t>
      </w:r>
      <w:r>
        <w:rPr>
          <w:spacing w:val="-4"/>
        </w:rPr>
        <w:t xml:space="preserve"> </w:t>
      </w:r>
      <w:r>
        <w:t>system</w:t>
      </w:r>
      <w:commentRangeEnd w:id="75"/>
      <w:r w:rsidR="00D56C6D">
        <w:rPr>
          <w:rStyle w:val="CommentReference"/>
        </w:rPr>
        <w:commentReference w:id="75"/>
      </w:r>
      <w:r>
        <w:t>.</w:t>
      </w:r>
    </w:p>
    <w:p w14:paraId="2A75AD64" w14:textId="77777777" w:rsidR="00041B53" w:rsidRDefault="00041B53">
      <w:pPr>
        <w:pStyle w:val="BodyText"/>
        <w:spacing w:before="10"/>
        <w:rPr>
          <w:sz w:val="33"/>
        </w:rPr>
      </w:pPr>
    </w:p>
    <w:p w14:paraId="2A75AD65" w14:textId="77777777" w:rsidR="00041B53" w:rsidRDefault="00104982">
      <w:pPr>
        <w:pStyle w:val="Heading1"/>
        <w:spacing w:before="1"/>
        <w:jc w:val="both"/>
      </w:pPr>
      <w:bookmarkStart w:id="76" w:name="Dataset_Universe_&amp;_Known_Issues"/>
      <w:bookmarkStart w:id="77" w:name="_bookmark20"/>
      <w:bookmarkEnd w:id="76"/>
      <w:bookmarkEnd w:id="77"/>
      <w:r>
        <w:rPr>
          <w:w w:val="85"/>
        </w:rPr>
        <w:t>Dataset</w:t>
      </w:r>
      <w:r>
        <w:rPr>
          <w:spacing w:val="7"/>
        </w:rPr>
        <w:t xml:space="preserve"> </w:t>
      </w:r>
      <w:r>
        <w:rPr>
          <w:w w:val="85"/>
        </w:rPr>
        <w:t>Universe</w:t>
      </w:r>
      <w:r>
        <w:rPr>
          <w:spacing w:val="7"/>
        </w:rPr>
        <w:t xml:space="preserve"> </w:t>
      </w:r>
      <w:r>
        <w:rPr>
          <w:w w:val="85"/>
        </w:rPr>
        <w:t>&amp;</w:t>
      </w:r>
      <w:r>
        <w:rPr>
          <w:spacing w:val="7"/>
        </w:rPr>
        <w:t xml:space="preserve"> </w:t>
      </w:r>
      <w:r>
        <w:rPr>
          <w:w w:val="85"/>
        </w:rPr>
        <w:t>Known</w:t>
      </w:r>
      <w:r>
        <w:rPr>
          <w:spacing w:val="7"/>
        </w:rPr>
        <w:t xml:space="preserve"> </w:t>
      </w:r>
      <w:r>
        <w:rPr>
          <w:spacing w:val="-2"/>
          <w:w w:val="85"/>
        </w:rPr>
        <w:t>Issues</w:t>
      </w:r>
    </w:p>
    <w:p w14:paraId="2A75AD66" w14:textId="77777777" w:rsidR="00041B53" w:rsidRDefault="00104982">
      <w:pPr>
        <w:pStyle w:val="BodyText"/>
        <w:spacing w:before="325" w:line="218" w:lineRule="auto"/>
        <w:ind w:left="134" w:right="329" w:hanging="3"/>
        <w:jc w:val="both"/>
      </w:pPr>
      <w:r>
        <w:t>The</w:t>
      </w:r>
      <w:r>
        <w:rPr>
          <w:spacing w:val="-5"/>
        </w:rPr>
        <w:t xml:space="preserve"> </w:t>
      </w:r>
      <w:r>
        <w:t>universe</w:t>
      </w:r>
      <w:r>
        <w:rPr>
          <w:spacing w:val="-5"/>
        </w:rPr>
        <w:t xml:space="preserve"> </w:t>
      </w:r>
      <w:r>
        <w:t>of</w:t>
      </w:r>
      <w:r>
        <w:rPr>
          <w:spacing w:val="-5"/>
        </w:rPr>
        <w:t xml:space="preserve"> </w:t>
      </w:r>
      <w:r>
        <w:t>systems</w:t>
      </w:r>
      <w:r>
        <w:rPr>
          <w:spacing w:val="-5"/>
        </w:rPr>
        <w:t xml:space="preserve"> </w:t>
      </w:r>
      <w:r>
        <w:t>we</w:t>
      </w:r>
      <w:r>
        <w:rPr>
          <w:spacing w:val="-5"/>
        </w:rPr>
        <w:t xml:space="preserve"> </w:t>
      </w:r>
      <w:r>
        <w:t>attempt</w:t>
      </w:r>
      <w:r>
        <w:rPr>
          <w:spacing w:val="-5"/>
        </w:rPr>
        <w:t xml:space="preserve"> </w:t>
      </w:r>
      <w:r>
        <w:t>to</w:t>
      </w:r>
      <w:r>
        <w:rPr>
          <w:spacing w:val="-5"/>
        </w:rPr>
        <w:t xml:space="preserve"> </w:t>
      </w:r>
      <w:r>
        <w:t>model</w:t>
      </w:r>
      <w:r>
        <w:rPr>
          <w:spacing w:val="-5"/>
        </w:rPr>
        <w:t xml:space="preserve"> </w:t>
      </w:r>
      <w:r>
        <w:t>is</w:t>
      </w:r>
      <w:r>
        <w:rPr>
          <w:spacing w:val="-5"/>
        </w:rPr>
        <w:t xml:space="preserve"> </w:t>
      </w:r>
      <w:r>
        <w:t>47,952</w:t>
      </w:r>
      <w:r>
        <w:rPr>
          <w:spacing w:val="-5"/>
        </w:rPr>
        <w:t xml:space="preserve"> </w:t>
      </w:r>
      <w:r>
        <w:t>systems.</w:t>
      </w:r>
      <w:r>
        <w:rPr>
          <w:spacing w:val="13"/>
        </w:rPr>
        <w:t xml:space="preserve"> </w:t>
      </w:r>
      <w:r>
        <w:t>We</w:t>
      </w:r>
      <w:r>
        <w:rPr>
          <w:spacing w:val="-5"/>
        </w:rPr>
        <w:t xml:space="preserve"> </w:t>
      </w:r>
      <w:r>
        <w:t>were</w:t>
      </w:r>
      <w:r>
        <w:rPr>
          <w:spacing w:val="-5"/>
        </w:rPr>
        <w:t xml:space="preserve"> </w:t>
      </w:r>
      <w:r>
        <w:t>able</w:t>
      </w:r>
      <w:r>
        <w:rPr>
          <w:spacing w:val="-5"/>
        </w:rPr>
        <w:t xml:space="preserve"> </w:t>
      </w:r>
      <w:r>
        <w:t>to</w:t>
      </w:r>
      <w:r>
        <w:rPr>
          <w:spacing w:val="-5"/>
        </w:rPr>
        <w:t xml:space="preserve"> </w:t>
      </w:r>
      <w:r>
        <w:t>model</w:t>
      </w:r>
      <w:r>
        <w:rPr>
          <w:spacing w:val="-5"/>
        </w:rPr>
        <w:t xml:space="preserve"> </w:t>
      </w:r>
      <w:r>
        <w:t>or</w:t>
      </w:r>
      <w:r>
        <w:rPr>
          <w:spacing w:val="-5"/>
        </w:rPr>
        <w:t xml:space="preserve"> </w:t>
      </w:r>
      <w:r>
        <w:t>gather state</w:t>
      </w:r>
      <w:r>
        <w:rPr>
          <w:spacing w:val="-14"/>
        </w:rPr>
        <w:t xml:space="preserve"> </w:t>
      </w:r>
      <w:r>
        <w:t>supplied</w:t>
      </w:r>
      <w:r>
        <w:rPr>
          <w:spacing w:val="-14"/>
        </w:rPr>
        <w:t xml:space="preserve"> </w:t>
      </w:r>
      <w:r>
        <w:t>boundaries</w:t>
      </w:r>
      <w:r>
        <w:rPr>
          <w:spacing w:val="-14"/>
        </w:rPr>
        <w:t xml:space="preserve"> </w:t>
      </w:r>
      <w:r>
        <w:t>for</w:t>
      </w:r>
      <w:r>
        <w:rPr>
          <w:spacing w:val="-13"/>
        </w:rPr>
        <w:t xml:space="preserve"> </w:t>
      </w:r>
      <w:r>
        <w:t>42,743</w:t>
      </w:r>
      <w:r>
        <w:rPr>
          <w:spacing w:val="-14"/>
        </w:rPr>
        <w:t xml:space="preserve"> </w:t>
      </w:r>
      <w:r>
        <w:t>systems</w:t>
      </w:r>
      <w:r>
        <w:rPr>
          <w:spacing w:val="-14"/>
        </w:rPr>
        <w:t xml:space="preserve"> </w:t>
      </w:r>
      <w:r>
        <w:t>(89%). The</w:t>
      </w:r>
      <w:r>
        <w:rPr>
          <w:spacing w:val="-14"/>
        </w:rPr>
        <w:t xml:space="preserve"> </w:t>
      </w:r>
      <w:r>
        <w:t>unmatched</w:t>
      </w:r>
      <w:r>
        <w:rPr>
          <w:spacing w:val="-14"/>
        </w:rPr>
        <w:t xml:space="preserve"> </w:t>
      </w:r>
      <w:r>
        <w:t>systems</w:t>
      </w:r>
      <w:r>
        <w:rPr>
          <w:spacing w:val="-14"/>
        </w:rPr>
        <w:t xml:space="preserve"> </w:t>
      </w:r>
      <w:r>
        <w:t>predominately</w:t>
      </w:r>
      <w:r>
        <w:rPr>
          <w:spacing w:val="-13"/>
        </w:rPr>
        <w:t xml:space="preserve"> </w:t>
      </w:r>
      <w:r>
        <w:t>serve relatively</w:t>
      </w:r>
      <w:r>
        <w:rPr>
          <w:spacing w:val="-7"/>
        </w:rPr>
        <w:t xml:space="preserve"> </w:t>
      </w:r>
      <w:r>
        <w:t>small</w:t>
      </w:r>
      <w:r>
        <w:rPr>
          <w:spacing w:val="-7"/>
        </w:rPr>
        <w:t xml:space="preserve"> </w:t>
      </w:r>
      <w:r>
        <w:t>populations.</w:t>
      </w:r>
      <w:r>
        <w:rPr>
          <w:spacing w:val="16"/>
        </w:rPr>
        <w:t xml:space="preserve"> </w:t>
      </w:r>
      <w:r>
        <w:t>This</w:t>
      </w:r>
      <w:r>
        <w:rPr>
          <w:spacing w:val="-7"/>
        </w:rPr>
        <w:t xml:space="preserve"> </w:t>
      </w:r>
      <w:r>
        <w:t>is</w:t>
      </w:r>
      <w:r>
        <w:rPr>
          <w:spacing w:val="-7"/>
        </w:rPr>
        <w:t xml:space="preserve"> </w:t>
      </w:r>
      <w:r>
        <w:t>proven</w:t>
      </w:r>
      <w:r>
        <w:rPr>
          <w:spacing w:val="-7"/>
        </w:rPr>
        <w:t xml:space="preserve"> </w:t>
      </w:r>
      <w:r>
        <w:t>when</w:t>
      </w:r>
      <w:r>
        <w:rPr>
          <w:spacing w:val="-7"/>
        </w:rPr>
        <w:t xml:space="preserve"> </w:t>
      </w:r>
      <w:r>
        <w:t>we</w:t>
      </w:r>
      <w:r>
        <w:rPr>
          <w:spacing w:val="-7"/>
        </w:rPr>
        <w:t xml:space="preserve"> </w:t>
      </w:r>
      <w:r>
        <w:t>calculate</w:t>
      </w:r>
      <w:r>
        <w:rPr>
          <w:spacing w:val="-7"/>
        </w:rPr>
        <w:t xml:space="preserve"> </w:t>
      </w:r>
      <w:r>
        <w:t>the</w:t>
      </w:r>
      <w:r>
        <w:rPr>
          <w:spacing w:val="-7"/>
        </w:rPr>
        <w:t xml:space="preserve"> </w:t>
      </w:r>
      <w:r>
        <w:t>%</w:t>
      </w:r>
      <w:r>
        <w:rPr>
          <w:spacing w:val="-7"/>
        </w:rPr>
        <w:t xml:space="preserve"> </w:t>
      </w:r>
      <w:r>
        <w:t>of</w:t>
      </w:r>
      <w:r>
        <w:rPr>
          <w:spacing w:val="-7"/>
        </w:rPr>
        <w:t xml:space="preserve"> </w:t>
      </w:r>
      <w:r>
        <w:t>the</w:t>
      </w:r>
      <w:r>
        <w:rPr>
          <w:spacing w:val="-7"/>
        </w:rPr>
        <w:t xml:space="preserve"> </w:t>
      </w:r>
      <w:r>
        <w:t>population</w:t>
      </w:r>
      <w:r>
        <w:rPr>
          <w:spacing w:val="-7"/>
        </w:rPr>
        <w:t xml:space="preserve"> </w:t>
      </w:r>
      <w:r>
        <w:t>served</w:t>
      </w:r>
      <w:r>
        <w:rPr>
          <w:spacing w:val="-7"/>
        </w:rPr>
        <w:t xml:space="preserve"> </w:t>
      </w:r>
      <w:r>
        <w:t>by modeled</w:t>
      </w:r>
      <w:r>
        <w:rPr>
          <w:spacing w:val="-8"/>
        </w:rPr>
        <w:t xml:space="preserve"> </w:t>
      </w:r>
      <w:r>
        <w:t>boundaries</w:t>
      </w:r>
      <w:r>
        <w:rPr>
          <w:spacing w:val="-8"/>
        </w:rPr>
        <w:t xml:space="preserve"> </w:t>
      </w:r>
      <w:r>
        <w:t>vs</w:t>
      </w:r>
      <w:r>
        <w:rPr>
          <w:spacing w:val="-8"/>
        </w:rPr>
        <w:t xml:space="preserve"> </w:t>
      </w:r>
      <w:r>
        <w:t>the</w:t>
      </w:r>
      <w:r>
        <w:rPr>
          <w:spacing w:val="-8"/>
        </w:rPr>
        <w:t xml:space="preserve"> </w:t>
      </w:r>
      <w:r>
        <w:t>universe</w:t>
      </w:r>
      <w:r>
        <w:rPr>
          <w:spacing w:val="-8"/>
        </w:rPr>
        <w:t xml:space="preserve"> </w:t>
      </w:r>
      <w:r>
        <w:t>of</w:t>
      </w:r>
      <w:r>
        <w:rPr>
          <w:spacing w:val="-8"/>
        </w:rPr>
        <w:t xml:space="preserve"> </w:t>
      </w:r>
      <w:r>
        <w:t>systems: 98.3%.</w:t>
      </w:r>
      <w:r>
        <w:rPr>
          <w:spacing w:val="16"/>
        </w:rPr>
        <w:t xml:space="preserve"> </w:t>
      </w:r>
      <w:r>
        <w:t>This</w:t>
      </w:r>
      <w:r>
        <w:rPr>
          <w:spacing w:val="-8"/>
        </w:rPr>
        <w:t xml:space="preserve"> </w:t>
      </w:r>
      <w:r>
        <w:t>high</w:t>
      </w:r>
      <w:r>
        <w:rPr>
          <w:spacing w:val="-8"/>
        </w:rPr>
        <w:t xml:space="preserve"> </w:t>
      </w:r>
      <w:r>
        <w:t>percentage</w:t>
      </w:r>
      <w:r>
        <w:rPr>
          <w:spacing w:val="-8"/>
        </w:rPr>
        <w:t xml:space="preserve"> </w:t>
      </w:r>
      <w:r>
        <w:t>gives</w:t>
      </w:r>
      <w:r>
        <w:rPr>
          <w:spacing w:val="-8"/>
        </w:rPr>
        <w:t xml:space="preserve"> </w:t>
      </w:r>
      <w:r>
        <w:t>us</w:t>
      </w:r>
      <w:r>
        <w:rPr>
          <w:spacing w:val="-8"/>
        </w:rPr>
        <w:t xml:space="preserve"> </w:t>
      </w:r>
      <w:r>
        <w:t>confidence that</w:t>
      </w:r>
      <w:r>
        <w:rPr>
          <w:spacing w:val="-5"/>
        </w:rPr>
        <w:t xml:space="preserve"> </w:t>
      </w:r>
      <w:r>
        <w:t>we</w:t>
      </w:r>
      <w:r>
        <w:rPr>
          <w:spacing w:val="-5"/>
        </w:rPr>
        <w:t xml:space="preserve"> </w:t>
      </w:r>
      <w:r>
        <w:t>are</w:t>
      </w:r>
      <w:r>
        <w:rPr>
          <w:spacing w:val="-5"/>
        </w:rPr>
        <w:t xml:space="preserve"> </w:t>
      </w:r>
      <w:r>
        <w:t>capturing</w:t>
      </w:r>
      <w:r>
        <w:rPr>
          <w:spacing w:val="-5"/>
        </w:rPr>
        <w:t xml:space="preserve"> </w:t>
      </w:r>
      <w:r>
        <w:t>the</w:t>
      </w:r>
      <w:r>
        <w:rPr>
          <w:spacing w:val="-5"/>
        </w:rPr>
        <w:t xml:space="preserve"> </w:t>
      </w:r>
      <w:r>
        <w:t>service</w:t>
      </w:r>
      <w:r>
        <w:rPr>
          <w:spacing w:val="-5"/>
        </w:rPr>
        <w:t xml:space="preserve"> </w:t>
      </w:r>
      <w:r>
        <w:t>area</w:t>
      </w:r>
      <w:r>
        <w:rPr>
          <w:spacing w:val="-5"/>
        </w:rPr>
        <w:t xml:space="preserve"> </w:t>
      </w:r>
      <w:r>
        <w:t>boundaries</w:t>
      </w:r>
      <w:r>
        <w:rPr>
          <w:spacing w:val="-5"/>
        </w:rPr>
        <w:t xml:space="preserve"> </w:t>
      </w:r>
      <w:r>
        <w:t>for</w:t>
      </w:r>
      <w:r>
        <w:rPr>
          <w:spacing w:val="-5"/>
        </w:rPr>
        <w:t xml:space="preserve"> </w:t>
      </w:r>
      <w:r>
        <w:t>most</w:t>
      </w:r>
      <w:r>
        <w:rPr>
          <w:spacing w:val="-5"/>
        </w:rPr>
        <w:t xml:space="preserve"> </w:t>
      </w:r>
      <w:r>
        <w:t>people</w:t>
      </w:r>
      <w:r>
        <w:rPr>
          <w:spacing w:val="-5"/>
        </w:rPr>
        <w:t xml:space="preserve"> </w:t>
      </w:r>
      <w:r>
        <w:t>reliant</w:t>
      </w:r>
      <w:r>
        <w:rPr>
          <w:spacing w:val="-5"/>
        </w:rPr>
        <w:t xml:space="preserve"> </w:t>
      </w:r>
      <w:r>
        <w:t>on</w:t>
      </w:r>
      <w:r>
        <w:rPr>
          <w:spacing w:val="-5"/>
        </w:rPr>
        <w:t xml:space="preserve"> </w:t>
      </w:r>
      <w:r>
        <w:t>public</w:t>
      </w:r>
      <w:r>
        <w:rPr>
          <w:spacing w:val="-5"/>
        </w:rPr>
        <w:t xml:space="preserve"> </w:t>
      </w:r>
      <w:r>
        <w:t>water.</w:t>
      </w:r>
      <w:r>
        <w:rPr>
          <w:spacing w:val="15"/>
        </w:rPr>
        <w:t xml:space="preserve"> </w:t>
      </w:r>
      <w:r>
        <w:t>Figure 7</w:t>
      </w:r>
      <w:r>
        <w:rPr>
          <w:spacing w:val="-11"/>
        </w:rPr>
        <w:t xml:space="preserve"> </w:t>
      </w:r>
      <w:r>
        <w:t>shows</w:t>
      </w:r>
      <w:r>
        <w:rPr>
          <w:spacing w:val="-11"/>
        </w:rPr>
        <w:t xml:space="preserve"> </w:t>
      </w:r>
      <w:r>
        <w:t>the</w:t>
      </w:r>
      <w:r>
        <w:rPr>
          <w:spacing w:val="-11"/>
        </w:rPr>
        <w:t xml:space="preserve"> </w:t>
      </w:r>
      <w:r>
        <w:t>percent</w:t>
      </w:r>
      <w:r>
        <w:rPr>
          <w:spacing w:val="-11"/>
        </w:rPr>
        <w:t xml:space="preserve"> </w:t>
      </w:r>
      <w:r>
        <w:t>of</w:t>
      </w:r>
      <w:r>
        <w:rPr>
          <w:spacing w:val="-11"/>
        </w:rPr>
        <w:t xml:space="preserve"> </w:t>
      </w:r>
      <w:r>
        <w:t>modeled/state</w:t>
      </w:r>
      <w:r>
        <w:rPr>
          <w:spacing w:val="-11"/>
        </w:rPr>
        <w:t xml:space="preserve"> </w:t>
      </w:r>
      <w:r>
        <w:t>supplied</w:t>
      </w:r>
      <w:r>
        <w:rPr>
          <w:spacing w:val="-11"/>
        </w:rPr>
        <w:t xml:space="preserve"> </w:t>
      </w:r>
      <w:r>
        <w:t>boundaries</w:t>
      </w:r>
      <w:r>
        <w:rPr>
          <w:spacing w:val="-11"/>
        </w:rPr>
        <w:t xml:space="preserve"> </w:t>
      </w:r>
      <w:r>
        <w:t>and</w:t>
      </w:r>
      <w:r>
        <w:rPr>
          <w:spacing w:val="-11"/>
        </w:rPr>
        <w:t xml:space="preserve"> </w:t>
      </w:r>
      <w:r>
        <w:t>their</w:t>
      </w:r>
      <w:r>
        <w:rPr>
          <w:spacing w:val="-11"/>
        </w:rPr>
        <w:t xml:space="preserve"> </w:t>
      </w:r>
      <w:r>
        <w:t>percent</w:t>
      </w:r>
      <w:r>
        <w:rPr>
          <w:spacing w:val="-11"/>
        </w:rPr>
        <w:t xml:space="preserve"> </w:t>
      </w:r>
      <w:r>
        <w:t>population</w:t>
      </w:r>
      <w:r>
        <w:rPr>
          <w:spacing w:val="-11"/>
        </w:rPr>
        <w:t xml:space="preserve"> </w:t>
      </w:r>
      <w:r>
        <w:t>served</w:t>
      </w:r>
      <w:r>
        <w:rPr>
          <w:spacing w:val="-11"/>
        </w:rPr>
        <w:t xml:space="preserve"> </w:t>
      </w:r>
      <w:r>
        <w:t>of the total universe.</w:t>
      </w:r>
    </w:p>
    <w:p w14:paraId="2A75AD67" w14:textId="77777777" w:rsidR="00041B53" w:rsidRDefault="00104982">
      <w:pPr>
        <w:pStyle w:val="BodyText"/>
        <w:spacing w:before="142" w:line="218" w:lineRule="auto"/>
        <w:ind w:left="132" w:right="332" w:hanging="4"/>
        <w:jc w:val="both"/>
      </w:pPr>
      <w:r>
        <w:rPr>
          <w:spacing w:val="-4"/>
        </w:rPr>
        <w:t>We</w:t>
      </w:r>
      <w:r>
        <w:rPr>
          <w:spacing w:val="-6"/>
        </w:rPr>
        <w:t xml:space="preserve"> </w:t>
      </w:r>
      <w:r>
        <w:rPr>
          <w:spacing w:val="-4"/>
        </w:rPr>
        <w:t>remove</w:t>
      </w:r>
      <w:r>
        <w:rPr>
          <w:spacing w:val="-7"/>
        </w:rPr>
        <w:t xml:space="preserve"> </w:t>
      </w:r>
      <w:r>
        <w:rPr>
          <w:spacing w:val="-4"/>
        </w:rPr>
        <w:t>any</w:t>
      </w:r>
      <w:r>
        <w:rPr>
          <w:spacing w:val="-7"/>
        </w:rPr>
        <w:t xml:space="preserve"> </w:t>
      </w:r>
      <w:r>
        <w:rPr>
          <w:spacing w:val="-4"/>
        </w:rPr>
        <w:t>system</w:t>
      </w:r>
      <w:r>
        <w:rPr>
          <w:spacing w:val="-6"/>
        </w:rPr>
        <w:t xml:space="preserve"> </w:t>
      </w:r>
      <w:r>
        <w:rPr>
          <w:spacing w:val="-4"/>
        </w:rPr>
        <w:t>that</w:t>
      </w:r>
      <w:r>
        <w:rPr>
          <w:spacing w:val="-6"/>
        </w:rPr>
        <w:t xml:space="preserve"> </w:t>
      </w:r>
      <w:r>
        <w:rPr>
          <w:spacing w:val="-4"/>
        </w:rPr>
        <w:t>serves</w:t>
      </w:r>
      <w:r>
        <w:rPr>
          <w:spacing w:val="-7"/>
        </w:rPr>
        <w:t xml:space="preserve"> </w:t>
      </w:r>
      <w:r>
        <w:rPr>
          <w:spacing w:val="-4"/>
        </w:rPr>
        <w:t>less</w:t>
      </w:r>
      <w:r>
        <w:rPr>
          <w:spacing w:val="-6"/>
        </w:rPr>
        <w:t xml:space="preserve"> </w:t>
      </w:r>
      <w:r>
        <w:rPr>
          <w:spacing w:val="-4"/>
        </w:rPr>
        <w:t>than</w:t>
      </w:r>
      <w:r>
        <w:rPr>
          <w:spacing w:val="-6"/>
        </w:rPr>
        <w:t xml:space="preserve"> </w:t>
      </w:r>
      <w:r>
        <w:rPr>
          <w:spacing w:val="-4"/>
        </w:rPr>
        <w:t>25</w:t>
      </w:r>
      <w:r>
        <w:rPr>
          <w:spacing w:val="-6"/>
        </w:rPr>
        <w:t xml:space="preserve"> </w:t>
      </w:r>
      <w:r>
        <w:rPr>
          <w:spacing w:val="-4"/>
        </w:rPr>
        <w:t>people</w:t>
      </w:r>
      <w:r>
        <w:rPr>
          <w:spacing w:val="-6"/>
        </w:rPr>
        <w:t xml:space="preserve"> </w:t>
      </w:r>
      <w:r>
        <w:rPr>
          <w:spacing w:val="-4"/>
        </w:rPr>
        <w:t>or</w:t>
      </w:r>
      <w:r>
        <w:rPr>
          <w:spacing w:val="-6"/>
        </w:rPr>
        <w:t xml:space="preserve"> </w:t>
      </w:r>
      <w:r>
        <w:rPr>
          <w:spacing w:val="-4"/>
        </w:rPr>
        <w:t>has</w:t>
      </w:r>
      <w:r>
        <w:rPr>
          <w:spacing w:val="-6"/>
        </w:rPr>
        <w:t xml:space="preserve"> </w:t>
      </w:r>
      <w:r>
        <w:rPr>
          <w:spacing w:val="-4"/>
        </w:rPr>
        <w:t>less</w:t>
      </w:r>
      <w:r>
        <w:rPr>
          <w:spacing w:val="-6"/>
        </w:rPr>
        <w:t xml:space="preserve"> </w:t>
      </w:r>
      <w:r>
        <w:rPr>
          <w:spacing w:val="-4"/>
        </w:rPr>
        <w:t>than</w:t>
      </w:r>
      <w:r>
        <w:rPr>
          <w:spacing w:val="-6"/>
        </w:rPr>
        <w:t xml:space="preserve"> </w:t>
      </w:r>
      <w:r>
        <w:rPr>
          <w:spacing w:val="-4"/>
        </w:rPr>
        <w:t>15</w:t>
      </w:r>
      <w:r>
        <w:rPr>
          <w:spacing w:val="-6"/>
        </w:rPr>
        <w:t xml:space="preserve"> </w:t>
      </w:r>
      <w:r>
        <w:rPr>
          <w:spacing w:val="-4"/>
        </w:rPr>
        <w:t>service</w:t>
      </w:r>
      <w:r>
        <w:rPr>
          <w:spacing w:val="-6"/>
        </w:rPr>
        <w:t xml:space="preserve"> </w:t>
      </w:r>
      <w:r>
        <w:rPr>
          <w:spacing w:val="-4"/>
        </w:rPr>
        <w:t>connections</w:t>
      </w:r>
      <w:r>
        <w:rPr>
          <w:spacing w:val="-6"/>
        </w:rPr>
        <w:t xml:space="preserve"> </w:t>
      </w:r>
      <w:r>
        <w:rPr>
          <w:spacing w:val="-4"/>
        </w:rPr>
        <w:t xml:space="preserve">(unless </w:t>
      </w:r>
      <w:r>
        <w:t>we</w:t>
      </w:r>
      <w:r>
        <w:rPr>
          <w:spacing w:val="-5"/>
        </w:rPr>
        <w:t xml:space="preserve"> </w:t>
      </w:r>
      <w:r>
        <w:t>were</w:t>
      </w:r>
      <w:r>
        <w:rPr>
          <w:spacing w:val="-5"/>
        </w:rPr>
        <w:t xml:space="preserve"> </w:t>
      </w:r>
      <w:r>
        <w:t>able</w:t>
      </w:r>
      <w:r>
        <w:rPr>
          <w:spacing w:val="-5"/>
        </w:rPr>
        <w:t xml:space="preserve"> </w:t>
      </w:r>
      <w:r>
        <w:t>to</w:t>
      </w:r>
      <w:r>
        <w:rPr>
          <w:spacing w:val="-5"/>
        </w:rPr>
        <w:t xml:space="preserve"> </w:t>
      </w:r>
      <w:r>
        <w:t>model</w:t>
      </w:r>
      <w:r>
        <w:rPr>
          <w:spacing w:val="-5"/>
        </w:rPr>
        <w:t xml:space="preserve"> </w:t>
      </w:r>
      <w:proofErr w:type="gramStart"/>
      <w:r>
        <w:t>them</w:t>
      </w:r>
      <w:proofErr w:type="gramEnd"/>
      <w:r>
        <w:rPr>
          <w:spacing w:val="-5"/>
        </w:rPr>
        <w:t xml:space="preserve"> </w:t>
      </w:r>
      <w:r>
        <w:t>or</w:t>
      </w:r>
      <w:r>
        <w:rPr>
          <w:spacing w:val="-5"/>
        </w:rPr>
        <w:t xml:space="preserve"> </w:t>
      </w:r>
      <w:r>
        <w:t>they</w:t>
      </w:r>
      <w:r>
        <w:rPr>
          <w:spacing w:val="-5"/>
        </w:rPr>
        <w:t xml:space="preserve"> </w:t>
      </w:r>
      <w:r>
        <w:t>were</w:t>
      </w:r>
      <w:r>
        <w:rPr>
          <w:spacing w:val="-5"/>
        </w:rPr>
        <w:t xml:space="preserve"> </w:t>
      </w:r>
      <w:r>
        <w:t>state</w:t>
      </w:r>
      <w:r>
        <w:rPr>
          <w:spacing w:val="-5"/>
        </w:rPr>
        <w:t xml:space="preserve"> </w:t>
      </w:r>
      <w:r>
        <w:t>supplied)</w:t>
      </w:r>
      <w:hyperlink w:anchor="_bookmark22" w:history="1">
        <w:r>
          <w:rPr>
            <w:rFonts w:ascii="Trebuchet MS"/>
            <w:color w:val="0000FF"/>
            <w:position w:val="8"/>
            <w:sz w:val="15"/>
          </w:rPr>
          <w:t>1</w:t>
        </w:r>
      </w:hyperlink>
      <w:r>
        <w:t>.</w:t>
      </w:r>
      <w:r>
        <w:rPr>
          <w:spacing w:val="18"/>
        </w:rPr>
        <w:t xml:space="preserve"> </w:t>
      </w:r>
      <w:r>
        <w:t>These</w:t>
      </w:r>
      <w:r>
        <w:rPr>
          <w:spacing w:val="-5"/>
        </w:rPr>
        <w:t xml:space="preserve"> </w:t>
      </w:r>
      <w:r>
        <w:t>systems</w:t>
      </w:r>
      <w:r>
        <w:rPr>
          <w:spacing w:val="-5"/>
        </w:rPr>
        <w:t xml:space="preserve"> </w:t>
      </w:r>
      <w:r>
        <w:t>are</w:t>
      </w:r>
      <w:r>
        <w:rPr>
          <w:spacing w:val="-5"/>
        </w:rPr>
        <w:t xml:space="preserve"> </w:t>
      </w:r>
      <w:r>
        <w:t>typically</w:t>
      </w:r>
      <w:r>
        <w:rPr>
          <w:spacing w:val="-5"/>
        </w:rPr>
        <w:t xml:space="preserve"> </w:t>
      </w:r>
      <w:r>
        <w:t>sub-block in</w:t>
      </w:r>
      <w:r>
        <w:rPr>
          <w:spacing w:val="-12"/>
        </w:rPr>
        <w:t xml:space="preserve"> </w:t>
      </w:r>
      <w:r>
        <w:t>size</w:t>
      </w:r>
      <w:r>
        <w:rPr>
          <w:spacing w:val="-12"/>
        </w:rPr>
        <w:t xml:space="preserve"> </w:t>
      </w:r>
      <w:r>
        <w:t>and</w:t>
      </w:r>
      <w:r>
        <w:rPr>
          <w:spacing w:val="-12"/>
        </w:rPr>
        <w:t xml:space="preserve"> </w:t>
      </w:r>
      <w:r>
        <w:t>cannot</w:t>
      </w:r>
      <w:r>
        <w:rPr>
          <w:spacing w:val="-12"/>
        </w:rPr>
        <w:t xml:space="preserve"> </w:t>
      </w:r>
      <w:r>
        <w:t>reasonably</w:t>
      </w:r>
      <w:r>
        <w:rPr>
          <w:spacing w:val="-11"/>
        </w:rPr>
        <w:t xml:space="preserve"> </w:t>
      </w:r>
      <w:r>
        <w:t>be</w:t>
      </w:r>
      <w:r>
        <w:rPr>
          <w:spacing w:val="-12"/>
        </w:rPr>
        <w:t xml:space="preserve"> </w:t>
      </w:r>
      <w:r>
        <w:t>modeled.</w:t>
      </w:r>
      <w:r>
        <w:rPr>
          <w:spacing w:val="7"/>
        </w:rPr>
        <w:t xml:space="preserve"> </w:t>
      </w:r>
      <w:r>
        <w:t>A</w:t>
      </w:r>
      <w:r>
        <w:rPr>
          <w:spacing w:val="-12"/>
        </w:rPr>
        <w:t xml:space="preserve"> </w:t>
      </w:r>
      <w:r>
        <w:t>large</w:t>
      </w:r>
      <w:r>
        <w:rPr>
          <w:spacing w:val="-11"/>
        </w:rPr>
        <w:t xml:space="preserve"> </w:t>
      </w:r>
      <w:r>
        <w:t>majority</w:t>
      </w:r>
      <w:r>
        <w:rPr>
          <w:spacing w:val="-12"/>
        </w:rPr>
        <w:t xml:space="preserve"> </w:t>
      </w:r>
      <w:r>
        <w:t>of</w:t>
      </w:r>
      <w:r>
        <w:rPr>
          <w:spacing w:val="-12"/>
        </w:rPr>
        <w:t xml:space="preserve"> </w:t>
      </w:r>
      <w:r>
        <w:t>these</w:t>
      </w:r>
      <w:r>
        <w:rPr>
          <w:spacing w:val="-12"/>
        </w:rPr>
        <w:t xml:space="preserve"> </w:t>
      </w:r>
      <w:r>
        <w:t>systems</w:t>
      </w:r>
      <w:r>
        <w:rPr>
          <w:spacing w:val="-11"/>
        </w:rPr>
        <w:t xml:space="preserve"> </w:t>
      </w:r>
      <w:r>
        <w:t>also</w:t>
      </w:r>
      <w:r>
        <w:rPr>
          <w:spacing w:val="-12"/>
        </w:rPr>
        <w:t xml:space="preserve"> </w:t>
      </w:r>
      <w:r>
        <w:t>did</w:t>
      </w:r>
      <w:r>
        <w:rPr>
          <w:spacing w:val="-12"/>
        </w:rPr>
        <w:t xml:space="preserve"> </w:t>
      </w:r>
      <w:r>
        <w:t>not</w:t>
      </w:r>
      <w:r>
        <w:rPr>
          <w:spacing w:val="-12"/>
        </w:rPr>
        <w:t xml:space="preserve"> </w:t>
      </w:r>
      <w:r>
        <w:t>meet</w:t>
      </w:r>
      <w:r>
        <w:rPr>
          <w:spacing w:val="-11"/>
        </w:rPr>
        <w:t xml:space="preserve"> </w:t>
      </w:r>
      <w:r>
        <w:t>the federal definition of a public water system.</w:t>
      </w:r>
    </w:p>
    <w:p w14:paraId="2A75AD68" w14:textId="77777777" w:rsidR="00041B53" w:rsidRDefault="00104982">
      <w:pPr>
        <w:pStyle w:val="BodyText"/>
        <w:spacing w:before="4" w:line="218" w:lineRule="auto"/>
        <w:ind w:left="140" w:right="332"/>
        <w:jc w:val="both"/>
      </w:pPr>
      <w:r>
        <w:rPr>
          <w:spacing w:val="-6"/>
        </w:rPr>
        <w:t xml:space="preserve">Systems that are exclusively wholesalers of water were also removed from the universe because these </w:t>
      </w:r>
      <w:r>
        <w:t>systems don’t distribute water to customers—and thus have no service area boundaries.</w:t>
      </w:r>
      <w:r>
        <w:rPr>
          <w:spacing w:val="38"/>
        </w:rPr>
        <w:t xml:space="preserve"> </w:t>
      </w:r>
      <w:commentRangeStart w:id="78"/>
      <w:r>
        <w:t>Puerto Rico</w:t>
      </w:r>
      <w:r>
        <w:rPr>
          <w:spacing w:val="-11"/>
        </w:rPr>
        <w:t xml:space="preserve"> </w:t>
      </w:r>
      <w:r>
        <w:t>and</w:t>
      </w:r>
      <w:r>
        <w:rPr>
          <w:spacing w:val="-11"/>
        </w:rPr>
        <w:t xml:space="preserve"> </w:t>
      </w:r>
      <w:r>
        <w:t>US</w:t>
      </w:r>
      <w:r>
        <w:rPr>
          <w:spacing w:val="-11"/>
        </w:rPr>
        <w:t xml:space="preserve"> </w:t>
      </w:r>
      <w:r>
        <w:t>territory</w:t>
      </w:r>
      <w:r>
        <w:rPr>
          <w:spacing w:val="-11"/>
        </w:rPr>
        <w:t xml:space="preserve"> </w:t>
      </w:r>
      <w:r>
        <w:t>systems</w:t>
      </w:r>
      <w:r>
        <w:rPr>
          <w:spacing w:val="-11"/>
        </w:rPr>
        <w:t xml:space="preserve"> </w:t>
      </w:r>
      <w:r>
        <w:t>are</w:t>
      </w:r>
      <w:r>
        <w:rPr>
          <w:spacing w:val="-11"/>
        </w:rPr>
        <w:t xml:space="preserve"> </w:t>
      </w:r>
      <w:r>
        <w:t>not</w:t>
      </w:r>
      <w:r>
        <w:rPr>
          <w:spacing w:val="-11"/>
        </w:rPr>
        <w:t xml:space="preserve"> </w:t>
      </w:r>
      <w:r>
        <w:t>included</w:t>
      </w:r>
      <w:r>
        <w:rPr>
          <w:spacing w:val="-11"/>
        </w:rPr>
        <w:t xml:space="preserve"> </w:t>
      </w:r>
      <w:r>
        <w:t>because</w:t>
      </w:r>
      <w:r>
        <w:rPr>
          <w:spacing w:val="-11"/>
        </w:rPr>
        <w:t xml:space="preserve"> </w:t>
      </w:r>
      <w:r>
        <w:t>explanatory</w:t>
      </w:r>
      <w:r>
        <w:rPr>
          <w:spacing w:val="-11"/>
        </w:rPr>
        <w:t xml:space="preserve"> </w:t>
      </w:r>
      <w:r>
        <w:t>data</w:t>
      </w:r>
      <w:r>
        <w:rPr>
          <w:spacing w:val="-11"/>
        </w:rPr>
        <w:t xml:space="preserve"> </w:t>
      </w:r>
      <w:r>
        <w:t>for</w:t>
      </w:r>
      <w:r>
        <w:rPr>
          <w:spacing w:val="-11"/>
        </w:rPr>
        <w:t xml:space="preserve"> </w:t>
      </w:r>
      <w:r>
        <w:t>model</w:t>
      </w:r>
      <w:r>
        <w:rPr>
          <w:spacing w:val="-11"/>
        </w:rPr>
        <w:t xml:space="preserve"> </w:t>
      </w:r>
      <w:r>
        <w:t>inputs</w:t>
      </w:r>
      <w:r>
        <w:rPr>
          <w:spacing w:val="-11"/>
        </w:rPr>
        <w:t xml:space="preserve"> </w:t>
      </w:r>
      <w:r>
        <w:t>are</w:t>
      </w:r>
      <w:r>
        <w:rPr>
          <w:spacing w:val="-11"/>
        </w:rPr>
        <w:t xml:space="preserve"> </w:t>
      </w:r>
      <w:r>
        <w:t>not available for these geographies.</w:t>
      </w:r>
      <w:commentRangeEnd w:id="78"/>
      <w:r w:rsidR="00D56C6D">
        <w:rPr>
          <w:rStyle w:val="CommentReference"/>
        </w:rPr>
        <w:commentReference w:id="78"/>
      </w:r>
    </w:p>
    <w:p w14:paraId="2A75AD69" w14:textId="77777777" w:rsidR="00041B53" w:rsidRDefault="00104982">
      <w:pPr>
        <w:pStyle w:val="BodyText"/>
        <w:spacing w:before="118"/>
        <w:ind w:left="132"/>
        <w:jc w:val="both"/>
      </w:pPr>
      <w:r>
        <w:t>The</w:t>
      </w:r>
      <w:r>
        <w:rPr>
          <w:spacing w:val="-4"/>
        </w:rPr>
        <w:t xml:space="preserve"> </w:t>
      </w:r>
      <w:r>
        <w:t>final</w:t>
      </w:r>
      <w:r>
        <w:rPr>
          <w:spacing w:val="-3"/>
        </w:rPr>
        <w:t xml:space="preserve"> </w:t>
      </w:r>
      <w:r>
        <w:t>output</w:t>
      </w:r>
      <w:r>
        <w:rPr>
          <w:spacing w:val="-3"/>
        </w:rPr>
        <w:t xml:space="preserve"> </w:t>
      </w:r>
      <w:r>
        <w:t>dataset</w:t>
      </w:r>
      <w:r>
        <w:rPr>
          <w:spacing w:val="-3"/>
        </w:rPr>
        <w:t xml:space="preserve"> </w:t>
      </w:r>
      <w:r>
        <w:t>includes</w:t>
      </w:r>
      <w:r>
        <w:rPr>
          <w:spacing w:val="-3"/>
        </w:rPr>
        <w:t xml:space="preserve"> </w:t>
      </w:r>
      <w:r>
        <w:t>42,743</w:t>
      </w:r>
      <w:r>
        <w:rPr>
          <w:spacing w:val="-3"/>
        </w:rPr>
        <w:t xml:space="preserve"> </w:t>
      </w:r>
      <w:r>
        <w:t>systems</w:t>
      </w:r>
      <w:r>
        <w:rPr>
          <w:spacing w:val="-3"/>
        </w:rPr>
        <w:t xml:space="preserve"> </w:t>
      </w:r>
      <w:r>
        <w:t>out</w:t>
      </w:r>
      <w:r>
        <w:rPr>
          <w:spacing w:val="-3"/>
        </w:rPr>
        <w:t xml:space="preserve"> </w:t>
      </w:r>
      <w:r>
        <w:t>of</w:t>
      </w:r>
      <w:r>
        <w:rPr>
          <w:spacing w:val="-3"/>
        </w:rPr>
        <w:t xml:space="preserve"> </w:t>
      </w:r>
      <w:r>
        <w:t>a</w:t>
      </w:r>
      <w:r>
        <w:rPr>
          <w:spacing w:val="-3"/>
        </w:rPr>
        <w:t xml:space="preserve"> </w:t>
      </w:r>
      <w:r>
        <w:t>universe</w:t>
      </w:r>
      <w:r>
        <w:rPr>
          <w:spacing w:val="-3"/>
        </w:rPr>
        <w:t xml:space="preserve"> </w:t>
      </w:r>
      <w:r>
        <w:t>of</w:t>
      </w:r>
      <w:r>
        <w:rPr>
          <w:spacing w:val="-3"/>
        </w:rPr>
        <w:t xml:space="preserve"> </w:t>
      </w:r>
      <w:r>
        <w:t>47,952</w:t>
      </w:r>
      <w:r>
        <w:rPr>
          <w:spacing w:val="-3"/>
        </w:rPr>
        <w:t xml:space="preserve"> </w:t>
      </w:r>
      <w:r>
        <w:rPr>
          <w:spacing w:val="-2"/>
        </w:rPr>
        <w:t>(89.1%)</w:t>
      </w:r>
    </w:p>
    <w:p w14:paraId="2A75AD6A" w14:textId="77777777" w:rsidR="00041B53" w:rsidRDefault="00041B53">
      <w:pPr>
        <w:pStyle w:val="BodyText"/>
        <w:spacing w:before="13"/>
        <w:rPr>
          <w:sz w:val="29"/>
        </w:rPr>
      </w:pPr>
    </w:p>
    <w:p w14:paraId="2A75AD6B" w14:textId="77777777" w:rsidR="00041B53" w:rsidRDefault="00104982">
      <w:pPr>
        <w:pStyle w:val="BodyText"/>
        <w:ind w:left="140"/>
        <w:jc w:val="both"/>
        <w:rPr>
          <w:rFonts w:ascii="Arial Black"/>
        </w:rPr>
      </w:pPr>
      <w:r>
        <w:rPr>
          <w:rFonts w:ascii="Arial Black"/>
          <w:w w:val="80"/>
        </w:rPr>
        <w:t>Population</w:t>
      </w:r>
      <w:r>
        <w:rPr>
          <w:rFonts w:ascii="Arial Black"/>
          <w:spacing w:val="15"/>
        </w:rPr>
        <w:t xml:space="preserve"> </w:t>
      </w:r>
      <w:r>
        <w:rPr>
          <w:rFonts w:ascii="Arial Black"/>
          <w:w w:val="80"/>
        </w:rPr>
        <w:t>Served</w:t>
      </w:r>
      <w:r>
        <w:rPr>
          <w:rFonts w:ascii="Arial Black"/>
          <w:spacing w:val="15"/>
        </w:rPr>
        <w:t xml:space="preserve"> </w:t>
      </w:r>
      <w:r>
        <w:rPr>
          <w:rFonts w:ascii="Arial Black"/>
          <w:w w:val="80"/>
        </w:rPr>
        <w:t>by</w:t>
      </w:r>
      <w:r>
        <w:rPr>
          <w:rFonts w:ascii="Arial Black"/>
          <w:spacing w:val="15"/>
        </w:rPr>
        <w:t xml:space="preserve"> </w:t>
      </w:r>
      <w:r>
        <w:rPr>
          <w:rFonts w:ascii="Arial Black"/>
          <w:spacing w:val="-4"/>
          <w:w w:val="80"/>
        </w:rPr>
        <w:t>State</w:t>
      </w:r>
    </w:p>
    <w:p w14:paraId="2A75AD6C" w14:textId="77777777" w:rsidR="00041B53" w:rsidRDefault="00104982">
      <w:pPr>
        <w:pStyle w:val="BodyText"/>
        <w:spacing w:before="269" w:line="218" w:lineRule="auto"/>
        <w:ind w:left="140" w:right="301" w:hanging="8"/>
        <w:jc w:val="both"/>
      </w:pPr>
      <w:r>
        <w:t xml:space="preserve">The modeled boundaries represent 98.3 % of the population served as reported in SDWIS (Fig- </w:t>
      </w:r>
      <w:proofErr w:type="spellStart"/>
      <w:r>
        <w:t>ure</w:t>
      </w:r>
      <w:proofErr w:type="spellEnd"/>
      <w:r>
        <w:t xml:space="preserve"> </w:t>
      </w:r>
      <w:hyperlink w:anchor="_bookmark23" w:history="1">
        <w:r>
          <w:rPr>
            <w:color w:val="0000FF"/>
          </w:rPr>
          <w:t>5</w:t>
        </w:r>
      </w:hyperlink>
      <w:r>
        <w:t>).</w:t>
      </w:r>
    </w:p>
    <w:p w14:paraId="2A75AD6D" w14:textId="77777777" w:rsidR="00041B53" w:rsidRDefault="00041B53">
      <w:pPr>
        <w:pStyle w:val="BodyText"/>
        <w:spacing w:before="6"/>
        <w:rPr>
          <w:sz w:val="29"/>
        </w:rPr>
      </w:pPr>
    </w:p>
    <w:p w14:paraId="2A75AD6E" w14:textId="77777777" w:rsidR="00041B53" w:rsidRDefault="00104982">
      <w:pPr>
        <w:pStyle w:val="Heading2"/>
        <w:jc w:val="both"/>
      </w:pPr>
      <w:bookmarkStart w:id="79" w:name="Overlapping_Boundaries"/>
      <w:bookmarkStart w:id="80" w:name="_bookmark21"/>
      <w:bookmarkEnd w:id="79"/>
      <w:bookmarkEnd w:id="80"/>
      <w:r>
        <w:rPr>
          <w:w w:val="80"/>
        </w:rPr>
        <w:t>Overlapping</w:t>
      </w:r>
      <w:r>
        <w:rPr>
          <w:spacing w:val="38"/>
        </w:rPr>
        <w:t xml:space="preserve"> </w:t>
      </w:r>
      <w:r>
        <w:rPr>
          <w:spacing w:val="-2"/>
          <w:w w:val="90"/>
        </w:rPr>
        <w:t>Boundaries</w:t>
      </w:r>
    </w:p>
    <w:p w14:paraId="2A75AD6F" w14:textId="77777777" w:rsidR="00041B53" w:rsidRDefault="00104982">
      <w:pPr>
        <w:pStyle w:val="BodyText"/>
        <w:spacing w:before="263" w:line="218" w:lineRule="auto"/>
        <w:ind w:left="132" w:right="295" w:hanging="4"/>
        <w:jc w:val="both"/>
      </w:pPr>
      <w:r>
        <w:t>Within</w:t>
      </w:r>
      <w:r>
        <w:rPr>
          <w:spacing w:val="-2"/>
        </w:rPr>
        <w:t xml:space="preserve"> </w:t>
      </w:r>
      <w:r>
        <w:t>the</w:t>
      </w:r>
      <w:r>
        <w:rPr>
          <w:spacing w:val="-2"/>
        </w:rPr>
        <w:t xml:space="preserve"> </w:t>
      </w:r>
      <w:r>
        <w:t>final</w:t>
      </w:r>
      <w:r>
        <w:rPr>
          <w:spacing w:val="-2"/>
        </w:rPr>
        <w:t xml:space="preserve"> </w:t>
      </w:r>
      <w:r>
        <w:t>dataset</w:t>
      </w:r>
      <w:r>
        <w:rPr>
          <w:spacing w:val="-2"/>
        </w:rPr>
        <w:t xml:space="preserve"> </w:t>
      </w:r>
      <w:r>
        <w:t>there</w:t>
      </w:r>
      <w:r>
        <w:rPr>
          <w:spacing w:val="-2"/>
        </w:rPr>
        <w:t xml:space="preserve"> </w:t>
      </w:r>
      <w:r>
        <w:t>are</w:t>
      </w:r>
      <w:r>
        <w:rPr>
          <w:spacing w:val="-2"/>
        </w:rPr>
        <w:t xml:space="preserve"> </w:t>
      </w:r>
      <w:r>
        <w:t>instances</w:t>
      </w:r>
      <w:r>
        <w:rPr>
          <w:spacing w:val="-2"/>
        </w:rPr>
        <w:t xml:space="preserve"> </w:t>
      </w:r>
      <w:r>
        <w:t>where</w:t>
      </w:r>
      <w:r>
        <w:rPr>
          <w:spacing w:val="-2"/>
        </w:rPr>
        <w:t xml:space="preserve"> </w:t>
      </w:r>
      <w:r>
        <w:t>two</w:t>
      </w:r>
      <w:r>
        <w:rPr>
          <w:spacing w:val="-2"/>
        </w:rPr>
        <w:t xml:space="preserve"> </w:t>
      </w:r>
      <w:r>
        <w:t>or</w:t>
      </w:r>
      <w:r>
        <w:rPr>
          <w:spacing w:val="-2"/>
        </w:rPr>
        <w:t xml:space="preserve"> </w:t>
      </w:r>
      <w:r>
        <w:t>more</w:t>
      </w:r>
      <w:r>
        <w:rPr>
          <w:spacing w:val="-2"/>
        </w:rPr>
        <w:t xml:space="preserve"> </w:t>
      </w:r>
      <w:r>
        <w:t>boundaries</w:t>
      </w:r>
      <w:r>
        <w:rPr>
          <w:spacing w:val="-2"/>
        </w:rPr>
        <w:t xml:space="preserve"> </w:t>
      </w:r>
      <w:r>
        <w:t>occupy</w:t>
      </w:r>
      <w:r>
        <w:rPr>
          <w:spacing w:val="-2"/>
        </w:rPr>
        <w:t xml:space="preserve"> </w:t>
      </w:r>
      <w:r>
        <w:t>the</w:t>
      </w:r>
      <w:r>
        <w:rPr>
          <w:spacing w:val="-2"/>
        </w:rPr>
        <w:t xml:space="preserve"> </w:t>
      </w:r>
      <w:r>
        <w:t>same</w:t>
      </w:r>
      <w:r>
        <w:rPr>
          <w:spacing w:val="-2"/>
        </w:rPr>
        <w:t xml:space="preserve"> </w:t>
      </w:r>
      <w:r>
        <w:t>area. Theoretically two or more systems can occupy a single block (the spatial scale of the model</w:t>
      </w:r>
      <w:proofErr w:type="gramStart"/>
      <w:r>
        <w:t>)</w:t>
      </w:r>
      <w:proofErr w:type="gramEnd"/>
      <w:r>
        <w:t xml:space="preserve"> but this is </w:t>
      </w:r>
      <w:commentRangeStart w:id="81"/>
      <w:r>
        <w:t xml:space="preserve">known </w:t>
      </w:r>
      <w:commentRangeEnd w:id="81"/>
      <w:r w:rsidR="00D56C6D">
        <w:rPr>
          <w:rStyle w:val="CommentReference"/>
        </w:rPr>
        <w:commentReference w:id="81"/>
      </w:r>
      <w:r>
        <w:t>to be rare.</w:t>
      </w:r>
      <w:r>
        <w:rPr>
          <w:spacing w:val="25"/>
        </w:rPr>
        <w:t xml:space="preserve"> </w:t>
      </w:r>
      <w:r>
        <w:t>Overlaps usually occur in two scenarios:</w:t>
      </w:r>
    </w:p>
    <w:p w14:paraId="2A75AD70" w14:textId="030CDAB0" w:rsidR="00041B53" w:rsidRDefault="00104982">
      <w:pPr>
        <w:pStyle w:val="ListParagraph"/>
        <w:numPr>
          <w:ilvl w:val="0"/>
          <w:numId w:val="1"/>
        </w:numPr>
        <w:tabs>
          <w:tab w:val="left" w:pos="677"/>
          <w:tab w:val="left" w:pos="684"/>
        </w:tabs>
        <w:spacing w:before="198" w:line="218" w:lineRule="auto"/>
        <w:ind w:right="295" w:hanging="271"/>
        <w:jc w:val="both"/>
      </w:pPr>
      <w:r>
        <w:rPr>
          <w:rFonts w:ascii="Times New Roman" w:hAnsi="Times New Roman"/>
        </w:rPr>
        <w:tab/>
      </w:r>
      <w:r>
        <w:t>State</w:t>
      </w:r>
      <w:r>
        <w:rPr>
          <w:spacing w:val="-4"/>
        </w:rPr>
        <w:t xml:space="preserve"> </w:t>
      </w:r>
      <w:r>
        <w:t>boundaries</w:t>
      </w:r>
      <w:r>
        <w:rPr>
          <w:spacing w:val="-4"/>
        </w:rPr>
        <w:t xml:space="preserve"> </w:t>
      </w:r>
      <w:r>
        <w:t>overlapping</w:t>
      </w:r>
      <w:r>
        <w:rPr>
          <w:spacing w:val="-4"/>
        </w:rPr>
        <w:t xml:space="preserve"> </w:t>
      </w:r>
      <w:r>
        <w:t>modeled</w:t>
      </w:r>
      <w:r>
        <w:rPr>
          <w:spacing w:val="-4"/>
        </w:rPr>
        <w:t xml:space="preserve"> </w:t>
      </w:r>
      <w:r>
        <w:t>boundaries:</w:t>
      </w:r>
      <w:r>
        <w:rPr>
          <w:spacing w:val="20"/>
        </w:rPr>
        <w:t xml:space="preserve"> </w:t>
      </w:r>
      <w:r>
        <w:t>Figure</w:t>
      </w:r>
      <w:r>
        <w:rPr>
          <w:spacing w:val="-4"/>
        </w:rPr>
        <w:t xml:space="preserve"> </w:t>
      </w:r>
      <w:hyperlink w:anchor="_bookmark24" w:history="1">
        <w:r>
          <w:rPr>
            <w:color w:val="0000FF"/>
          </w:rPr>
          <w:t>6</w:t>
        </w:r>
      </w:hyperlink>
      <w:r>
        <w:rPr>
          <w:color w:val="0000FF"/>
          <w:spacing w:val="-4"/>
        </w:rPr>
        <w:t xml:space="preserve"> </w:t>
      </w:r>
      <w:r>
        <w:t>shows</w:t>
      </w:r>
      <w:r>
        <w:rPr>
          <w:spacing w:val="-4"/>
        </w:rPr>
        <w:t xml:space="preserve"> </w:t>
      </w:r>
      <w:r>
        <w:t>an</w:t>
      </w:r>
      <w:r>
        <w:rPr>
          <w:spacing w:val="-4"/>
        </w:rPr>
        <w:t xml:space="preserve"> </w:t>
      </w:r>
      <w:r>
        <w:t>example</w:t>
      </w:r>
      <w:r>
        <w:rPr>
          <w:spacing w:val="-4"/>
        </w:rPr>
        <w:t xml:space="preserve"> </w:t>
      </w:r>
      <w:r>
        <w:t>of</w:t>
      </w:r>
      <w:r>
        <w:rPr>
          <w:spacing w:val="-4"/>
        </w:rPr>
        <w:t xml:space="preserve"> </w:t>
      </w:r>
      <w:r>
        <w:t>Altoona, IA (modeled) overlapping the state supplied boundary of Des Moines.</w:t>
      </w:r>
      <w:r>
        <w:rPr>
          <w:spacing w:val="36"/>
        </w:rPr>
        <w:t xml:space="preserve"> </w:t>
      </w:r>
      <w:r>
        <w:t>In this example the modeled boundary for Altoona appears correct.</w:t>
      </w:r>
      <w:r>
        <w:rPr>
          <w:spacing w:val="40"/>
        </w:rPr>
        <w:t xml:space="preserve"> </w:t>
      </w:r>
      <w:r>
        <w:t>Altoona has a unique PWS. However, the state</w:t>
      </w:r>
      <w:r>
        <w:rPr>
          <w:spacing w:val="-6"/>
        </w:rPr>
        <w:t xml:space="preserve"> </w:t>
      </w:r>
      <w:r>
        <w:t>supplied</w:t>
      </w:r>
      <w:r>
        <w:rPr>
          <w:spacing w:val="-6"/>
        </w:rPr>
        <w:t xml:space="preserve"> </w:t>
      </w:r>
      <w:r>
        <w:t>boundary</w:t>
      </w:r>
      <w:r>
        <w:rPr>
          <w:spacing w:val="-6"/>
        </w:rPr>
        <w:t xml:space="preserve"> </w:t>
      </w:r>
      <w:r>
        <w:t>didn’t</w:t>
      </w:r>
      <w:r>
        <w:rPr>
          <w:spacing w:val="-6"/>
        </w:rPr>
        <w:t xml:space="preserve"> </w:t>
      </w:r>
      <w:r>
        <w:t>“erase”</w:t>
      </w:r>
      <w:r>
        <w:rPr>
          <w:spacing w:val="-6"/>
        </w:rPr>
        <w:t xml:space="preserve"> </w:t>
      </w:r>
      <w:r>
        <w:t>the</w:t>
      </w:r>
      <w:r>
        <w:rPr>
          <w:spacing w:val="-6"/>
        </w:rPr>
        <w:t xml:space="preserve"> </w:t>
      </w:r>
      <w:r>
        <w:t>Altoona</w:t>
      </w:r>
      <w:r>
        <w:rPr>
          <w:spacing w:val="-6"/>
        </w:rPr>
        <w:t xml:space="preserve"> </w:t>
      </w:r>
      <w:r>
        <w:t>system</w:t>
      </w:r>
      <w:r>
        <w:rPr>
          <w:spacing w:val="-6"/>
        </w:rPr>
        <w:t xml:space="preserve"> </w:t>
      </w:r>
      <w:r>
        <w:t>from</w:t>
      </w:r>
      <w:r>
        <w:rPr>
          <w:spacing w:val="-6"/>
        </w:rPr>
        <w:t xml:space="preserve"> </w:t>
      </w:r>
      <w:r>
        <w:t>the</w:t>
      </w:r>
      <w:r>
        <w:rPr>
          <w:spacing w:val="-6"/>
        </w:rPr>
        <w:t xml:space="preserve"> </w:t>
      </w:r>
      <w:r>
        <w:t>service</w:t>
      </w:r>
      <w:r>
        <w:rPr>
          <w:spacing w:val="-6"/>
        </w:rPr>
        <w:t xml:space="preserve"> </w:t>
      </w:r>
      <w:r>
        <w:t>area</w:t>
      </w:r>
      <w:r>
        <w:rPr>
          <w:spacing w:val="-6"/>
        </w:rPr>
        <w:t xml:space="preserve"> </w:t>
      </w:r>
      <w:r>
        <w:t>boundary. This conflict is a function of co</w:t>
      </w:r>
      <w:ins w:id="82" w:author="Spalt, Nicholas" w:date="2024-03-29T15:48:00Z">
        <w:r w:rsidR="00D56C6D">
          <w:t>a</w:t>
        </w:r>
      </w:ins>
      <w:del w:id="83" w:author="Spalt, Nicholas" w:date="2024-03-29T15:48:00Z">
        <w:r w:rsidDel="00D56C6D">
          <w:delText>u</w:delText>
        </w:r>
      </w:del>
      <w:r>
        <w:t>rse or inaccurate state supplied boundaries.</w:t>
      </w:r>
    </w:p>
    <w:p w14:paraId="2A75AD71" w14:textId="77777777" w:rsidR="00041B53" w:rsidRDefault="00104982">
      <w:pPr>
        <w:pStyle w:val="BodyText"/>
        <w:spacing w:before="11"/>
        <w:rPr>
          <w:sz w:val="28"/>
        </w:rPr>
      </w:pPr>
      <w:r>
        <w:rPr>
          <w:noProof/>
        </w:rPr>
        <mc:AlternateContent>
          <mc:Choice Requires="wps">
            <w:drawing>
              <wp:anchor distT="0" distB="0" distL="0" distR="0" simplePos="0" relativeHeight="487600128" behindDoc="1" locked="0" layoutInCell="1" allowOverlap="1" wp14:anchorId="2A75AE66" wp14:editId="2A75AE67">
                <wp:simplePos x="0" y="0"/>
                <wp:positionH relativeFrom="page">
                  <wp:posOffset>914400</wp:posOffset>
                </wp:positionH>
                <wp:positionV relativeFrom="paragraph">
                  <wp:posOffset>262098</wp:posOffset>
                </wp:positionV>
                <wp:extent cx="2377440" cy="1270"/>
                <wp:effectExtent l="0" t="0" r="0" b="0"/>
                <wp:wrapTopAndBottom/>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6A8E09" id="Graphic 119" o:spid="_x0000_s1026" style="position:absolute;margin-left:1in;margin-top:20.65pt;width:187.2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" path="m,l2377401,e" filled="f" strokeweight=".14056mm">
                <v:path arrowok="t"/>
                <w10:wrap type="topAndBottom" anchorx="page"/>
              </v:shape>
            </w:pict>
          </mc:Fallback>
        </mc:AlternateContent>
      </w:r>
    </w:p>
    <w:p w14:paraId="2A75AD72" w14:textId="77777777" w:rsidR="00041B53" w:rsidRDefault="00104982">
      <w:pPr>
        <w:spacing w:before="35" w:line="216" w:lineRule="auto"/>
        <w:ind w:left="409" w:right="306" w:hanging="173"/>
        <w:jc w:val="both"/>
        <w:rPr>
          <w:sz w:val="18"/>
        </w:rPr>
      </w:pPr>
      <w:r>
        <w:rPr>
          <w:rFonts w:ascii="Bookman Old Style" w:hAnsi="Bookman Old Style"/>
          <w:position w:val="7"/>
          <w:sz w:val="12"/>
        </w:rPr>
        <w:t>1</w:t>
      </w:r>
      <w:bookmarkStart w:id="84" w:name="_bookmark22"/>
      <w:bookmarkEnd w:id="84"/>
      <w:r>
        <w:rPr>
          <w:sz w:val="18"/>
        </w:rPr>
        <w:t>This is similar to the EPA definition of a public water provider:</w:t>
      </w:r>
      <w:r>
        <w:rPr>
          <w:spacing w:val="23"/>
          <w:sz w:val="18"/>
        </w:rPr>
        <w:t xml:space="preserve"> </w:t>
      </w:r>
      <w:r>
        <w:rPr>
          <w:sz w:val="18"/>
        </w:rPr>
        <w:t>“A public water system provides water for human consumption</w:t>
      </w:r>
      <w:r>
        <w:rPr>
          <w:spacing w:val="-8"/>
          <w:sz w:val="18"/>
        </w:rPr>
        <w:t xml:space="preserve"> </w:t>
      </w:r>
      <w:r>
        <w:rPr>
          <w:sz w:val="18"/>
        </w:rPr>
        <w:t>through</w:t>
      </w:r>
      <w:r>
        <w:rPr>
          <w:spacing w:val="-8"/>
          <w:sz w:val="18"/>
        </w:rPr>
        <w:t xml:space="preserve"> </w:t>
      </w:r>
      <w:r>
        <w:rPr>
          <w:sz w:val="18"/>
        </w:rPr>
        <w:t>pipes</w:t>
      </w:r>
      <w:r>
        <w:rPr>
          <w:spacing w:val="-8"/>
          <w:sz w:val="18"/>
        </w:rPr>
        <w:t xml:space="preserve"> </w:t>
      </w:r>
      <w:r>
        <w:rPr>
          <w:sz w:val="18"/>
        </w:rPr>
        <w:t>or</w:t>
      </w:r>
      <w:r>
        <w:rPr>
          <w:spacing w:val="-8"/>
          <w:sz w:val="18"/>
        </w:rPr>
        <w:t xml:space="preserve"> </w:t>
      </w:r>
      <w:r>
        <w:rPr>
          <w:sz w:val="18"/>
        </w:rPr>
        <w:t>other</w:t>
      </w:r>
      <w:r>
        <w:rPr>
          <w:spacing w:val="-8"/>
          <w:sz w:val="18"/>
        </w:rPr>
        <w:t xml:space="preserve"> </w:t>
      </w:r>
      <w:r>
        <w:rPr>
          <w:sz w:val="18"/>
        </w:rPr>
        <w:t>constructed</w:t>
      </w:r>
      <w:r>
        <w:rPr>
          <w:spacing w:val="-8"/>
          <w:sz w:val="18"/>
        </w:rPr>
        <w:t xml:space="preserve"> </w:t>
      </w:r>
      <w:r>
        <w:rPr>
          <w:sz w:val="18"/>
        </w:rPr>
        <w:t>conveyances</w:t>
      </w:r>
      <w:r>
        <w:rPr>
          <w:spacing w:val="-8"/>
          <w:sz w:val="18"/>
        </w:rPr>
        <w:t xml:space="preserve"> </w:t>
      </w:r>
      <w:r>
        <w:rPr>
          <w:sz w:val="18"/>
        </w:rPr>
        <w:t>to</w:t>
      </w:r>
      <w:r>
        <w:rPr>
          <w:spacing w:val="-8"/>
          <w:sz w:val="18"/>
        </w:rPr>
        <w:t xml:space="preserve"> </w:t>
      </w:r>
      <w:r>
        <w:rPr>
          <w:sz w:val="18"/>
        </w:rPr>
        <w:t>at</w:t>
      </w:r>
      <w:r>
        <w:rPr>
          <w:spacing w:val="-8"/>
          <w:sz w:val="18"/>
        </w:rPr>
        <w:t xml:space="preserve"> </w:t>
      </w:r>
      <w:r>
        <w:rPr>
          <w:sz w:val="18"/>
        </w:rPr>
        <w:t>least</w:t>
      </w:r>
      <w:r>
        <w:rPr>
          <w:spacing w:val="-8"/>
          <w:sz w:val="18"/>
        </w:rPr>
        <w:t xml:space="preserve"> </w:t>
      </w:r>
      <w:r>
        <w:rPr>
          <w:sz w:val="18"/>
        </w:rPr>
        <w:t>15</w:t>
      </w:r>
      <w:r>
        <w:rPr>
          <w:spacing w:val="-8"/>
          <w:sz w:val="18"/>
        </w:rPr>
        <w:t xml:space="preserve"> </w:t>
      </w:r>
      <w:r>
        <w:rPr>
          <w:sz w:val="18"/>
        </w:rPr>
        <w:t>service</w:t>
      </w:r>
      <w:r>
        <w:rPr>
          <w:spacing w:val="-8"/>
          <w:sz w:val="18"/>
        </w:rPr>
        <w:t xml:space="preserve"> </w:t>
      </w:r>
      <w:r>
        <w:rPr>
          <w:sz w:val="18"/>
        </w:rPr>
        <w:t>connections</w:t>
      </w:r>
      <w:r>
        <w:rPr>
          <w:spacing w:val="-8"/>
          <w:sz w:val="18"/>
        </w:rPr>
        <w:t xml:space="preserve"> </w:t>
      </w:r>
      <w:r>
        <w:rPr>
          <w:sz w:val="18"/>
        </w:rPr>
        <w:t>or</w:t>
      </w:r>
      <w:r>
        <w:rPr>
          <w:spacing w:val="-8"/>
          <w:sz w:val="18"/>
        </w:rPr>
        <w:t xml:space="preserve"> </w:t>
      </w:r>
      <w:r>
        <w:rPr>
          <w:sz w:val="18"/>
        </w:rPr>
        <w:t>serves</w:t>
      </w:r>
      <w:r>
        <w:rPr>
          <w:spacing w:val="-8"/>
          <w:sz w:val="18"/>
        </w:rPr>
        <w:t xml:space="preserve"> </w:t>
      </w:r>
      <w:r>
        <w:rPr>
          <w:sz w:val="18"/>
        </w:rPr>
        <w:t>an</w:t>
      </w:r>
      <w:r>
        <w:rPr>
          <w:spacing w:val="-8"/>
          <w:sz w:val="18"/>
        </w:rPr>
        <w:t xml:space="preserve"> </w:t>
      </w:r>
      <w:r>
        <w:rPr>
          <w:sz w:val="18"/>
        </w:rPr>
        <w:t>average of at least 25 people for at least 60 days a year.”</w:t>
      </w:r>
      <w:r>
        <w:rPr>
          <w:spacing w:val="27"/>
          <w:sz w:val="18"/>
        </w:rPr>
        <w:t xml:space="preserve"> </w:t>
      </w:r>
      <w:r>
        <w:rPr>
          <w:sz w:val="18"/>
        </w:rPr>
        <w:t>h</w:t>
      </w:r>
      <w:hyperlink r:id="rId22">
        <w:r>
          <w:rPr>
            <w:sz w:val="18"/>
          </w:rPr>
          <w:t>ttps://www.epa.gov/dwreginfo/information-about-public-w</w:t>
        </w:r>
      </w:hyperlink>
      <w:r>
        <w:rPr>
          <w:sz w:val="18"/>
        </w:rPr>
        <w:t xml:space="preserve">ater- </w:t>
      </w:r>
      <w:r>
        <w:rPr>
          <w:spacing w:val="-2"/>
          <w:sz w:val="18"/>
        </w:rPr>
        <w:t>systems</w:t>
      </w:r>
    </w:p>
    <w:p w14:paraId="2A75AD73" w14:textId="77777777" w:rsidR="00041B53" w:rsidRDefault="00041B53">
      <w:pPr>
        <w:spacing w:line="216" w:lineRule="auto"/>
        <w:jc w:val="both"/>
        <w:rPr>
          <w:sz w:val="18"/>
        </w:rPr>
        <w:sectPr w:rsidR="00041B53">
          <w:pgSz w:w="12240" w:h="15840"/>
          <w:pgMar w:top="1340" w:right="1100" w:bottom="1180" w:left="1300" w:header="0" w:footer="897" w:gutter="0"/>
          <w:cols w:space="720"/>
        </w:sectPr>
      </w:pPr>
    </w:p>
    <w:p w14:paraId="2A75AD74" w14:textId="77777777" w:rsidR="00041B53" w:rsidRDefault="00104982">
      <w:pPr>
        <w:spacing w:before="95" w:line="201" w:lineRule="auto"/>
        <w:ind w:left="2310" w:right="1530" w:firstLine="40"/>
        <w:jc w:val="right"/>
        <w:rPr>
          <w:rFonts w:ascii="Arial"/>
          <w:sz w:val="18"/>
        </w:rPr>
      </w:pPr>
      <w:commentRangeStart w:id="85"/>
      <w:r>
        <w:rPr>
          <w:noProof/>
        </w:rPr>
        <w:lastRenderedPageBreak/>
        <w:drawing>
          <wp:anchor distT="0" distB="0" distL="0" distR="0" simplePos="0" relativeHeight="15741440" behindDoc="0" locked="0" layoutInCell="1" allowOverlap="1" wp14:anchorId="2A75AE68" wp14:editId="2A75AE69">
            <wp:simplePos x="0" y="0"/>
            <wp:positionH relativeFrom="page">
              <wp:posOffset>2504773</wp:posOffset>
            </wp:positionH>
            <wp:positionV relativeFrom="paragraph">
              <wp:posOffset>43316</wp:posOffset>
            </wp:positionV>
            <wp:extent cx="3140739" cy="6875488"/>
            <wp:effectExtent l="0" t="0" r="0" b="0"/>
            <wp:wrapNone/>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23" cstate="print"/>
                    <a:stretch>
                      <a:fillRect/>
                    </a:stretch>
                  </pic:blipFill>
                  <pic:spPr>
                    <a:xfrm>
                      <a:off x="0" y="0"/>
                      <a:ext cx="3140739" cy="6875488"/>
                    </a:xfrm>
                    <a:prstGeom prst="rect">
                      <a:avLst/>
                    </a:prstGeom>
                  </pic:spPr>
                </pic:pic>
              </a:graphicData>
            </a:graphic>
          </wp:anchor>
        </w:drawing>
      </w:r>
      <w:commentRangeEnd w:id="85"/>
      <w:r w:rsidR="00D56C6D">
        <w:rPr>
          <w:rStyle w:val="CommentReference"/>
        </w:rPr>
        <w:commentReference w:id="85"/>
      </w:r>
      <w:r>
        <w:rPr>
          <w:noProof/>
        </w:rPr>
        <mc:AlternateContent>
          <mc:Choice Requires="wps">
            <w:drawing>
              <wp:anchor distT="0" distB="0" distL="0" distR="0" simplePos="0" relativeHeight="15741952" behindDoc="0" locked="0" layoutInCell="1" allowOverlap="1" wp14:anchorId="2A75AE6A" wp14:editId="2A75AE6B">
                <wp:simplePos x="0" y="0"/>
                <wp:positionH relativeFrom="page">
                  <wp:posOffset>2088091</wp:posOffset>
                </wp:positionH>
                <wp:positionV relativeFrom="paragraph">
                  <wp:posOffset>3008262</wp:posOffset>
                </wp:positionV>
                <wp:extent cx="181610" cy="91122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911225"/>
                        </a:xfrm>
                        <a:prstGeom prst="rect">
                          <a:avLst/>
                        </a:prstGeom>
                      </wps:spPr>
                      <wps:txbx>
                        <w:txbxContent>
                          <w:p w14:paraId="2A75AE7D" w14:textId="77777777" w:rsidR="00041B53" w:rsidRDefault="00104982">
                            <w:pPr>
                              <w:pStyle w:val="BodyText"/>
                              <w:spacing w:before="13"/>
                              <w:ind w:left="20"/>
                              <w:rPr>
                                <w:rFonts w:ascii="Arial"/>
                              </w:rPr>
                            </w:pPr>
                            <w:r>
                              <w:rPr>
                                <w:rFonts w:ascii="Arial"/>
                              </w:rPr>
                              <w:t xml:space="preserve">State / </w:t>
                            </w:r>
                            <w:r>
                              <w:rPr>
                                <w:rFonts w:ascii="Arial"/>
                                <w:spacing w:val="-2"/>
                              </w:rPr>
                              <w:t>Region</w:t>
                            </w:r>
                          </w:p>
                        </w:txbxContent>
                      </wps:txbx>
                      <wps:bodyPr vert="vert270" wrap="square" lIns="0" tIns="0" rIns="0" bIns="0" rtlCol="0">
                        <a:noAutofit/>
                      </wps:bodyPr>
                    </wps:wsp>
                  </a:graphicData>
                </a:graphic>
              </wp:anchor>
            </w:drawing>
          </mc:Choice>
          <mc:Fallback>
            <w:pict>
              <v:shape w14:anchorId="2A75AE6A" id="Textbox 121" o:spid="_x0000_s1032" type="#_x0000_t202" style="position:absolute;left:0;text-align:left;margin-left:164.4pt;margin-top:236.85pt;width:14.3pt;height:71.75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" filled="f" stroked="f">
                <v:textbox style="layout-flow:vertical;mso-layout-flow-alt:bottom-to-top" inset="0,0,0,0">
                  <w:txbxContent>
                    <w:p w14:paraId="2A75AE7D" w14:textId="77777777" w:rsidR="00041B53" w:rsidRDefault="00104982">
                      <w:pPr>
                        <w:pStyle w:val="BodyText"/>
                        <w:spacing w:before="13"/>
                        <w:ind w:left="20"/>
                        <w:rPr>
                          <w:rFonts w:ascii="Arial"/>
                        </w:rPr>
                      </w:pPr>
                      <w:r>
                        <w:rPr>
                          <w:rFonts w:ascii="Arial"/>
                        </w:rPr>
                        <w:t xml:space="preserve">State / </w:t>
                      </w:r>
                      <w:r>
                        <w:rPr>
                          <w:rFonts w:ascii="Arial"/>
                          <w:spacing w:val="-2"/>
                        </w:rPr>
                        <w:t>Region</w:t>
                      </w:r>
                    </w:p>
                  </w:txbxContent>
                </v:textbox>
                <w10:wrap anchorx="page"/>
              </v:shape>
            </w:pict>
          </mc:Fallback>
        </mc:AlternateContent>
      </w:r>
      <w:bookmarkStart w:id="86" w:name="_bookmark23"/>
      <w:bookmarkEnd w:id="86"/>
      <w:r>
        <w:rPr>
          <w:rFonts w:ascii="Arial"/>
          <w:color w:val="4D4D4D"/>
          <w:spacing w:val="-6"/>
          <w:sz w:val="18"/>
        </w:rPr>
        <w:t>AR KY TN CA NH AZ TX RI UT PA KS NV CT AL MA NM SC OH NE WA MN IN GA WI MI IL NC MD NY NJ ME HI FL 04 ID DE OR MS LA OK 07 CO WV MT ND NN WY 10</w:t>
      </w:r>
    </w:p>
    <w:p w14:paraId="2A75AD75" w14:textId="77777777" w:rsidR="00041B53" w:rsidRDefault="00104982">
      <w:pPr>
        <w:spacing w:line="131" w:lineRule="exact"/>
        <w:ind w:right="1530"/>
        <w:jc w:val="right"/>
        <w:rPr>
          <w:rFonts w:ascii="Arial"/>
          <w:sz w:val="18"/>
        </w:rPr>
      </w:pPr>
      <w:r>
        <w:rPr>
          <w:rFonts w:ascii="Arial"/>
          <w:color w:val="4D4D4D"/>
          <w:spacing w:val="-5"/>
          <w:sz w:val="18"/>
        </w:rPr>
        <w:t>08</w:t>
      </w:r>
    </w:p>
    <w:p w14:paraId="2A75AD76" w14:textId="77777777" w:rsidR="00041B53" w:rsidRDefault="00104982">
      <w:pPr>
        <w:spacing w:before="10" w:line="201" w:lineRule="auto"/>
        <w:ind w:left="2350" w:right="1530" w:hanging="10"/>
        <w:jc w:val="both"/>
        <w:rPr>
          <w:rFonts w:ascii="Arial"/>
          <w:sz w:val="18"/>
        </w:rPr>
      </w:pPr>
      <w:r>
        <w:rPr>
          <w:rFonts w:ascii="Arial"/>
          <w:color w:val="4D4D4D"/>
          <w:spacing w:val="-6"/>
          <w:sz w:val="18"/>
        </w:rPr>
        <w:t>DC VT IA AK 09 SD 06 VA 55</w:t>
      </w:r>
    </w:p>
    <w:p w14:paraId="2A75AD77" w14:textId="77777777" w:rsidR="00041B53" w:rsidRDefault="00104982">
      <w:pPr>
        <w:spacing w:line="157" w:lineRule="exact"/>
        <w:ind w:right="1530"/>
        <w:jc w:val="right"/>
        <w:rPr>
          <w:rFonts w:ascii="Arial"/>
          <w:sz w:val="18"/>
        </w:rPr>
      </w:pPr>
      <w:r>
        <w:rPr>
          <w:rFonts w:ascii="Arial"/>
          <w:color w:val="4D4D4D"/>
          <w:spacing w:val="-5"/>
          <w:sz w:val="18"/>
        </w:rPr>
        <w:t>05</w:t>
      </w:r>
    </w:p>
    <w:p w14:paraId="2A75AD78" w14:textId="77777777" w:rsidR="00041B53" w:rsidRDefault="00104982">
      <w:pPr>
        <w:spacing w:before="10" w:line="201" w:lineRule="auto"/>
        <w:ind w:left="2400" w:right="1523" w:hanging="90"/>
        <w:rPr>
          <w:rFonts w:ascii="Arial"/>
          <w:sz w:val="18"/>
        </w:rPr>
      </w:pPr>
      <w:r>
        <w:rPr>
          <w:rFonts w:ascii="Arial"/>
          <w:color w:val="4D4D4D"/>
          <w:spacing w:val="-6"/>
          <w:sz w:val="18"/>
        </w:rPr>
        <w:t xml:space="preserve">MO </w:t>
      </w:r>
      <w:r>
        <w:rPr>
          <w:rFonts w:ascii="Arial"/>
          <w:color w:val="4D4D4D"/>
          <w:spacing w:val="-5"/>
          <w:sz w:val="18"/>
        </w:rPr>
        <w:t>01</w:t>
      </w:r>
    </w:p>
    <w:p w14:paraId="2A75AD79" w14:textId="77777777" w:rsidR="00041B53" w:rsidRDefault="00104982">
      <w:pPr>
        <w:spacing w:line="178" w:lineRule="exact"/>
        <w:ind w:left="2400"/>
        <w:rPr>
          <w:rFonts w:ascii="Arial"/>
          <w:sz w:val="18"/>
        </w:rPr>
      </w:pPr>
      <w:r>
        <w:rPr>
          <w:rFonts w:ascii="Arial"/>
          <w:color w:val="4D4D4D"/>
          <w:spacing w:val="-5"/>
          <w:sz w:val="18"/>
        </w:rPr>
        <w:t>02</w:t>
      </w:r>
    </w:p>
    <w:p w14:paraId="2A75AD7A" w14:textId="77777777" w:rsidR="00041B53" w:rsidRDefault="00104982">
      <w:pPr>
        <w:tabs>
          <w:tab w:val="left" w:pos="3933"/>
        </w:tabs>
        <w:spacing w:before="60"/>
        <w:ind w:left="2871"/>
        <w:rPr>
          <w:rFonts w:ascii="Arial"/>
          <w:sz w:val="18"/>
        </w:rPr>
      </w:pPr>
      <w:r>
        <w:rPr>
          <w:rFonts w:ascii="Arial"/>
          <w:color w:val="4D4D4D"/>
          <w:spacing w:val="-10"/>
          <w:sz w:val="18"/>
        </w:rPr>
        <w:t>0</w:t>
      </w:r>
      <w:r>
        <w:rPr>
          <w:rFonts w:ascii="Arial"/>
          <w:color w:val="4D4D4D"/>
          <w:sz w:val="18"/>
        </w:rPr>
        <w:tab/>
      </w:r>
      <w:r>
        <w:rPr>
          <w:rFonts w:ascii="Arial"/>
          <w:color w:val="4D4D4D"/>
          <w:spacing w:val="-5"/>
          <w:sz w:val="18"/>
        </w:rPr>
        <w:t>25</w:t>
      </w:r>
    </w:p>
    <w:p w14:paraId="2A75AD7B" w14:textId="77777777" w:rsidR="00041B53" w:rsidRDefault="00104982">
      <w:pPr>
        <w:rPr>
          <w:rFonts w:ascii="Arial"/>
          <w:sz w:val="20"/>
        </w:rPr>
      </w:pPr>
      <w:r>
        <w:br w:type="column"/>
      </w:r>
    </w:p>
    <w:p w14:paraId="2A75AD7C" w14:textId="77777777" w:rsidR="00041B53" w:rsidRDefault="00041B53">
      <w:pPr>
        <w:pStyle w:val="BodyText"/>
        <w:rPr>
          <w:rFonts w:ascii="Arial"/>
          <w:sz w:val="20"/>
        </w:rPr>
      </w:pPr>
    </w:p>
    <w:p w14:paraId="2A75AD7D" w14:textId="77777777" w:rsidR="00041B53" w:rsidRDefault="00041B53">
      <w:pPr>
        <w:pStyle w:val="BodyText"/>
        <w:rPr>
          <w:rFonts w:ascii="Arial"/>
          <w:sz w:val="20"/>
        </w:rPr>
      </w:pPr>
    </w:p>
    <w:p w14:paraId="2A75AD7E" w14:textId="77777777" w:rsidR="00041B53" w:rsidRDefault="00041B53">
      <w:pPr>
        <w:pStyle w:val="BodyText"/>
        <w:rPr>
          <w:rFonts w:ascii="Arial"/>
          <w:sz w:val="20"/>
        </w:rPr>
      </w:pPr>
    </w:p>
    <w:p w14:paraId="2A75AD7F" w14:textId="77777777" w:rsidR="00041B53" w:rsidRDefault="00041B53">
      <w:pPr>
        <w:pStyle w:val="BodyText"/>
        <w:rPr>
          <w:rFonts w:ascii="Arial"/>
          <w:sz w:val="20"/>
        </w:rPr>
      </w:pPr>
    </w:p>
    <w:p w14:paraId="2A75AD80" w14:textId="77777777" w:rsidR="00041B53" w:rsidRDefault="00041B53">
      <w:pPr>
        <w:pStyle w:val="BodyText"/>
        <w:rPr>
          <w:rFonts w:ascii="Arial"/>
          <w:sz w:val="20"/>
        </w:rPr>
      </w:pPr>
    </w:p>
    <w:p w14:paraId="2A75AD81" w14:textId="77777777" w:rsidR="00041B53" w:rsidRDefault="00041B53">
      <w:pPr>
        <w:pStyle w:val="BodyText"/>
        <w:rPr>
          <w:rFonts w:ascii="Arial"/>
          <w:sz w:val="20"/>
        </w:rPr>
      </w:pPr>
    </w:p>
    <w:p w14:paraId="2A75AD82" w14:textId="77777777" w:rsidR="00041B53" w:rsidRDefault="00041B53">
      <w:pPr>
        <w:pStyle w:val="BodyText"/>
        <w:rPr>
          <w:rFonts w:ascii="Arial"/>
          <w:sz w:val="20"/>
        </w:rPr>
      </w:pPr>
    </w:p>
    <w:p w14:paraId="2A75AD83" w14:textId="77777777" w:rsidR="00041B53" w:rsidRDefault="00041B53">
      <w:pPr>
        <w:pStyle w:val="BodyText"/>
        <w:rPr>
          <w:rFonts w:ascii="Arial"/>
          <w:sz w:val="20"/>
        </w:rPr>
      </w:pPr>
    </w:p>
    <w:p w14:paraId="2A75AD84" w14:textId="77777777" w:rsidR="00041B53" w:rsidRDefault="00041B53">
      <w:pPr>
        <w:pStyle w:val="BodyText"/>
        <w:rPr>
          <w:rFonts w:ascii="Arial"/>
          <w:sz w:val="20"/>
        </w:rPr>
      </w:pPr>
    </w:p>
    <w:p w14:paraId="2A75AD85" w14:textId="77777777" w:rsidR="00041B53" w:rsidRDefault="00041B53">
      <w:pPr>
        <w:pStyle w:val="BodyText"/>
        <w:rPr>
          <w:rFonts w:ascii="Arial"/>
          <w:sz w:val="20"/>
        </w:rPr>
      </w:pPr>
    </w:p>
    <w:p w14:paraId="2A75AD86" w14:textId="77777777" w:rsidR="00041B53" w:rsidRDefault="00041B53">
      <w:pPr>
        <w:pStyle w:val="BodyText"/>
        <w:rPr>
          <w:rFonts w:ascii="Arial"/>
          <w:sz w:val="20"/>
        </w:rPr>
      </w:pPr>
    </w:p>
    <w:p w14:paraId="2A75AD87" w14:textId="77777777" w:rsidR="00041B53" w:rsidRDefault="00041B53">
      <w:pPr>
        <w:pStyle w:val="BodyText"/>
        <w:rPr>
          <w:rFonts w:ascii="Arial"/>
          <w:sz w:val="20"/>
        </w:rPr>
      </w:pPr>
    </w:p>
    <w:p w14:paraId="2A75AD88" w14:textId="77777777" w:rsidR="00041B53" w:rsidRDefault="00041B53">
      <w:pPr>
        <w:pStyle w:val="BodyText"/>
        <w:rPr>
          <w:rFonts w:ascii="Arial"/>
          <w:sz w:val="20"/>
        </w:rPr>
      </w:pPr>
    </w:p>
    <w:p w14:paraId="2A75AD89" w14:textId="77777777" w:rsidR="00041B53" w:rsidRDefault="00041B53">
      <w:pPr>
        <w:pStyle w:val="BodyText"/>
        <w:rPr>
          <w:rFonts w:ascii="Arial"/>
          <w:sz w:val="20"/>
        </w:rPr>
      </w:pPr>
    </w:p>
    <w:p w14:paraId="2A75AD8A" w14:textId="77777777" w:rsidR="00041B53" w:rsidRDefault="00041B53">
      <w:pPr>
        <w:pStyle w:val="BodyText"/>
        <w:rPr>
          <w:rFonts w:ascii="Arial"/>
          <w:sz w:val="20"/>
        </w:rPr>
      </w:pPr>
    </w:p>
    <w:p w14:paraId="2A75AD8B" w14:textId="77777777" w:rsidR="00041B53" w:rsidRDefault="00041B53">
      <w:pPr>
        <w:pStyle w:val="BodyText"/>
        <w:rPr>
          <w:rFonts w:ascii="Arial"/>
          <w:sz w:val="20"/>
        </w:rPr>
      </w:pPr>
    </w:p>
    <w:p w14:paraId="2A75AD8C" w14:textId="77777777" w:rsidR="00041B53" w:rsidRDefault="00041B53">
      <w:pPr>
        <w:pStyle w:val="BodyText"/>
        <w:rPr>
          <w:rFonts w:ascii="Arial"/>
          <w:sz w:val="20"/>
        </w:rPr>
      </w:pPr>
    </w:p>
    <w:p w14:paraId="2A75AD8D" w14:textId="77777777" w:rsidR="00041B53" w:rsidRDefault="00041B53">
      <w:pPr>
        <w:pStyle w:val="BodyText"/>
        <w:rPr>
          <w:rFonts w:ascii="Arial"/>
          <w:sz w:val="20"/>
        </w:rPr>
      </w:pPr>
    </w:p>
    <w:p w14:paraId="2A75AD8E" w14:textId="77777777" w:rsidR="00041B53" w:rsidRDefault="00041B53">
      <w:pPr>
        <w:pStyle w:val="BodyText"/>
        <w:rPr>
          <w:rFonts w:ascii="Arial"/>
          <w:sz w:val="20"/>
        </w:rPr>
      </w:pPr>
    </w:p>
    <w:p w14:paraId="2A75AD8F" w14:textId="77777777" w:rsidR="00041B53" w:rsidRDefault="00041B53">
      <w:pPr>
        <w:pStyle w:val="BodyText"/>
        <w:rPr>
          <w:rFonts w:ascii="Arial"/>
          <w:sz w:val="20"/>
        </w:rPr>
      </w:pPr>
    </w:p>
    <w:p w14:paraId="2A75AD90" w14:textId="77777777" w:rsidR="00041B53" w:rsidRDefault="00041B53">
      <w:pPr>
        <w:pStyle w:val="BodyText"/>
        <w:rPr>
          <w:rFonts w:ascii="Arial"/>
          <w:sz w:val="20"/>
        </w:rPr>
      </w:pPr>
    </w:p>
    <w:p w14:paraId="2A75AD91" w14:textId="77777777" w:rsidR="00041B53" w:rsidRDefault="00041B53">
      <w:pPr>
        <w:pStyle w:val="BodyText"/>
        <w:rPr>
          <w:rFonts w:ascii="Arial"/>
          <w:sz w:val="20"/>
        </w:rPr>
      </w:pPr>
    </w:p>
    <w:p w14:paraId="2A75AD92" w14:textId="77777777" w:rsidR="00041B53" w:rsidRDefault="00041B53">
      <w:pPr>
        <w:pStyle w:val="BodyText"/>
        <w:rPr>
          <w:rFonts w:ascii="Arial"/>
          <w:sz w:val="20"/>
        </w:rPr>
      </w:pPr>
    </w:p>
    <w:p w14:paraId="2A75AD93" w14:textId="77777777" w:rsidR="00041B53" w:rsidRDefault="00041B53">
      <w:pPr>
        <w:pStyle w:val="BodyText"/>
        <w:rPr>
          <w:rFonts w:ascii="Arial"/>
          <w:sz w:val="20"/>
        </w:rPr>
      </w:pPr>
    </w:p>
    <w:p w14:paraId="2A75AD94" w14:textId="77777777" w:rsidR="00041B53" w:rsidRDefault="00041B53">
      <w:pPr>
        <w:pStyle w:val="BodyText"/>
        <w:rPr>
          <w:rFonts w:ascii="Arial"/>
          <w:sz w:val="20"/>
        </w:rPr>
      </w:pPr>
    </w:p>
    <w:p w14:paraId="2A75AD95" w14:textId="77777777" w:rsidR="00041B53" w:rsidRDefault="00041B53">
      <w:pPr>
        <w:pStyle w:val="BodyText"/>
        <w:rPr>
          <w:rFonts w:ascii="Arial"/>
          <w:sz w:val="20"/>
        </w:rPr>
      </w:pPr>
    </w:p>
    <w:p w14:paraId="2A75AD96" w14:textId="77777777" w:rsidR="00041B53" w:rsidRDefault="00041B53">
      <w:pPr>
        <w:pStyle w:val="BodyText"/>
        <w:rPr>
          <w:rFonts w:ascii="Arial"/>
          <w:sz w:val="20"/>
        </w:rPr>
      </w:pPr>
    </w:p>
    <w:p w14:paraId="2A75AD97" w14:textId="77777777" w:rsidR="00041B53" w:rsidRDefault="00041B53">
      <w:pPr>
        <w:pStyle w:val="BodyText"/>
        <w:rPr>
          <w:rFonts w:ascii="Arial"/>
          <w:sz w:val="20"/>
        </w:rPr>
      </w:pPr>
    </w:p>
    <w:p w14:paraId="2A75AD98" w14:textId="77777777" w:rsidR="00041B53" w:rsidRDefault="00041B53">
      <w:pPr>
        <w:pStyle w:val="BodyText"/>
        <w:rPr>
          <w:rFonts w:ascii="Arial"/>
          <w:sz w:val="20"/>
        </w:rPr>
      </w:pPr>
    </w:p>
    <w:p w14:paraId="2A75AD99" w14:textId="77777777" w:rsidR="00041B53" w:rsidRDefault="00041B53">
      <w:pPr>
        <w:pStyle w:val="BodyText"/>
        <w:rPr>
          <w:rFonts w:ascii="Arial"/>
          <w:sz w:val="20"/>
        </w:rPr>
      </w:pPr>
    </w:p>
    <w:p w14:paraId="2A75AD9A" w14:textId="77777777" w:rsidR="00041B53" w:rsidRDefault="00041B53">
      <w:pPr>
        <w:pStyle w:val="BodyText"/>
        <w:rPr>
          <w:rFonts w:ascii="Arial"/>
          <w:sz w:val="20"/>
        </w:rPr>
      </w:pPr>
    </w:p>
    <w:p w14:paraId="2A75AD9B" w14:textId="77777777" w:rsidR="00041B53" w:rsidRDefault="00041B53">
      <w:pPr>
        <w:pStyle w:val="BodyText"/>
        <w:rPr>
          <w:rFonts w:ascii="Arial"/>
          <w:sz w:val="20"/>
        </w:rPr>
      </w:pPr>
    </w:p>
    <w:p w14:paraId="2A75AD9C" w14:textId="77777777" w:rsidR="00041B53" w:rsidRDefault="00041B53">
      <w:pPr>
        <w:pStyle w:val="BodyText"/>
        <w:rPr>
          <w:rFonts w:ascii="Arial"/>
          <w:sz w:val="20"/>
        </w:rPr>
      </w:pPr>
    </w:p>
    <w:p w14:paraId="2A75AD9D" w14:textId="77777777" w:rsidR="00041B53" w:rsidRDefault="00041B53">
      <w:pPr>
        <w:pStyle w:val="BodyText"/>
        <w:rPr>
          <w:rFonts w:ascii="Arial"/>
          <w:sz w:val="20"/>
        </w:rPr>
      </w:pPr>
    </w:p>
    <w:p w14:paraId="2A75AD9E" w14:textId="77777777" w:rsidR="00041B53" w:rsidRDefault="00041B53">
      <w:pPr>
        <w:pStyle w:val="BodyText"/>
        <w:rPr>
          <w:rFonts w:ascii="Arial"/>
          <w:sz w:val="20"/>
        </w:rPr>
      </w:pPr>
    </w:p>
    <w:p w14:paraId="2A75AD9F" w14:textId="77777777" w:rsidR="00041B53" w:rsidRDefault="00041B53">
      <w:pPr>
        <w:pStyle w:val="BodyText"/>
        <w:rPr>
          <w:rFonts w:ascii="Arial"/>
          <w:sz w:val="20"/>
        </w:rPr>
      </w:pPr>
    </w:p>
    <w:p w14:paraId="2A75ADA0" w14:textId="77777777" w:rsidR="00041B53" w:rsidRDefault="00041B53">
      <w:pPr>
        <w:pStyle w:val="BodyText"/>
        <w:rPr>
          <w:rFonts w:ascii="Arial"/>
          <w:sz w:val="20"/>
        </w:rPr>
      </w:pPr>
    </w:p>
    <w:p w14:paraId="2A75ADA1" w14:textId="77777777" w:rsidR="00041B53" w:rsidRDefault="00041B53">
      <w:pPr>
        <w:pStyle w:val="BodyText"/>
        <w:rPr>
          <w:rFonts w:ascii="Arial"/>
          <w:sz w:val="20"/>
        </w:rPr>
      </w:pPr>
    </w:p>
    <w:p w14:paraId="2A75ADA2" w14:textId="77777777" w:rsidR="00041B53" w:rsidRDefault="00041B53">
      <w:pPr>
        <w:pStyle w:val="BodyText"/>
        <w:rPr>
          <w:rFonts w:ascii="Arial"/>
          <w:sz w:val="20"/>
        </w:rPr>
      </w:pPr>
    </w:p>
    <w:p w14:paraId="2A75ADA3" w14:textId="77777777" w:rsidR="00041B53" w:rsidRDefault="00041B53">
      <w:pPr>
        <w:pStyle w:val="BodyText"/>
        <w:rPr>
          <w:rFonts w:ascii="Arial"/>
          <w:sz w:val="20"/>
        </w:rPr>
      </w:pPr>
    </w:p>
    <w:p w14:paraId="2A75ADA4" w14:textId="77777777" w:rsidR="00041B53" w:rsidRDefault="00041B53">
      <w:pPr>
        <w:pStyle w:val="BodyText"/>
        <w:rPr>
          <w:rFonts w:ascii="Arial"/>
          <w:sz w:val="20"/>
        </w:rPr>
      </w:pPr>
    </w:p>
    <w:p w14:paraId="2A75ADA5" w14:textId="77777777" w:rsidR="00041B53" w:rsidRDefault="00041B53">
      <w:pPr>
        <w:pStyle w:val="BodyText"/>
        <w:rPr>
          <w:rFonts w:ascii="Arial"/>
          <w:sz w:val="20"/>
        </w:rPr>
      </w:pPr>
    </w:p>
    <w:p w14:paraId="2A75ADA6" w14:textId="77777777" w:rsidR="00041B53" w:rsidRDefault="00041B53">
      <w:pPr>
        <w:pStyle w:val="BodyText"/>
        <w:rPr>
          <w:rFonts w:ascii="Arial"/>
          <w:sz w:val="20"/>
        </w:rPr>
      </w:pPr>
    </w:p>
    <w:p w14:paraId="2A75ADA7" w14:textId="77777777" w:rsidR="00041B53" w:rsidRDefault="00041B53">
      <w:pPr>
        <w:pStyle w:val="BodyText"/>
        <w:rPr>
          <w:rFonts w:ascii="Arial"/>
          <w:sz w:val="20"/>
        </w:rPr>
      </w:pPr>
    </w:p>
    <w:p w14:paraId="2A75ADA8" w14:textId="77777777" w:rsidR="00041B53" w:rsidRDefault="00041B53">
      <w:pPr>
        <w:pStyle w:val="BodyText"/>
        <w:rPr>
          <w:rFonts w:ascii="Arial"/>
          <w:sz w:val="20"/>
        </w:rPr>
      </w:pPr>
    </w:p>
    <w:p w14:paraId="2A75ADA9" w14:textId="77777777" w:rsidR="00041B53" w:rsidRDefault="00041B53">
      <w:pPr>
        <w:pStyle w:val="BodyText"/>
        <w:spacing w:before="10"/>
        <w:rPr>
          <w:rFonts w:ascii="Arial"/>
          <w:sz w:val="27"/>
        </w:rPr>
      </w:pPr>
    </w:p>
    <w:p w14:paraId="2A75ADAA" w14:textId="77777777" w:rsidR="00041B53" w:rsidRDefault="00104982">
      <w:pPr>
        <w:tabs>
          <w:tab w:val="left" w:pos="1982"/>
        </w:tabs>
        <w:ind w:left="871"/>
        <w:rPr>
          <w:rFonts w:ascii="Arial"/>
          <w:sz w:val="18"/>
        </w:rPr>
      </w:pPr>
      <w:r>
        <w:rPr>
          <w:rFonts w:ascii="Arial"/>
          <w:color w:val="4D4D4D"/>
          <w:spacing w:val="-5"/>
          <w:sz w:val="18"/>
        </w:rPr>
        <w:t>50</w:t>
      </w:r>
      <w:r>
        <w:rPr>
          <w:rFonts w:ascii="Arial"/>
          <w:color w:val="4D4D4D"/>
          <w:sz w:val="18"/>
        </w:rPr>
        <w:tab/>
      </w:r>
      <w:r>
        <w:rPr>
          <w:rFonts w:ascii="Arial"/>
          <w:color w:val="4D4D4D"/>
          <w:spacing w:val="-5"/>
          <w:sz w:val="18"/>
        </w:rPr>
        <w:t>75</w:t>
      </w:r>
    </w:p>
    <w:p w14:paraId="2A75ADAB" w14:textId="77777777" w:rsidR="00041B53" w:rsidRDefault="00104982">
      <w:pPr>
        <w:rPr>
          <w:rFonts w:ascii="Arial"/>
          <w:sz w:val="20"/>
        </w:rPr>
      </w:pPr>
      <w:r>
        <w:br w:type="column"/>
      </w:r>
    </w:p>
    <w:p w14:paraId="2A75ADAC" w14:textId="77777777" w:rsidR="00041B53" w:rsidRDefault="00041B53">
      <w:pPr>
        <w:pStyle w:val="BodyText"/>
        <w:rPr>
          <w:rFonts w:ascii="Arial"/>
          <w:sz w:val="20"/>
        </w:rPr>
      </w:pPr>
    </w:p>
    <w:p w14:paraId="2A75ADAD" w14:textId="77777777" w:rsidR="00041B53" w:rsidRDefault="00041B53">
      <w:pPr>
        <w:pStyle w:val="BodyText"/>
        <w:rPr>
          <w:rFonts w:ascii="Arial"/>
          <w:sz w:val="20"/>
        </w:rPr>
      </w:pPr>
    </w:p>
    <w:p w14:paraId="2A75ADAE" w14:textId="77777777" w:rsidR="00041B53" w:rsidRDefault="00041B53">
      <w:pPr>
        <w:pStyle w:val="BodyText"/>
        <w:rPr>
          <w:rFonts w:ascii="Arial"/>
          <w:sz w:val="20"/>
        </w:rPr>
      </w:pPr>
    </w:p>
    <w:p w14:paraId="2A75ADAF" w14:textId="77777777" w:rsidR="00041B53" w:rsidRDefault="00041B53">
      <w:pPr>
        <w:pStyle w:val="BodyText"/>
        <w:rPr>
          <w:rFonts w:ascii="Arial"/>
          <w:sz w:val="20"/>
        </w:rPr>
      </w:pPr>
    </w:p>
    <w:p w14:paraId="2A75ADB0" w14:textId="77777777" w:rsidR="00041B53" w:rsidRDefault="00041B53">
      <w:pPr>
        <w:pStyle w:val="BodyText"/>
        <w:rPr>
          <w:rFonts w:ascii="Arial"/>
          <w:sz w:val="20"/>
        </w:rPr>
      </w:pPr>
    </w:p>
    <w:p w14:paraId="2A75ADB1" w14:textId="77777777" w:rsidR="00041B53" w:rsidRDefault="00041B53">
      <w:pPr>
        <w:pStyle w:val="BodyText"/>
        <w:rPr>
          <w:rFonts w:ascii="Arial"/>
          <w:sz w:val="20"/>
        </w:rPr>
      </w:pPr>
    </w:p>
    <w:p w14:paraId="2A75ADB2" w14:textId="77777777" w:rsidR="00041B53" w:rsidRDefault="00041B53">
      <w:pPr>
        <w:pStyle w:val="BodyText"/>
        <w:rPr>
          <w:rFonts w:ascii="Arial"/>
          <w:sz w:val="20"/>
        </w:rPr>
      </w:pPr>
    </w:p>
    <w:p w14:paraId="2A75ADB3" w14:textId="77777777" w:rsidR="00041B53" w:rsidRDefault="00041B53">
      <w:pPr>
        <w:pStyle w:val="BodyText"/>
        <w:rPr>
          <w:rFonts w:ascii="Arial"/>
          <w:sz w:val="20"/>
        </w:rPr>
      </w:pPr>
    </w:p>
    <w:p w14:paraId="2A75ADB4" w14:textId="77777777" w:rsidR="00041B53" w:rsidRDefault="00041B53">
      <w:pPr>
        <w:pStyle w:val="BodyText"/>
        <w:rPr>
          <w:rFonts w:ascii="Arial"/>
          <w:sz w:val="20"/>
        </w:rPr>
      </w:pPr>
    </w:p>
    <w:p w14:paraId="2A75ADB5" w14:textId="77777777" w:rsidR="00041B53" w:rsidRDefault="00041B53">
      <w:pPr>
        <w:pStyle w:val="BodyText"/>
        <w:rPr>
          <w:rFonts w:ascii="Arial"/>
          <w:sz w:val="20"/>
        </w:rPr>
      </w:pPr>
    </w:p>
    <w:p w14:paraId="2A75ADB6" w14:textId="77777777" w:rsidR="00041B53" w:rsidRDefault="00041B53">
      <w:pPr>
        <w:pStyle w:val="BodyText"/>
        <w:rPr>
          <w:rFonts w:ascii="Arial"/>
          <w:sz w:val="20"/>
        </w:rPr>
      </w:pPr>
    </w:p>
    <w:p w14:paraId="2A75ADB7" w14:textId="77777777" w:rsidR="00041B53" w:rsidRDefault="00041B53">
      <w:pPr>
        <w:pStyle w:val="BodyText"/>
        <w:rPr>
          <w:rFonts w:ascii="Arial"/>
          <w:sz w:val="20"/>
        </w:rPr>
      </w:pPr>
    </w:p>
    <w:p w14:paraId="2A75ADB8" w14:textId="77777777" w:rsidR="00041B53" w:rsidRDefault="00041B53">
      <w:pPr>
        <w:pStyle w:val="BodyText"/>
        <w:rPr>
          <w:rFonts w:ascii="Arial"/>
          <w:sz w:val="20"/>
        </w:rPr>
      </w:pPr>
    </w:p>
    <w:p w14:paraId="2A75ADB9" w14:textId="77777777" w:rsidR="00041B53" w:rsidRDefault="00041B53">
      <w:pPr>
        <w:pStyle w:val="BodyText"/>
        <w:rPr>
          <w:rFonts w:ascii="Arial"/>
          <w:sz w:val="20"/>
        </w:rPr>
      </w:pPr>
    </w:p>
    <w:p w14:paraId="2A75ADBA" w14:textId="77777777" w:rsidR="00041B53" w:rsidRDefault="00041B53">
      <w:pPr>
        <w:pStyle w:val="BodyText"/>
        <w:rPr>
          <w:rFonts w:ascii="Arial"/>
          <w:sz w:val="20"/>
        </w:rPr>
      </w:pPr>
    </w:p>
    <w:p w14:paraId="2A75ADBB" w14:textId="77777777" w:rsidR="00041B53" w:rsidRDefault="00041B53">
      <w:pPr>
        <w:pStyle w:val="BodyText"/>
        <w:rPr>
          <w:rFonts w:ascii="Arial"/>
          <w:sz w:val="20"/>
        </w:rPr>
      </w:pPr>
    </w:p>
    <w:p w14:paraId="2A75ADBC" w14:textId="77777777" w:rsidR="00041B53" w:rsidRDefault="00041B53">
      <w:pPr>
        <w:pStyle w:val="BodyText"/>
        <w:rPr>
          <w:rFonts w:ascii="Arial"/>
          <w:sz w:val="20"/>
        </w:rPr>
      </w:pPr>
    </w:p>
    <w:p w14:paraId="2A75ADBD" w14:textId="77777777" w:rsidR="00041B53" w:rsidRDefault="00041B53">
      <w:pPr>
        <w:pStyle w:val="BodyText"/>
        <w:rPr>
          <w:rFonts w:ascii="Arial"/>
          <w:sz w:val="20"/>
        </w:rPr>
      </w:pPr>
    </w:p>
    <w:p w14:paraId="2A75ADBE" w14:textId="77777777" w:rsidR="00041B53" w:rsidRDefault="00041B53">
      <w:pPr>
        <w:pStyle w:val="BodyText"/>
        <w:rPr>
          <w:rFonts w:ascii="Arial"/>
          <w:sz w:val="20"/>
        </w:rPr>
      </w:pPr>
    </w:p>
    <w:p w14:paraId="2A75ADBF" w14:textId="77777777" w:rsidR="00041B53" w:rsidRDefault="00041B53">
      <w:pPr>
        <w:pStyle w:val="BodyText"/>
        <w:rPr>
          <w:rFonts w:ascii="Arial"/>
          <w:sz w:val="20"/>
        </w:rPr>
      </w:pPr>
    </w:p>
    <w:p w14:paraId="2A75ADC0" w14:textId="77777777" w:rsidR="00041B53" w:rsidRDefault="00041B53">
      <w:pPr>
        <w:pStyle w:val="BodyText"/>
        <w:rPr>
          <w:rFonts w:ascii="Arial"/>
          <w:sz w:val="20"/>
        </w:rPr>
      </w:pPr>
    </w:p>
    <w:p w14:paraId="2A75ADC1" w14:textId="77777777" w:rsidR="00041B53" w:rsidRDefault="00041B53">
      <w:pPr>
        <w:pStyle w:val="BodyText"/>
        <w:rPr>
          <w:rFonts w:ascii="Arial"/>
          <w:sz w:val="20"/>
        </w:rPr>
      </w:pPr>
    </w:p>
    <w:p w14:paraId="2A75ADC2" w14:textId="77777777" w:rsidR="00041B53" w:rsidRDefault="00041B53">
      <w:pPr>
        <w:pStyle w:val="BodyText"/>
        <w:rPr>
          <w:rFonts w:ascii="Arial"/>
          <w:sz w:val="20"/>
        </w:rPr>
      </w:pPr>
    </w:p>
    <w:p w14:paraId="2A75ADC3" w14:textId="77777777" w:rsidR="00041B53" w:rsidRDefault="00041B53">
      <w:pPr>
        <w:pStyle w:val="BodyText"/>
        <w:rPr>
          <w:rFonts w:ascii="Arial"/>
          <w:sz w:val="20"/>
        </w:rPr>
      </w:pPr>
    </w:p>
    <w:p w14:paraId="2A75ADC4" w14:textId="77777777" w:rsidR="00041B53" w:rsidRDefault="00041B53">
      <w:pPr>
        <w:pStyle w:val="BodyText"/>
        <w:rPr>
          <w:rFonts w:ascii="Arial"/>
          <w:sz w:val="20"/>
        </w:rPr>
      </w:pPr>
    </w:p>
    <w:p w14:paraId="2A75ADC5" w14:textId="77777777" w:rsidR="00041B53" w:rsidRDefault="00041B53">
      <w:pPr>
        <w:pStyle w:val="BodyText"/>
        <w:rPr>
          <w:rFonts w:ascii="Arial"/>
          <w:sz w:val="20"/>
        </w:rPr>
      </w:pPr>
    </w:p>
    <w:p w14:paraId="2A75ADC6" w14:textId="77777777" w:rsidR="00041B53" w:rsidRDefault="00041B53">
      <w:pPr>
        <w:pStyle w:val="BodyText"/>
        <w:rPr>
          <w:rFonts w:ascii="Arial"/>
          <w:sz w:val="20"/>
        </w:rPr>
      </w:pPr>
    </w:p>
    <w:p w14:paraId="2A75ADC7" w14:textId="77777777" w:rsidR="00041B53" w:rsidRDefault="00041B53">
      <w:pPr>
        <w:pStyle w:val="BodyText"/>
        <w:rPr>
          <w:rFonts w:ascii="Arial"/>
          <w:sz w:val="20"/>
        </w:rPr>
      </w:pPr>
    </w:p>
    <w:p w14:paraId="2A75ADC8" w14:textId="77777777" w:rsidR="00041B53" w:rsidRDefault="00041B53">
      <w:pPr>
        <w:pStyle w:val="BodyText"/>
        <w:rPr>
          <w:rFonts w:ascii="Arial"/>
          <w:sz w:val="20"/>
        </w:rPr>
      </w:pPr>
    </w:p>
    <w:p w14:paraId="2A75ADC9" w14:textId="77777777" w:rsidR="00041B53" w:rsidRDefault="00041B53">
      <w:pPr>
        <w:pStyle w:val="BodyText"/>
        <w:rPr>
          <w:rFonts w:ascii="Arial"/>
          <w:sz w:val="20"/>
        </w:rPr>
      </w:pPr>
    </w:p>
    <w:p w14:paraId="2A75ADCA" w14:textId="77777777" w:rsidR="00041B53" w:rsidRDefault="00041B53">
      <w:pPr>
        <w:pStyle w:val="BodyText"/>
        <w:rPr>
          <w:rFonts w:ascii="Arial"/>
          <w:sz w:val="20"/>
        </w:rPr>
      </w:pPr>
    </w:p>
    <w:p w14:paraId="2A75ADCB" w14:textId="77777777" w:rsidR="00041B53" w:rsidRDefault="00041B53">
      <w:pPr>
        <w:pStyle w:val="BodyText"/>
        <w:rPr>
          <w:rFonts w:ascii="Arial"/>
          <w:sz w:val="20"/>
        </w:rPr>
      </w:pPr>
    </w:p>
    <w:p w14:paraId="2A75ADCC" w14:textId="77777777" w:rsidR="00041B53" w:rsidRDefault="00041B53">
      <w:pPr>
        <w:pStyle w:val="BodyText"/>
        <w:rPr>
          <w:rFonts w:ascii="Arial"/>
          <w:sz w:val="20"/>
        </w:rPr>
      </w:pPr>
    </w:p>
    <w:p w14:paraId="2A75ADCD" w14:textId="77777777" w:rsidR="00041B53" w:rsidRDefault="00041B53">
      <w:pPr>
        <w:pStyle w:val="BodyText"/>
        <w:rPr>
          <w:rFonts w:ascii="Arial"/>
          <w:sz w:val="20"/>
        </w:rPr>
      </w:pPr>
    </w:p>
    <w:p w14:paraId="2A75ADCE" w14:textId="77777777" w:rsidR="00041B53" w:rsidRDefault="00041B53">
      <w:pPr>
        <w:pStyle w:val="BodyText"/>
        <w:rPr>
          <w:rFonts w:ascii="Arial"/>
          <w:sz w:val="20"/>
        </w:rPr>
      </w:pPr>
    </w:p>
    <w:p w14:paraId="2A75ADCF" w14:textId="77777777" w:rsidR="00041B53" w:rsidRDefault="00041B53">
      <w:pPr>
        <w:pStyle w:val="BodyText"/>
        <w:rPr>
          <w:rFonts w:ascii="Arial"/>
          <w:sz w:val="20"/>
        </w:rPr>
      </w:pPr>
    </w:p>
    <w:p w14:paraId="2A75ADD0" w14:textId="77777777" w:rsidR="00041B53" w:rsidRDefault="00041B53">
      <w:pPr>
        <w:pStyle w:val="BodyText"/>
        <w:rPr>
          <w:rFonts w:ascii="Arial"/>
          <w:sz w:val="20"/>
        </w:rPr>
      </w:pPr>
    </w:p>
    <w:p w14:paraId="2A75ADD1" w14:textId="77777777" w:rsidR="00041B53" w:rsidRDefault="00041B53">
      <w:pPr>
        <w:pStyle w:val="BodyText"/>
        <w:rPr>
          <w:rFonts w:ascii="Arial"/>
          <w:sz w:val="20"/>
        </w:rPr>
      </w:pPr>
    </w:p>
    <w:p w14:paraId="2A75ADD2" w14:textId="77777777" w:rsidR="00041B53" w:rsidRDefault="00041B53">
      <w:pPr>
        <w:pStyle w:val="BodyText"/>
        <w:rPr>
          <w:rFonts w:ascii="Arial"/>
          <w:sz w:val="20"/>
        </w:rPr>
      </w:pPr>
    </w:p>
    <w:p w14:paraId="2A75ADD3" w14:textId="77777777" w:rsidR="00041B53" w:rsidRDefault="00041B53">
      <w:pPr>
        <w:pStyle w:val="BodyText"/>
        <w:rPr>
          <w:rFonts w:ascii="Arial"/>
          <w:sz w:val="20"/>
        </w:rPr>
      </w:pPr>
    </w:p>
    <w:p w14:paraId="2A75ADD4" w14:textId="77777777" w:rsidR="00041B53" w:rsidRDefault="00041B53">
      <w:pPr>
        <w:pStyle w:val="BodyText"/>
        <w:rPr>
          <w:rFonts w:ascii="Arial"/>
          <w:sz w:val="20"/>
        </w:rPr>
      </w:pPr>
    </w:p>
    <w:p w14:paraId="2A75ADD5" w14:textId="77777777" w:rsidR="00041B53" w:rsidRDefault="00041B53">
      <w:pPr>
        <w:pStyle w:val="BodyText"/>
        <w:rPr>
          <w:rFonts w:ascii="Arial"/>
          <w:sz w:val="20"/>
        </w:rPr>
      </w:pPr>
    </w:p>
    <w:p w14:paraId="2A75ADD6" w14:textId="77777777" w:rsidR="00041B53" w:rsidRDefault="00041B53">
      <w:pPr>
        <w:pStyle w:val="BodyText"/>
        <w:rPr>
          <w:rFonts w:ascii="Arial"/>
          <w:sz w:val="20"/>
        </w:rPr>
      </w:pPr>
    </w:p>
    <w:p w14:paraId="2A75ADD7" w14:textId="77777777" w:rsidR="00041B53" w:rsidRDefault="00041B53">
      <w:pPr>
        <w:pStyle w:val="BodyText"/>
        <w:rPr>
          <w:rFonts w:ascii="Arial"/>
          <w:sz w:val="20"/>
        </w:rPr>
      </w:pPr>
    </w:p>
    <w:p w14:paraId="2A75ADD8" w14:textId="77777777" w:rsidR="00041B53" w:rsidRDefault="00041B53">
      <w:pPr>
        <w:pStyle w:val="BodyText"/>
        <w:rPr>
          <w:rFonts w:ascii="Arial"/>
          <w:sz w:val="20"/>
        </w:rPr>
      </w:pPr>
    </w:p>
    <w:p w14:paraId="2A75ADD9" w14:textId="77777777" w:rsidR="00041B53" w:rsidRDefault="00041B53">
      <w:pPr>
        <w:pStyle w:val="BodyText"/>
        <w:spacing w:before="10"/>
        <w:rPr>
          <w:rFonts w:ascii="Arial"/>
          <w:sz w:val="27"/>
        </w:rPr>
      </w:pPr>
    </w:p>
    <w:p w14:paraId="2A75ADDA" w14:textId="77777777" w:rsidR="00041B53" w:rsidRDefault="00104982">
      <w:pPr>
        <w:ind w:left="821"/>
        <w:rPr>
          <w:rFonts w:ascii="Arial"/>
          <w:sz w:val="18"/>
        </w:rPr>
      </w:pPr>
      <w:r>
        <w:rPr>
          <w:rFonts w:ascii="Arial"/>
          <w:color w:val="4D4D4D"/>
          <w:spacing w:val="-5"/>
          <w:sz w:val="18"/>
        </w:rPr>
        <w:t>100</w:t>
      </w:r>
    </w:p>
    <w:p w14:paraId="2A75ADDB" w14:textId="77777777" w:rsidR="00041B53" w:rsidRDefault="00041B53">
      <w:pPr>
        <w:rPr>
          <w:rFonts w:ascii="Arial"/>
          <w:sz w:val="18"/>
        </w:rPr>
        <w:sectPr w:rsidR="00041B53">
          <w:pgSz w:w="12240" w:h="15840"/>
          <w:pgMar w:top="1600" w:right="1100" w:bottom="1180" w:left="1300" w:header="0" w:footer="897" w:gutter="0"/>
          <w:cols w:num="3" w:space="720" w:equalWidth="0">
            <w:col w:w="4134" w:space="40"/>
            <w:col w:w="2184" w:space="39"/>
            <w:col w:w="3443"/>
          </w:cols>
        </w:sectPr>
      </w:pPr>
    </w:p>
    <w:p w14:paraId="2A75ADDC" w14:textId="77777777" w:rsidR="00041B53" w:rsidRDefault="00104982">
      <w:pPr>
        <w:pStyle w:val="BodyText"/>
        <w:spacing w:before="8"/>
        <w:ind w:left="1042" w:right="592"/>
        <w:jc w:val="center"/>
        <w:rPr>
          <w:rFonts w:ascii="Arial"/>
        </w:rPr>
      </w:pPr>
      <w:r>
        <w:rPr>
          <w:rFonts w:ascii="Arial"/>
        </w:rPr>
        <w:t>%</w:t>
      </w:r>
      <w:r>
        <w:rPr>
          <w:rFonts w:ascii="Arial"/>
          <w:spacing w:val="-6"/>
        </w:rPr>
        <w:t xml:space="preserve"> </w:t>
      </w:r>
      <w:r>
        <w:rPr>
          <w:rFonts w:ascii="Arial"/>
        </w:rPr>
        <w:t>Population</w:t>
      </w:r>
      <w:r>
        <w:rPr>
          <w:rFonts w:ascii="Arial"/>
          <w:spacing w:val="-5"/>
        </w:rPr>
        <w:t xml:space="preserve"> </w:t>
      </w:r>
      <w:r>
        <w:rPr>
          <w:rFonts w:ascii="Arial"/>
          <w:spacing w:val="-2"/>
        </w:rPr>
        <w:t>Served</w:t>
      </w:r>
    </w:p>
    <w:p w14:paraId="2A75ADDD" w14:textId="77777777" w:rsidR="00041B53" w:rsidRDefault="00041B53">
      <w:pPr>
        <w:pStyle w:val="BodyText"/>
        <w:spacing w:before="3"/>
        <w:rPr>
          <w:rFonts w:ascii="Arial"/>
          <w:sz w:val="25"/>
        </w:rPr>
      </w:pPr>
    </w:p>
    <w:p w14:paraId="2A75ADDE" w14:textId="320FBAB5" w:rsidR="00041B53" w:rsidRDefault="00104982">
      <w:pPr>
        <w:pStyle w:val="BodyText"/>
        <w:spacing w:line="218" w:lineRule="auto"/>
        <w:ind w:left="1070" w:right="30" w:hanging="931"/>
      </w:pPr>
      <w:r>
        <w:t>Figure</w:t>
      </w:r>
      <w:r>
        <w:rPr>
          <w:spacing w:val="-5"/>
        </w:rPr>
        <w:t xml:space="preserve"> </w:t>
      </w:r>
      <w:r>
        <w:t>5:</w:t>
      </w:r>
      <w:r>
        <w:rPr>
          <w:spacing w:val="-5"/>
        </w:rPr>
        <w:t xml:space="preserve"> </w:t>
      </w:r>
      <w:r>
        <w:t>Bar</w:t>
      </w:r>
      <w:r>
        <w:rPr>
          <w:spacing w:val="-7"/>
        </w:rPr>
        <w:t xml:space="preserve"> </w:t>
      </w:r>
      <w:r>
        <w:t>plot</w:t>
      </w:r>
      <w:r>
        <w:rPr>
          <w:spacing w:val="-6"/>
        </w:rPr>
        <w:t xml:space="preserve"> </w:t>
      </w:r>
      <w:r>
        <w:t>showing</w:t>
      </w:r>
      <w:r>
        <w:rPr>
          <w:spacing w:val="-7"/>
        </w:rPr>
        <w:t xml:space="preserve"> </w:t>
      </w:r>
      <w:r>
        <w:t>the</w:t>
      </w:r>
      <w:r>
        <w:rPr>
          <w:spacing w:val="-6"/>
        </w:rPr>
        <w:t xml:space="preserve"> </w:t>
      </w:r>
      <w:r>
        <w:t>percent</w:t>
      </w:r>
      <w:r>
        <w:rPr>
          <w:spacing w:val="-7"/>
        </w:rPr>
        <w:t xml:space="preserve"> </w:t>
      </w:r>
      <w:r>
        <w:t>of</w:t>
      </w:r>
      <w:r>
        <w:rPr>
          <w:spacing w:val="-6"/>
        </w:rPr>
        <w:t xml:space="preserve"> </w:t>
      </w:r>
      <w:r>
        <w:t>population</w:t>
      </w:r>
      <w:r>
        <w:rPr>
          <w:spacing w:val="-6"/>
        </w:rPr>
        <w:t xml:space="preserve"> </w:t>
      </w:r>
      <w:r>
        <w:t>served</w:t>
      </w:r>
      <w:r>
        <w:rPr>
          <w:spacing w:val="-7"/>
        </w:rPr>
        <w:t xml:space="preserve"> </w:t>
      </w:r>
      <w:r>
        <w:t>by</w:t>
      </w:r>
      <w:r>
        <w:rPr>
          <w:spacing w:val="-7"/>
        </w:rPr>
        <w:t xml:space="preserve"> </w:t>
      </w:r>
      <w:r>
        <w:t>state</w:t>
      </w:r>
      <w:r>
        <w:rPr>
          <w:spacing w:val="-6"/>
        </w:rPr>
        <w:t xml:space="preserve"> </w:t>
      </w:r>
      <w:r>
        <w:t>or</w:t>
      </w:r>
      <w:r>
        <w:rPr>
          <w:spacing w:val="-6"/>
        </w:rPr>
        <w:t xml:space="preserve"> </w:t>
      </w:r>
      <w:r>
        <w:t>region</w:t>
      </w:r>
      <w:r>
        <w:rPr>
          <w:spacing w:val="-6"/>
        </w:rPr>
        <w:t xml:space="preserve"> </w:t>
      </w:r>
      <w:r>
        <w:t>that</w:t>
      </w:r>
      <w:r>
        <w:rPr>
          <w:spacing w:val="-6"/>
        </w:rPr>
        <w:t xml:space="preserve"> </w:t>
      </w:r>
      <w:r>
        <w:t>is</w:t>
      </w:r>
      <w:r>
        <w:rPr>
          <w:spacing w:val="-6"/>
        </w:rPr>
        <w:t xml:space="preserve"> </w:t>
      </w:r>
      <w:r>
        <w:t>captured</w:t>
      </w:r>
      <w:r>
        <w:rPr>
          <w:spacing w:val="-6"/>
        </w:rPr>
        <w:t xml:space="preserve"> </w:t>
      </w:r>
      <w:r>
        <w:t>by service area boundaries.</w:t>
      </w:r>
      <w:r>
        <w:rPr>
          <w:spacing w:val="30"/>
        </w:rPr>
        <w:t xml:space="preserve"> </w:t>
      </w:r>
      <w:r>
        <w:t>Regions refer to tribal systems within that EPA region.</w:t>
      </w:r>
      <w:ins w:id="87" w:author="Spalt, Nicholas" w:date="2024-03-29T15:55:00Z">
        <w:r>
          <w:t xml:space="preserve"> NN refers to Navajo Nation.</w:t>
        </w:r>
      </w:ins>
    </w:p>
    <w:p w14:paraId="2A75ADDF" w14:textId="77777777" w:rsidR="00041B53" w:rsidRDefault="00041B53">
      <w:pPr>
        <w:spacing w:line="218" w:lineRule="auto"/>
        <w:sectPr w:rsidR="00041B53">
          <w:type w:val="continuous"/>
          <w:pgSz w:w="12240" w:h="15840"/>
          <w:pgMar w:top="1820" w:right="1100" w:bottom="1080" w:left="1300" w:header="0" w:footer="897" w:gutter="0"/>
          <w:cols w:space="720"/>
        </w:sectPr>
      </w:pPr>
    </w:p>
    <w:p w14:paraId="2A75ADE0" w14:textId="77777777" w:rsidR="00041B53" w:rsidRDefault="00104982">
      <w:pPr>
        <w:pStyle w:val="BodyText"/>
        <w:ind w:left="559"/>
        <w:rPr>
          <w:sz w:val="20"/>
        </w:rPr>
      </w:pPr>
      <w:r>
        <w:rPr>
          <w:noProof/>
          <w:sz w:val="20"/>
        </w:rPr>
        <w:lastRenderedPageBreak/>
        <w:drawing>
          <wp:inline distT="0" distB="0" distL="0" distR="0" wp14:anchorId="2A75AE6C" wp14:editId="2A75AE6D">
            <wp:extent cx="5410206" cy="3566160"/>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24" cstate="print"/>
                    <a:stretch>
                      <a:fillRect/>
                    </a:stretch>
                  </pic:blipFill>
                  <pic:spPr>
                    <a:xfrm>
                      <a:off x="0" y="0"/>
                      <a:ext cx="5410206" cy="3566160"/>
                    </a:xfrm>
                    <a:prstGeom prst="rect">
                      <a:avLst/>
                    </a:prstGeom>
                  </pic:spPr>
                </pic:pic>
              </a:graphicData>
            </a:graphic>
          </wp:inline>
        </w:drawing>
      </w:r>
    </w:p>
    <w:p w14:paraId="2A75ADE1" w14:textId="77777777" w:rsidR="00041B53" w:rsidRDefault="00104982">
      <w:pPr>
        <w:pStyle w:val="BodyText"/>
        <w:spacing w:before="158"/>
        <w:ind w:left="394" w:right="592"/>
        <w:jc w:val="center"/>
      </w:pPr>
      <w:bookmarkStart w:id="88" w:name="_bookmark24"/>
      <w:bookmarkEnd w:id="88"/>
      <w:r>
        <w:rPr>
          <w:spacing w:val="-2"/>
        </w:rPr>
        <w:t>Figure</w:t>
      </w:r>
      <w:r>
        <w:rPr>
          <w:spacing w:val="-3"/>
        </w:rPr>
        <w:t xml:space="preserve"> </w:t>
      </w:r>
      <w:r>
        <w:rPr>
          <w:spacing w:val="-2"/>
        </w:rPr>
        <w:t>6: State boundary (pink) overlapping a modeled boundary (purple)</w:t>
      </w:r>
    </w:p>
    <w:p w14:paraId="2A75ADE2" w14:textId="77777777" w:rsidR="00041B53" w:rsidRDefault="00041B53">
      <w:pPr>
        <w:pStyle w:val="BodyText"/>
        <w:spacing w:before="5"/>
        <w:rPr>
          <w:sz w:val="31"/>
        </w:rPr>
      </w:pPr>
    </w:p>
    <w:p w14:paraId="2A75ADE3" w14:textId="77777777" w:rsidR="00041B53" w:rsidRDefault="00104982">
      <w:pPr>
        <w:pStyle w:val="ListParagraph"/>
        <w:numPr>
          <w:ilvl w:val="0"/>
          <w:numId w:val="1"/>
        </w:numPr>
        <w:tabs>
          <w:tab w:val="left" w:pos="685"/>
        </w:tabs>
        <w:spacing w:line="218" w:lineRule="auto"/>
        <w:ind w:left="685" w:right="337"/>
        <w:jc w:val="both"/>
      </w:pPr>
      <w:r>
        <w:rPr>
          <w:spacing w:val="-2"/>
        </w:rPr>
        <w:t>State</w:t>
      </w:r>
      <w:r>
        <w:rPr>
          <w:spacing w:val="-10"/>
        </w:rPr>
        <w:t xml:space="preserve"> </w:t>
      </w:r>
      <w:r>
        <w:rPr>
          <w:spacing w:val="-2"/>
        </w:rPr>
        <w:t>boundaries</w:t>
      </w:r>
      <w:r>
        <w:rPr>
          <w:spacing w:val="-10"/>
        </w:rPr>
        <w:t xml:space="preserve"> </w:t>
      </w:r>
      <w:r>
        <w:rPr>
          <w:spacing w:val="-2"/>
        </w:rPr>
        <w:t>overlapping</w:t>
      </w:r>
      <w:r>
        <w:rPr>
          <w:spacing w:val="-10"/>
        </w:rPr>
        <w:t xml:space="preserve"> </w:t>
      </w:r>
      <w:r>
        <w:rPr>
          <w:spacing w:val="-2"/>
        </w:rPr>
        <w:t>other</w:t>
      </w:r>
      <w:r>
        <w:rPr>
          <w:spacing w:val="-10"/>
        </w:rPr>
        <w:t xml:space="preserve"> </w:t>
      </w:r>
      <w:r>
        <w:rPr>
          <w:spacing w:val="-2"/>
        </w:rPr>
        <w:t>state</w:t>
      </w:r>
      <w:r>
        <w:rPr>
          <w:spacing w:val="-10"/>
        </w:rPr>
        <w:t xml:space="preserve"> </w:t>
      </w:r>
      <w:r>
        <w:rPr>
          <w:spacing w:val="-2"/>
        </w:rPr>
        <w:t>boundaries:</w:t>
      </w:r>
      <w:r>
        <w:rPr>
          <w:spacing w:val="11"/>
        </w:rPr>
        <w:t xml:space="preserve"> </w:t>
      </w:r>
      <w:r>
        <w:rPr>
          <w:spacing w:val="-2"/>
        </w:rPr>
        <w:t>Figure</w:t>
      </w:r>
      <w:r>
        <w:rPr>
          <w:spacing w:val="-10"/>
        </w:rPr>
        <w:t xml:space="preserve"> </w:t>
      </w:r>
      <w:hyperlink w:anchor="_bookmark26" w:history="1">
        <w:r>
          <w:rPr>
            <w:color w:val="0000FF"/>
            <w:spacing w:val="-2"/>
          </w:rPr>
          <w:t>7</w:t>
        </w:r>
      </w:hyperlink>
      <w:r>
        <w:rPr>
          <w:color w:val="0000FF"/>
          <w:spacing w:val="-10"/>
        </w:rPr>
        <w:t xml:space="preserve"> </w:t>
      </w:r>
      <w:r>
        <w:rPr>
          <w:spacing w:val="-2"/>
        </w:rPr>
        <w:t>shows</w:t>
      </w:r>
      <w:r>
        <w:rPr>
          <w:spacing w:val="-10"/>
        </w:rPr>
        <w:t xml:space="preserve"> </w:t>
      </w:r>
      <w:r>
        <w:rPr>
          <w:spacing w:val="-2"/>
        </w:rPr>
        <w:t>an</w:t>
      </w:r>
      <w:r>
        <w:rPr>
          <w:spacing w:val="-10"/>
        </w:rPr>
        <w:t xml:space="preserve"> </w:t>
      </w:r>
      <w:r>
        <w:rPr>
          <w:spacing w:val="-2"/>
        </w:rPr>
        <w:t>example</w:t>
      </w:r>
      <w:r>
        <w:rPr>
          <w:spacing w:val="-10"/>
        </w:rPr>
        <w:t xml:space="preserve"> </w:t>
      </w:r>
      <w:r>
        <w:rPr>
          <w:spacing w:val="-2"/>
        </w:rPr>
        <w:t>of</w:t>
      </w:r>
      <w:r>
        <w:rPr>
          <w:spacing w:val="-10"/>
        </w:rPr>
        <w:t xml:space="preserve"> </w:t>
      </w:r>
      <w:r>
        <w:rPr>
          <w:spacing w:val="-2"/>
        </w:rPr>
        <w:t>two</w:t>
      </w:r>
      <w:r>
        <w:rPr>
          <w:spacing w:val="-10"/>
        </w:rPr>
        <w:t xml:space="preserve"> </w:t>
      </w:r>
      <w:r>
        <w:rPr>
          <w:spacing w:val="-2"/>
        </w:rPr>
        <w:t xml:space="preserve">state </w:t>
      </w:r>
      <w:r>
        <w:t>systems overlapping each other.</w:t>
      </w:r>
      <w:r>
        <w:rPr>
          <w:spacing w:val="39"/>
        </w:rPr>
        <w:t xml:space="preserve"> </w:t>
      </w:r>
      <w:r>
        <w:t>Because these are state supplied boundaries, nothing can be done to resolve this issue.</w:t>
      </w:r>
      <w:r>
        <w:rPr>
          <w:spacing w:val="40"/>
        </w:rPr>
        <w:t xml:space="preserve"> </w:t>
      </w:r>
      <w:r>
        <w:t xml:space="preserve">They are either incorrectly drawn or multiple systems serve approximately the same </w:t>
      </w:r>
      <w:commentRangeStart w:id="89"/>
      <w:r>
        <w:t>areas</w:t>
      </w:r>
      <w:commentRangeEnd w:id="89"/>
      <w:r>
        <w:rPr>
          <w:rStyle w:val="CommentReference"/>
        </w:rPr>
        <w:commentReference w:id="89"/>
      </w:r>
      <w:r>
        <w:t>.</w:t>
      </w:r>
    </w:p>
    <w:p w14:paraId="2A75ADE4" w14:textId="77777777" w:rsidR="00041B53" w:rsidRDefault="00041B53">
      <w:pPr>
        <w:pStyle w:val="BodyText"/>
        <w:spacing w:before="13"/>
        <w:rPr>
          <w:sz w:val="33"/>
        </w:rPr>
      </w:pPr>
    </w:p>
    <w:p w14:paraId="2A75ADE5" w14:textId="77777777" w:rsidR="00041B53" w:rsidRDefault="00104982">
      <w:pPr>
        <w:pStyle w:val="Heading2"/>
        <w:jc w:val="both"/>
      </w:pPr>
      <w:bookmarkStart w:id="90" w:name="Incorrect_Locations"/>
      <w:bookmarkStart w:id="91" w:name="_bookmark25"/>
      <w:bookmarkEnd w:id="90"/>
      <w:bookmarkEnd w:id="91"/>
      <w:r>
        <w:rPr>
          <w:w w:val="80"/>
        </w:rPr>
        <w:t>Incorrect</w:t>
      </w:r>
      <w:r>
        <w:rPr>
          <w:spacing w:val="-1"/>
        </w:rPr>
        <w:t xml:space="preserve"> </w:t>
      </w:r>
      <w:r>
        <w:rPr>
          <w:spacing w:val="-2"/>
          <w:w w:val="85"/>
        </w:rPr>
        <w:t>Locations</w:t>
      </w:r>
    </w:p>
    <w:p w14:paraId="2A75ADE6" w14:textId="77777777" w:rsidR="00041B53" w:rsidRDefault="00104982">
      <w:pPr>
        <w:pStyle w:val="BodyText"/>
        <w:spacing w:before="263" w:line="218" w:lineRule="auto"/>
        <w:ind w:left="128" w:right="295" w:firstLine="3"/>
        <w:jc w:val="both"/>
      </w:pPr>
      <w:r>
        <w:t>All</w:t>
      </w:r>
      <w:r>
        <w:rPr>
          <w:spacing w:val="21"/>
        </w:rPr>
        <w:t xml:space="preserve"> </w:t>
      </w:r>
      <w:r>
        <w:t>models</w:t>
      </w:r>
      <w:r>
        <w:rPr>
          <w:spacing w:val="21"/>
        </w:rPr>
        <w:t xml:space="preserve"> </w:t>
      </w:r>
      <w:r>
        <w:t>have</w:t>
      </w:r>
      <w:r>
        <w:rPr>
          <w:spacing w:val="21"/>
        </w:rPr>
        <w:t xml:space="preserve"> </w:t>
      </w:r>
      <w:r>
        <w:t>error.</w:t>
      </w:r>
      <w:r>
        <w:rPr>
          <w:spacing w:val="80"/>
        </w:rPr>
        <w:t xml:space="preserve"> </w:t>
      </w:r>
      <w:r>
        <w:t>Trying</w:t>
      </w:r>
      <w:r>
        <w:rPr>
          <w:spacing w:val="21"/>
        </w:rPr>
        <w:t xml:space="preserve"> </w:t>
      </w:r>
      <w:r>
        <w:t>to</w:t>
      </w:r>
      <w:r>
        <w:rPr>
          <w:spacing w:val="21"/>
        </w:rPr>
        <w:t xml:space="preserve"> </w:t>
      </w:r>
      <w:r>
        <w:t>accurately</w:t>
      </w:r>
      <w:r>
        <w:rPr>
          <w:spacing w:val="21"/>
        </w:rPr>
        <w:t xml:space="preserve"> </w:t>
      </w:r>
      <w:r>
        <w:t>model</w:t>
      </w:r>
      <w:r>
        <w:rPr>
          <w:spacing w:val="21"/>
        </w:rPr>
        <w:t xml:space="preserve"> </w:t>
      </w:r>
      <w:r>
        <w:t>such</w:t>
      </w:r>
      <w:r>
        <w:rPr>
          <w:spacing w:val="21"/>
        </w:rPr>
        <w:t xml:space="preserve"> </w:t>
      </w:r>
      <w:r>
        <w:t>a</w:t>
      </w:r>
      <w:r>
        <w:rPr>
          <w:spacing w:val="21"/>
        </w:rPr>
        <w:t xml:space="preserve"> </w:t>
      </w:r>
      <w:r>
        <w:t>complex</w:t>
      </w:r>
      <w:r>
        <w:rPr>
          <w:spacing w:val="21"/>
        </w:rPr>
        <w:t xml:space="preserve"> </w:t>
      </w:r>
      <w:r>
        <w:t>human</w:t>
      </w:r>
      <w:r>
        <w:rPr>
          <w:spacing w:val="21"/>
        </w:rPr>
        <w:t xml:space="preserve"> </w:t>
      </w:r>
      <w:r>
        <w:t>phenomenon</w:t>
      </w:r>
      <w:r>
        <w:rPr>
          <w:spacing w:val="21"/>
        </w:rPr>
        <w:t xml:space="preserve"> </w:t>
      </w:r>
      <w:r>
        <w:t>such as public drinking water infrastructure is diﬀicult.</w:t>
      </w:r>
      <w:r>
        <w:rPr>
          <w:spacing w:val="40"/>
        </w:rPr>
        <w:t xml:space="preserve"> </w:t>
      </w:r>
      <w:r>
        <w:t>The drivers that manifest a public drinking infrastructure—economic, social, environmental—is also complex and varies from state-to-state, community-to-community. The</w:t>
      </w:r>
      <w:r>
        <w:rPr>
          <w:spacing w:val="-12"/>
        </w:rPr>
        <w:t xml:space="preserve"> </w:t>
      </w:r>
      <w:r>
        <w:t>decision</w:t>
      </w:r>
      <w:r>
        <w:rPr>
          <w:spacing w:val="-12"/>
        </w:rPr>
        <w:t xml:space="preserve"> </w:t>
      </w:r>
      <w:r>
        <w:t>tree</w:t>
      </w:r>
      <w:r>
        <w:rPr>
          <w:spacing w:val="-12"/>
        </w:rPr>
        <w:t xml:space="preserve"> </w:t>
      </w:r>
      <w:r>
        <w:t>model</w:t>
      </w:r>
      <w:r>
        <w:rPr>
          <w:spacing w:val="-12"/>
        </w:rPr>
        <w:t xml:space="preserve"> </w:t>
      </w:r>
      <w:r>
        <w:t>was</w:t>
      </w:r>
      <w:r>
        <w:rPr>
          <w:spacing w:val="-12"/>
        </w:rPr>
        <w:t xml:space="preserve"> </w:t>
      </w:r>
      <w:r>
        <w:t>trained</w:t>
      </w:r>
      <w:r>
        <w:rPr>
          <w:spacing w:val="-12"/>
        </w:rPr>
        <w:t xml:space="preserve"> </w:t>
      </w:r>
      <w:r>
        <w:t>on</w:t>
      </w:r>
      <w:r>
        <w:rPr>
          <w:spacing w:val="-12"/>
        </w:rPr>
        <w:t xml:space="preserve"> </w:t>
      </w:r>
      <w:r>
        <w:t>3</w:t>
      </w:r>
      <w:r>
        <w:rPr>
          <w:spacing w:val="-12"/>
        </w:rPr>
        <w:t xml:space="preserve"> </w:t>
      </w:r>
      <w:r>
        <w:t>states</w:t>
      </w:r>
      <w:r>
        <w:rPr>
          <w:spacing w:val="-12"/>
        </w:rPr>
        <w:t xml:space="preserve"> </w:t>
      </w:r>
      <w:r>
        <w:t>and</w:t>
      </w:r>
      <w:r>
        <w:rPr>
          <w:spacing w:val="-12"/>
        </w:rPr>
        <w:t xml:space="preserve"> </w:t>
      </w:r>
      <w:r>
        <w:t>the</w:t>
      </w:r>
      <w:r>
        <w:rPr>
          <w:spacing w:val="-12"/>
        </w:rPr>
        <w:t xml:space="preserve"> </w:t>
      </w:r>
      <w:r>
        <w:t>random</w:t>
      </w:r>
      <w:r>
        <w:rPr>
          <w:spacing w:val="-12"/>
        </w:rPr>
        <w:t xml:space="preserve"> </w:t>
      </w:r>
      <w:r>
        <w:t>forest was trained on 6 states.</w:t>
      </w:r>
      <w:r>
        <w:rPr>
          <w:spacing w:val="40"/>
        </w:rPr>
        <w:t xml:space="preserve"> </w:t>
      </w:r>
      <w:r>
        <w:t>This limited geographic range creates bias in the model and may not represent different drinking water infrastructure assumptions that may be relevant in one state, but</w:t>
      </w:r>
      <w:r>
        <w:rPr>
          <w:spacing w:val="-5"/>
        </w:rPr>
        <w:t xml:space="preserve"> </w:t>
      </w:r>
      <w:r>
        <w:t>not</w:t>
      </w:r>
      <w:r>
        <w:rPr>
          <w:spacing w:val="-5"/>
        </w:rPr>
        <w:t xml:space="preserve"> </w:t>
      </w:r>
      <w:r>
        <w:t>in</w:t>
      </w:r>
      <w:r>
        <w:rPr>
          <w:spacing w:val="-5"/>
        </w:rPr>
        <w:t xml:space="preserve"> </w:t>
      </w:r>
      <w:r>
        <w:t>others. One</w:t>
      </w:r>
      <w:r>
        <w:rPr>
          <w:spacing w:val="-5"/>
        </w:rPr>
        <w:t xml:space="preserve"> </w:t>
      </w:r>
      <w:r>
        <w:t>known</w:t>
      </w:r>
      <w:r>
        <w:rPr>
          <w:spacing w:val="-5"/>
        </w:rPr>
        <w:t xml:space="preserve"> </w:t>
      </w:r>
      <w:r>
        <w:t>issue</w:t>
      </w:r>
      <w:r>
        <w:rPr>
          <w:spacing w:val="-5"/>
        </w:rPr>
        <w:t xml:space="preserve"> </w:t>
      </w:r>
      <w:r>
        <w:t>is</w:t>
      </w:r>
      <w:r>
        <w:rPr>
          <w:spacing w:val="-5"/>
        </w:rPr>
        <w:t xml:space="preserve"> </w:t>
      </w:r>
      <w:r>
        <w:t>the</w:t>
      </w:r>
      <w:r>
        <w:rPr>
          <w:spacing w:val="-5"/>
        </w:rPr>
        <w:t xml:space="preserve"> </w:t>
      </w:r>
      <w:r>
        <w:t>poor</w:t>
      </w:r>
      <w:r>
        <w:rPr>
          <w:spacing w:val="-5"/>
        </w:rPr>
        <w:t xml:space="preserve"> </w:t>
      </w:r>
      <w:r>
        <w:t>accuracy</w:t>
      </w:r>
      <w:r>
        <w:rPr>
          <w:spacing w:val="-5"/>
        </w:rPr>
        <w:t xml:space="preserve"> </w:t>
      </w:r>
      <w:r>
        <w:t>of</w:t>
      </w:r>
      <w:r>
        <w:rPr>
          <w:spacing w:val="-5"/>
        </w:rPr>
        <w:t xml:space="preserve"> </w:t>
      </w:r>
      <w:r>
        <w:t>rural</w:t>
      </w:r>
      <w:r>
        <w:rPr>
          <w:spacing w:val="-5"/>
        </w:rPr>
        <w:t xml:space="preserve"> </w:t>
      </w:r>
      <w:r>
        <w:t>water</w:t>
      </w:r>
      <w:r>
        <w:rPr>
          <w:spacing w:val="-5"/>
        </w:rPr>
        <w:t xml:space="preserve"> </w:t>
      </w:r>
      <w:r>
        <w:t>systems</w:t>
      </w:r>
      <w:r>
        <w:rPr>
          <w:spacing w:val="-5"/>
        </w:rPr>
        <w:t xml:space="preserve"> </w:t>
      </w:r>
      <w:r>
        <w:t>serving</w:t>
      </w:r>
      <w:r>
        <w:rPr>
          <w:spacing w:val="-5"/>
        </w:rPr>
        <w:t xml:space="preserve"> </w:t>
      </w:r>
      <w:r>
        <w:t>very</w:t>
      </w:r>
      <w:r>
        <w:rPr>
          <w:spacing w:val="-5"/>
        </w:rPr>
        <w:t xml:space="preserve"> </w:t>
      </w:r>
      <w:r>
        <w:t>rural geographies.</w:t>
      </w:r>
      <w:r>
        <w:rPr>
          <w:spacing w:val="40"/>
        </w:rPr>
        <w:t xml:space="preserve"> </w:t>
      </w:r>
      <w:r>
        <w:t xml:space="preserve">Our decision tree dataset was trained on states with </w:t>
      </w:r>
      <w:proofErr w:type="gramStart"/>
      <w:r>
        <w:t>a fairly urban</w:t>
      </w:r>
      <w:proofErr w:type="gramEnd"/>
      <w:r>
        <w:t xml:space="preserve"> population and states that didn’t have very many rural water districts to train the model on.</w:t>
      </w:r>
      <w:r>
        <w:rPr>
          <w:spacing w:val="40"/>
        </w:rPr>
        <w:t xml:space="preserve"> </w:t>
      </w:r>
      <w:r>
        <w:t>South Dakota, for example,</w:t>
      </w:r>
      <w:r>
        <w:rPr>
          <w:spacing w:val="-1"/>
        </w:rPr>
        <w:t xml:space="preserve"> </w:t>
      </w:r>
      <w:r>
        <w:t>is</w:t>
      </w:r>
      <w:r>
        <w:rPr>
          <w:spacing w:val="-1"/>
        </w:rPr>
        <w:t xml:space="preserve"> </w:t>
      </w:r>
      <w:r>
        <w:t>a</w:t>
      </w:r>
      <w:r>
        <w:rPr>
          <w:spacing w:val="-1"/>
        </w:rPr>
        <w:t xml:space="preserve"> </w:t>
      </w:r>
      <w:r>
        <w:t>state</w:t>
      </w:r>
      <w:r>
        <w:rPr>
          <w:spacing w:val="-1"/>
        </w:rPr>
        <w:t xml:space="preserve"> </w:t>
      </w:r>
      <w:r>
        <w:t>with</w:t>
      </w:r>
      <w:r>
        <w:rPr>
          <w:spacing w:val="-1"/>
        </w:rPr>
        <w:t xml:space="preserve"> </w:t>
      </w:r>
      <w:r>
        <w:t>many</w:t>
      </w:r>
      <w:r>
        <w:rPr>
          <w:spacing w:val="-2"/>
        </w:rPr>
        <w:t xml:space="preserve"> </w:t>
      </w:r>
      <w:r>
        <w:t>rural</w:t>
      </w:r>
      <w:r>
        <w:rPr>
          <w:spacing w:val="-1"/>
        </w:rPr>
        <w:t xml:space="preserve"> </w:t>
      </w:r>
      <w:r>
        <w:t>water</w:t>
      </w:r>
      <w:r>
        <w:rPr>
          <w:spacing w:val="-2"/>
        </w:rPr>
        <w:t xml:space="preserve"> </w:t>
      </w:r>
      <w:r>
        <w:t>districts</w:t>
      </w:r>
      <w:r>
        <w:rPr>
          <w:spacing w:val="-1"/>
        </w:rPr>
        <w:t xml:space="preserve"> </w:t>
      </w:r>
      <w:r>
        <w:t>that</w:t>
      </w:r>
      <w:r>
        <w:rPr>
          <w:spacing w:val="-1"/>
        </w:rPr>
        <w:t xml:space="preserve"> </w:t>
      </w:r>
      <w:r>
        <w:t>cover</w:t>
      </w:r>
      <w:r>
        <w:rPr>
          <w:spacing w:val="-2"/>
        </w:rPr>
        <w:t xml:space="preserve"> </w:t>
      </w:r>
      <w:r>
        <w:t>large</w:t>
      </w:r>
      <w:r>
        <w:rPr>
          <w:spacing w:val="-1"/>
        </w:rPr>
        <w:t xml:space="preserve"> </w:t>
      </w:r>
      <w:r>
        <w:t>swaths</w:t>
      </w:r>
      <w:r>
        <w:rPr>
          <w:spacing w:val="-2"/>
        </w:rPr>
        <w:t xml:space="preserve"> </w:t>
      </w:r>
      <w:r>
        <w:t>of</w:t>
      </w:r>
      <w:r>
        <w:rPr>
          <w:spacing w:val="-1"/>
        </w:rPr>
        <w:t xml:space="preserve"> </w:t>
      </w:r>
      <w:r>
        <w:t>the</w:t>
      </w:r>
      <w:r>
        <w:rPr>
          <w:spacing w:val="-1"/>
        </w:rPr>
        <w:t xml:space="preserve"> </w:t>
      </w:r>
      <w:r>
        <w:t>rural</w:t>
      </w:r>
      <w:r>
        <w:rPr>
          <w:spacing w:val="-1"/>
        </w:rPr>
        <w:t xml:space="preserve"> </w:t>
      </w:r>
      <w:r>
        <w:t xml:space="preserve">landscape. </w:t>
      </w:r>
      <w:r>
        <w:rPr>
          <w:spacing w:val="-2"/>
        </w:rPr>
        <w:t>We</w:t>
      </w:r>
      <w:r>
        <w:rPr>
          <w:spacing w:val="-12"/>
        </w:rPr>
        <w:t xml:space="preserve"> </w:t>
      </w:r>
      <w:r>
        <w:rPr>
          <w:spacing w:val="-2"/>
        </w:rPr>
        <w:t>deliberately</w:t>
      </w:r>
      <w:r>
        <w:rPr>
          <w:spacing w:val="-12"/>
        </w:rPr>
        <w:t xml:space="preserve"> </w:t>
      </w:r>
      <w:r>
        <w:rPr>
          <w:spacing w:val="-2"/>
        </w:rPr>
        <w:t>avoided</w:t>
      </w:r>
      <w:r>
        <w:rPr>
          <w:spacing w:val="-12"/>
        </w:rPr>
        <w:t xml:space="preserve"> </w:t>
      </w:r>
      <w:r>
        <w:rPr>
          <w:spacing w:val="-2"/>
        </w:rPr>
        <w:t>including</w:t>
      </w:r>
      <w:r>
        <w:rPr>
          <w:spacing w:val="-11"/>
        </w:rPr>
        <w:t xml:space="preserve"> </w:t>
      </w:r>
      <w:r>
        <w:rPr>
          <w:spacing w:val="-2"/>
        </w:rPr>
        <w:t>such</w:t>
      </w:r>
      <w:r>
        <w:rPr>
          <w:spacing w:val="-12"/>
        </w:rPr>
        <w:t xml:space="preserve"> </w:t>
      </w:r>
      <w:r>
        <w:rPr>
          <w:spacing w:val="-2"/>
        </w:rPr>
        <w:t>districts</w:t>
      </w:r>
      <w:r>
        <w:rPr>
          <w:spacing w:val="-12"/>
        </w:rPr>
        <w:t xml:space="preserve"> </w:t>
      </w:r>
      <w:r>
        <w:rPr>
          <w:spacing w:val="-2"/>
        </w:rPr>
        <w:t>in</w:t>
      </w:r>
      <w:r>
        <w:rPr>
          <w:spacing w:val="-12"/>
        </w:rPr>
        <w:t xml:space="preserve"> </w:t>
      </w:r>
      <w:r>
        <w:rPr>
          <w:spacing w:val="-2"/>
        </w:rPr>
        <w:t>our</w:t>
      </w:r>
      <w:r>
        <w:rPr>
          <w:spacing w:val="-11"/>
        </w:rPr>
        <w:t xml:space="preserve"> </w:t>
      </w:r>
      <w:r>
        <w:rPr>
          <w:spacing w:val="-2"/>
        </w:rPr>
        <w:t>training</w:t>
      </w:r>
      <w:r>
        <w:rPr>
          <w:spacing w:val="-12"/>
        </w:rPr>
        <w:t xml:space="preserve"> </w:t>
      </w:r>
      <w:r>
        <w:rPr>
          <w:spacing w:val="-2"/>
        </w:rPr>
        <w:t>dataset</w:t>
      </w:r>
      <w:r>
        <w:rPr>
          <w:spacing w:val="-12"/>
        </w:rPr>
        <w:t xml:space="preserve"> </w:t>
      </w:r>
      <w:r>
        <w:rPr>
          <w:spacing w:val="-2"/>
        </w:rPr>
        <w:t>because</w:t>
      </w:r>
      <w:r>
        <w:rPr>
          <w:spacing w:val="-12"/>
        </w:rPr>
        <w:t xml:space="preserve"> </w:t>
      </w:r>
      <w:r>
        <w:rPr>
          <w:spacing w:val="-2"/>
        </w:rPr>
        <w:t>rural</w:t>
      </w:r>
      <w:r>
        <w:rPr>
          <w:spacing w:val="-11"/>
        </w:rPr>
        <w:t xml:space="preserve"> </w:t>
      </w:r>
      <w:r>
        <w:rPr>
          <w:spacing w:val="-2"/>
        </w:rPr>
        <w:t>water</w:t>
      </w:r>
      <w:r>
        <w:rPr>
          <w:spacing w:val="-12"/>
        </w:rPr>
        <w:t xml:space="preserve"> </w:t>
      </w:r>
      <w:r>
        <w:rPr>
          <w:spacing w:val="-2"/>
        </w:rPr>
        <w:t>districts are</w:t>
      </w:r>
      <w:r>
        <w:rPr>
          <w:spacing w:val="-8"/>
        </w:rPr>
        <w:t xml:space="preserve"> </w:t>
      </w:r>
      <w:r>
        <w:rPr>
          <w:spacing w:val="-2"/>
        </w:rPr>
        <w:t>unique</w:t>
      </w:r>
      <w:r>
        <w:rPr>
          <w:spacing w:val="-7"/>
        </w:rPr>
        <w:t xml:space="preserve"> </w:t>
      </w:r>
      <w:r>
        <w:rPr>
          <w:spacing w:val="-2"/>
        </w:rPr>
        <w:t>to</w:t>
      </w:r>
      <w:r>
        <w:rPr>
          <w:spacing w:val="-7"/>
        </w:rPr>
        <w:t xml:space="preserve"> </w:t>
      </w:r>
      <w:r>
        <w:rPr>
          <w:spacing w:val="-2"/>
        </w:rPr>
        <w:t>only</w:t>
      </w:r>
      <w:r>
        <w:rPr>
          <w:spacing w:val="-7"/>
        </w:rPr>
        <w:t xml:space="preserve"> </w:t>
      </w:r>
      <w:r>
        <w:rPr>
          <w:spacing w:val="-2"/>
        </w:rPr>
        <w:t>some</w:t>
      </w:r>
      <w:r>
        <w:rPr>
          <w:spacing w:val="-8"/>
        </w:rPr>
        <w:t xml:space="preserve"> </w:t>
      </w:r>
      <w:r>
        <w:rPr>
          <w:spacing w:val="-2"/>
        </w:rPr>
        <w:t>states.</w:t>
      </w:r>
      <w:r>
        <w:rPr>
          <w:spacing w:val="15"/>
        </w:rPr>
        <w:t xml:space="preserve"> </w:t>
      </w:r>
      <w:proofErr w:type="gramStart"/>
      <w:r>
        <w:rPr>
          <w:spacing w:val="-2"/>
        </w:rPr>
        <w:t>Generally</w:t>
      </w:r>
      <w:r>
        <w:rPr>
          <w:spacing w:val="-8"/>
        </w:rPr>
        <w:t xml:space="preserve"> </w:t>
      </w:r>
      <w:r>
        <w:rPr>
          <w:spacing w:val="-2"/>
        </w:rPr>
        <w:t>speaking,</w:t>
      </w:r>
      <w:r>
        <w:rPr>
          <w:spacing w:val="-6"/>
        </w:rPr>
        <w:t xml:space="preserve"> </w:t>
      </w:r>
      <w:r>
        <w:rPr>
          <w:spacing w:val="-2"/>
        </w:rPr>
        <w:t>rural</w:t>
      </w:r>
      <w:proofErr w:type="gramEnd"/>
      <w:r>
        <w:rPr>
          <w:spacing w:val="-7"/>
        </w:rPr>
        <w:t xml:space="preserve"> </w:t>
      </w:r>
      <w:r>
        <w:rPr>
          <w:spacing w:val="-2"/>
        </w:rPr>
        <w:t>farmland</w:t>
      </w:r>
      <w:r>
        <w:rPr>
          <w:spacing w:val="-7"/>
        </w:rPr>
        <w:t xml:space="preserve"> </w:t>
      </w:r>
      <w:r>
        <w:rPr>
          <w:spacing w:val="-2"/>
        </w:rPr>
        <w:t>does</w:t>
      </w:r>
      <w:r>
        <w:rPr>
          <w:spacing w:val="-8"/>
        </w:rPr>
        <w:t xml:space="preserve"> </w:t>
      </w:r>
      <w:r>
        <w:rPr>
          <w:spacing w:val="-2"/>
        </w:rPr>
        <w:t>not</w:t>
      </w:r>
      <w:r>
        <w:rPr>
          <w:spacing w:val="-7"/>
        </w:rPr>
        <w:t xml:space="preserve"> </w:t>
      </w:r>
      <w:r>
        <w:rPr>
          <w:spacing w:val="-2"/>
        </w:rPr>
        <w:t>have</w:t>
      </w:r>
      <w:r>
        <w:rPr>
          <w:spacing w:val="-8"/>
        </w:rPr>
        <w:t xml:space="preserve"> </w:t>
      </w:r>
      <w:r>
        <w:rPr>
          <w:spacing w:val="-2"/>
        </w:rPr>
        <w:t>public</w:t>
      </w:r>
      <w:r>
        <w:rPr>
          <w:spacing w:val="-7"/>
        </w:rPr>
        <w:t xml:space="preserve"> </w:t>
      </w:r>
      <w:r>
        <w:rPr>
          <w:spacing w:val="-2"/>
        </w:rPr>
        <w:t xml:space="preserve">water—so </w:t>
      </w:r>
      <w:r>
        <w:t>we did not want to train a model that saw farmland as being served by public water.</w:t>
      </w:r>
      <w:r>
        <w:rPr>
          <w:spacing w:val="28"/>
        </w:rPr>
        <w:t xml:space="preserve"> </w:t>
      </w:r>
      <w:r>
        <w:t>Because of</w:t>
      </w:r>
    </w:p>
    <w:p w14:paraId="2A75ADE7" w14:textId="77777777" w:rsidR="00041B53" w:rsidRDefault="00041B53">
      <w:pPr>
        <w:spacing w:line="218" w:lineRule="auto"/>
        <w:jc w:val="both"/>
        <w:sectPr w:rsidR="00041B53">
          <w:pgSz w:w="12240" w:h="15840"/>
          <w:pgMar w:top="1440" w:right="1100" w:bottom="1180" w:left="1300" w:header="0" w:footer="897" w:gutter="0"/>
          <w:cols w:space="720"/>
        </w:sectPr>
      </w:pPr>
    </w:p>
    <w:p w14:paraId="2A75ADE8" w14:textId="77777777" w:rsidR="00041B53" w:rsidRDefault="00104982">
      <w:pPr>
        <w:pStyle w:val="BodyText"/>
        <w:ind w:left="1189"/>
        <w:rPr>
          <w:sz w:val="20"/>
        </w:rPr>
      </w:pPr>
      <w:r>
        <w:rPr>
          <w:noProof/>
          <w:sz w:val="20"/>
        </w:rPr>
        <w:lastRenderedPageBreak/>
        <w:drawing>
          <wp:inline distT="0" distB="0" distL="0" distR="0" wp14:anchorId="2A75AE6E" wp14:editId="2A75AE6F">
            <wp:extent cx="4610112" cy="2941320"/>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5" cstate="print"/>
                    <a:stretch>
                      <a:fillRect/>
                    </a:stretch>
                  </pic:blipFill>
                  <pic:spPr>
                    <a:xfrm>
                      <a:off x="0" y="0"/>
                      <a:ext cx="4610112" cy="2941320"/>
                    </a:xfrm>
                    <a:prstGeom prst="rect">
                      <a:avLst/>
                    </a:prstGeom>
                  </pic:spPr>
                </pic:pic>
              </a:graphicData>
            </a:graphic>
          </wp:inline>
        </w:drawing>
      </w:r>
    </w:p>
    <w:p w14:paraId="2A75ADE9" w14:textId="77777777" w:rsidR="00041B53" w:rsidRDefault="00104982">
      <w:pPr>
        <w:pStyle w:val="BodyText"/>
        <w:spacing w:before="158"/>
        <w:ind w:left="1044"/>
      </w:pPr>
      <w:bookmarkStart w:id="92" w:name="_bookmark26"/>
      <w:bookmarkEnd w:id="92"/>
      <w:r>
        <w:rPr>
          <w:spacing w:val="-2"/>
        </w:rPr>
        <w:t>Figure</w:t>
      </w:r>
      <w:r>
        <w:rPr>
          <w:spacing w:val="-9"/>
        </w:rPr>
        <w:t xml:space="preserve"> </w:t>
      </w:r>
      <w:r>
        <w:rPr>
          <w:spacing w:val="-2"/>
        </w:rPr>
        <w:t>7:</w:t>
      </w:r>
      <w:r>
        <w:rPr>
          <w:spacing w:val="-8"/>
        </w:rPr>
        <w:t xml:space="preserve"> </w:t>
      </w:r>
      <w:r>
        <w:rPr>
          <w:spacing w:val="-2"/>
        </w:rPr>
        <w:t>Multiple</w:t>
      </w:r>
      <w:r>
        <w:rPr>
          <w:spacing w:val="-8"/>
        </w:rPr>
        <w:t xml:space="preserve"> </w:t>
      </w:r>
      <w:r>
        <w:rPr>
          <w:spacing w:val="-2"/>
        </w:rPr>
        <w:t>California</w:t>
      </w:r>
      <w:r>
        <w:rPr>
          <w:spacing w:val="-8"/>
        </w:rPr>
        <w:t xml:space="preserve"> </w:t>
      </w:r>
      <w:r>
        <w:rPr>
          <w:spacing w:val="-2"/>
        </w:rPr>
        <w:t>state</w:t>
      </w:r>
      <w:r>
        <w:rPr>
          <w:spacing w:val="-8"/>
        </w:rPr>
        <w:t xml:space="preserve"> </w:t>
      </w:r>
      <w:r>
        <w:rPr>
          <w:spacing w:val="-2"/>
        </w:rPr>
        <w:t>supplied</w:t>
      </w:r>
      <w:r>
        <w:rPr>
          <w:spacing w:val="-9"/>
        </w:rPr>
        <w:t xml:space="preserve"> </w:t>
      </w:r>
      <w:r>
        <w:rPr>
          <w:spacing w:val="-2"/>
        </w:rPr>
        <w:t>boundaries</w:t>
      </w:r>
      <w:r>
        <w:rPr>
          <w:spacing w:val="-8"/>
        </w:rPr>
        <w:t xml:space="preserve"> </w:t>
      </w:r>
      <w:r>
        <w:rPr>
          <w:spacing w:val="-2"/>
        </w:rPr>
        <w:t>overlapping</w:t>
      </w:r>
      <w:r>
        <w:rPr>
          <w:spacing w:val="-8"/>
        </w:rPr>
        <w:t xml:space="preserve"> </w:t>
      </w:r>
      <w:r>
        <w:rPr>
          <w:spacing w:val="-2"/>
        </w:rPr>
        <w:t>each</w:t>
      </w:r>
      <w:r>
        <w:rPr>
          <w:spacing w:val="-8"/>
        </w:rPr>
        <w:t xml:space="preserve"> </w:t>
      </w:r>
      <w:r>
        <w:rPr>
          <w:spacing w:val="-2"/>
        </w:rPr>
        <w:t>other.</w:t>
      </w:r>
    </w:p>
    <w:p w14:paraId="2A75ADEA" w14:textId="77777777" w:rsidR="00041B53" w:rsidRDefault="00041B53">
      <w:pPr>
        <w:pStyle w:val="BodyText"/>
        <w:spacing w:before="5"/>
        <w:rPr>
          <w:sz w:val="31"/>
        </w:rPr>
      </w:pPr>
    </w:p>
    <w:p w14:paraId="2A75ADEB" w14:textId="77777777" w:rsidR="00041B53" w:rsidRDefault="00104982">
      <w:pPr>
        <w:pStyle w:val="BodyText"/>
        <w:spacing w:line="218" w:lineRule="auto"/>
        <w:ind w:left="140" w:right="332"/>
        <w:jc w:val="both"/>
      </w:pPr>
      <w:r>
        <w:rPr>
          <w:spacing w:val="-2"/>
        </w:rPr>
        <w:t>this</w:t>
      </w:r>
      <w:r>
        <w:rPr>
          <w:spacing w:val="-7"/>
        </w:rPr>
        <w:t xml:space="preserve"> </w:t>
      </w:r>
      <w:r>
        <w:rPr>
          <w:spacing w:val="-2"/>
        </w:rPr>
        <w:t>model</w:t>
      </w:r>
      <w:r>
        <w:rPr>
          <w:spacing w:val="-7"/>
        </w:rPr>
        <w:t xml:space="preserve"> </w:t>
      </w:r>
      <w:r>
        <w:rPr>
          <w:spacing w:val="-2"/>
        </w:rPr>
        <w:t>bias,</w:t>
      </w:r>
      <w:r>
        <w:rPr>
          <w:spacing w:val="-6"/>
        </w:rPr>
        <w:t xml:space="preserve"> </w:t>
      </w:r>
      <w:r>
        <w:rPr>
          <w:spacing w:val="-2"/>
        </w:rPr>
        <w:t>modeled</w:t>
      </w:r>
      <w:r>
        <w:rPr>
          <w:spacing w:val="-7"/>
        </w:rPr>
        <w:t xml:space="preserve"> </w:t>
      </w:r>
      <w:r>
        <w:rPr>
          <w:spacing w:val="-2"/>
        </w:rPr>
        <w:t>rural</w:t>
      </w:r>
      <w:r>
        <w:rPr>
          <w:spacing w:val="-7"/>
        </w:rPr>
        <w:t xml:space="preserve"> </w:t>
      </w:r>
      <w:r>
        <w:rPr>
          <w:spacing w:val="-2"/>
        </w:rPr>
        <w:t>water</w:t>
      </w:r>
      <w:r>
        <w:rPr>
          <w:spacing w:val="-7"/>
        </w:rPr>
        <w:t xml:space="preserve"> </w:t>
      </w:r>
      <w:r>
        <w:rPr>
          <w:spacing w:val="-2"/>
        </w:rPr>
        <w:t>districts</w:t>
      </w:r>
      <w:r>
        <w:rPr>
          <w:spacing w:val="-7"/>
        </w:rPr>
        <w:t xml:space="preserve"> </w:t>
      </w:r>
      <w:r>
        <w:rPr>
          <w:spacing w:val="-2"/>
        </w:rPr>
        <w:t>are</w:t>
      </w:r>
      <w:r>
        <w:rPr>
          <w:spacing w:val="-7"/>
        </w:rPr>
        <w:t xml:space="preserve"> </w:t>
      </w:r>
      <w:r>
        <w:rPr>
          <w:spacing w:val="-2"/>
        </w:rPr>
        <w:t>a</w:t>
      </w:r>
      <w:r>
        <w:rPr>
          <w:spacing w:val="-7"/>
        </w:rPr>
        <w:t xml:space="preserve"> </w:t>
      </w:r>
      <w:r>
        <w:rPr>
          <w:spacing w:val="-2"/>
        </w:rPr>
        <w:t>known</w:t>
      </w:r>
      <w:r>
        <w:rPr>
          <w:spacing w:val="-7"/>
        </w:rPr>
        <w:t xml:space="preserve"> </w:t>
      </w:r>
      <w:r>
        <w:rPr>
          <w:spacing w:val="-2"/>
        </w:rPr>
        <w:t>issue</w:t>
      </w:r>
      <w:r>
        <w:rPr>
          <w:spacing w:val="-7"/>
        </w:rPr>
        <w:t xml:space="preserve"> </w:t>
      </w:r>
      <w:r>
        <w:rPr>
          <w:spacing w:val="-2"/>
        </w:rPr>
        <w:t>in</w:t>
      </w:r>
      <w:r>
        <w:rPr>
          <w:spacing w:val="-7"/>
        </w:rPr>
        <w:t xml:space="preserve"> </w:t>
      </w:r>
      <w:r>
        <w:rPr>
          <w:spacing w:val="-2"/>
        </w:rPr>
        <w:t>our</w:t>
      </w:r>
      <w:r>
        <w:rPr>
          <w:spacing w:val="-7"/>
        </w:rPr>
        <w:t xml:space="preserve"> </w:t>
      </w:r>
      <w:r>
        <w:rPr>
          <w:spacing w:val="-2"/>
        </w:rPr>
        <w:t>model</w:t>
      </w:r>
      <w:r>
        <w:rPr>
          <w:spacing w:val="-7"/>
        </w:rPr>
        <w:t xml:space="preserve"> </w:t>
      </w:r>
      <w:r>
        <w:rPr>
          <w:spacing w:val="-2"/>
        </w:rPr>
        <w:t>and</w:t>
      </w:r>
      <w:r>
        <w:rPr>
          <w:spacing w:val="-7"/>
        </w:rPr>
        <w:t xml:space="preserve"> </w:t>
      </w:r>
      <w:r>
        <w:rPr>
          <w:spacing w:val="-2"/>
        </w:rPr>
        <w:t>are</w:t>
      </w:r>
      <w:r>
        <w:rPr>
          <w:spacing w:val="-7"/>
        </w:rPr>
        <w:t xml:space="preserve"> </w:t>
      </w:r>
      <w:r>
        <w:rPr>
          <w:spacing w:val="-2"/>
        </w:rPr>
        <w:t>typically</w:t>
      </w:r>
      <w:r>
        <w:rPr>
          <w:spacing w:val="-7"/>
        </w:rPr>
        <w:t xml:space="preserve"> </w:t>
      </w:r>
      <w:r>
        <w:rPr>
          <w:spacing w:val="-2"/>
        </w:rPr>
        <w:t xml:space="preserve">not </w:t>
      </w:r>
      <w:r>
        <w:t>modeled accurately.</w:t>
      </w:r>
    </w:p>
    <w:p w14:paraId="2A75ADEC" w14:textId="77777777" w:rsidR="00041B53" w:rsidRDefault="00041B53">
      <w:pPr>
        <w:pStyle w:val="BodyText"/>
        <w:spacing w:before="5"/>
        <w:rPr>
          <w:sz w:val="29"/>
        </w:rPr>
      </w:pPr>
    </w:p>
    <w:p w14:paraId="2A75ADED" w14:textId="77777777" w:rsidR="00041B53" w:rsidRDefault="00104982">
      <w:pPr>
        <w:pStyle w:val="Heading2"/>
        <w:spacing w:before="1"/>
      </w:pPr>
      <w:bookmarkStart w:id="93" w:name="Missing_Systems"/>
      <w:bookmarkStart w:id="94" w:name="_bookmark27"/>
      <w:bookmarkEnd w:id="93"/>
      <w:bookmarkEnd w:id="94"/>
      <w:r>
        <w:rPr>
          <w:w w:val="80"/>
        </w:rPr>
        <w:t>Missing</w:t>
      </w:r>
      <w:r>
        <w:rPr>
          <w:spacing w:val="25"/>
        </w:rPr>
        <w:t xml:space="preserve"> </w:t>
      </w:r>
      <w:r>
        <w:rPr>
          <w:spacing w:val="-2"/>
          <w:w w:val="90"/>
        </w:rPr>
        <w:t>Systems</w:t>
      </w:r>
    </w:p>
    <w:p w14:paraId="2A75ADEE" w14:textId="77777777" w:rsidR="00041B53" w:rsidRDefault="00104982">
      <w:pPr>
        <w:pStyle w:val="BodyText"/>
        <w:spacing w:before="263" w:line="218" w:lineRule="auto"/>
        <w:ind w:left="140" w:right="332" w:hanging="12"/>
        <w:jc w:val="both"/>
      </w:pPr>
      <w:r>
        <w:rPr>
          <w:spacing w:val="-4"/>
        </w:rPr>
        <w:t>Why</w:t>
      </w:r>
      <w:r>
        <w:rPr>
          <w:spacing w:val="-9"/>
        </w:rPr>
        <w:t xml:space="preserve"> </w:t>
      </w:r>
      <w:r>
        <w:rPr>
          <w:spacing w:val="-4"/>
        </w:rPr>
        <w:t>can</w:t>
      </w:r>
      <w:r>
        <w:rPr>
          <w:spacing w:val="-9"/>
        </w:rPr>
        <w:t xml:space="preserve"> </w:t>
      </w:r>
      <w:r>
        <w:rPr>
          <w:spacing w:val="-4"/>
        </w:rPr>
        <w:t>some</w:t>
      </w:r>
      <w:r>
        <w:rPr>
          <w:spacing w:val="-9"/>
        </w:rPr>
        <w:t xml:space="preserve"> </w:t>
      </w:r>
      <w:r>
        <w:rPr>
          <w:spacing w:val="-4"/>
        </w:rPr>
        <w:t>systems</w:t>
      </w:r>
      <w:r>
        <w:rPr>
          <w:spacing w:val="-9"/>
        </w:rPr>
        <w:t xml:space="preserve"> </w:t>
      </w:r>
      <w:r>
        <w:rPr>
          <w:spacing w:val="-4"/>
        </w:rPr>
        <w:t>not</w:t>
      </w:r>
      <w:r>
        <w:rPr>
          <w:spacing w:val="-9"/>
        </w:rPr>
        <w:t xml:space="preserve"> </w:t>
      </w:r>
      <w:r>
        <w:rPr>
          <w:spacing w:val="-4"/>
        </w:rPr>
        <w:t>be</w:t>
      </w:r>
      <w:r>
        <w:rPr>
          <w:spacing w:val="-9"/>
        </w:rPr>
        <w:t xml:space="preserve"> </w:t>
      </w:r>
      <w:r>
        <w:rPr>
          <w:spacing w:val="-4"/>
        </w:rPr>
        <w:t>modeled?</w:t>
      </w:r>
      <w:r>
        <w:rPr>
          <w:spacing w:val="25"/>
        </w:rPr>
        <w:t xml:space="preserve"> </w:t>
      </w:r>
      <w:r>
        <w:rPr>
          <w:spacing w:val="-4"/>
        </w:rPr>
        <w:t>Besides</w:t>
      </w:r>
      <w:r>
        <w:rPr>
          <w:spacing w:val="-9"/>
        </w:rPr>
        <w:t xml:space="preserve"> </w:t>
      </w:r>
      <w:r>
        <w:rPr>
          <w:spacing w:val="-4"/>
        </w:rPr>
        <w:t>the</w:t>
      </w:r>
      <w:r>
        <w:rPr>
          <w:spacing w:val="-9"/>
        </w:rPr>
        <w:t xml:space="preserve"> </w:t>
      </w:r>
      <w:r>
        <w:rPr>
          <w:spacing w:val="-4"/>
        </w:rPr>
        <w:t>issue</w:t>
      </w:r>
      <w:r>
        <w:rPr>
          <w:spacing w:val="-9"/>
        </w:rPr>
        <w:t xml:space="preserve"> </w:t>
      </w:r>
      <w:r>
        <w:rPr>
          <w:spacing w:val="-4"/>
        </w:rPr>
        <w:t>of</w:t>
      </w:r>
      <w:r>
        <w:rPr>
          <w:spacing w:val="-9"/>
        </w:rPr>
        <w:t xml:space="preserve"> </w:t>
      </w:r>
      <w:r>
        <w:rPr>
          <w:spacing w:val="-4"/>
        </w:rPr>
        <w:t>systems</w:t>
      </w:r>
      <w:r>
        <w:rPr>
          <w:spacing w:val="-9"/>
        </w:rPr>
        <w:t xml:space="preserve"> </w:t>
      </w:r>
      <w:r>
        <w:rPr>
          <w:spacing w:val="-4"/>
        </w:rPr>
        <w:t>being</w:t>
      </w:r>
      <w:r>
        <w:rPr>
          <w:spacing w:val="-9"/>
        </w:rPr>
        <w:t xml:space="preserve"> </w:t>
      </w:r>
      <w:r>
        <w:rPr>
          <w:spacing w:val="-4"/>
        </w:rPr>
        <w:t>too</w:t>
      </w:r>
      <w:r>
        <w:rPr>
          <w:spacing w:val="-9"/>
        </w:rPr>
        <w:t xml:space="preserve"> </w:t>
      </w:r>
      <w:r>
        <w:rPr>
          <w:spacing w:val="-4"/>
        </w:rPr>
        <w:t>small</w:t>
      </w:r>
      <w:r>
        <w:rPr>
          <w:spacing w:val="-9"/>
        </w:rPr>
        <w:t xml:space="preserve"> </w:t>
      </w:r>
      <w:r>
        <w:rPr>
          <w:spacing w:val="-4"/>
        </w:rPr>
        <w:t>to</w:t>
      </w:r>
      <w:r>
        <w:rPr>
          <w:spacing w:val="-9"/>
        </w:rPr>
        <w:t xml:space="preserve"> </w:t>
      </w:r>
      <w:r>
        <w:rPr>
          <w:spacing w:val="-4"/>
        </w:rPr>
        <w:t>model,</w:t>
      </w:r>
      <w:r>
        <w:rPr>
          <w:spacing w:val="-5"/>
        </w:rPr>
        <w:t xml:space="preserve"> </w:t>
      </w:r>
      <w:r>
        <w:rPr>
          <w:spacing w:val="-4"/>
        </w:rPr>
        <w:t xml:space="preserve">there </w:t>
      </w:r>
      <w:r>
        <w:t>is another reason.</w:t>
      </w:r>
      <w:r>
        <w:rPr>
          <w:spacing w:val="40"/>
        </w:rPr>
        <w:t xml:space="preserve"> </w:t>
      </w:r>
      <w:r>
        <w:t>The model requires geographic signals, or clues, to accurately place a service area</w:t>
      </w:r>
      <w:r>
        <w:rPr>
          <w:spacing w:val="-6"/>
        </w:rPr>
        <w:t xml:space="preserve"> </w:t>
      </w:r>
      <w:r>
        <w:t>boundary</w:t>
      </w:r>
      <w:r>
        <w:rPr>
          <w:spacing w:val="-6"/>
        </w:rPr>
        <w:t xml:space="preserve"> </w:t>
      </w:r>
      <w:r>
        <w:t>on</w:t>
      </w:r>
      <w:r>
        <w:rPr>
          <w:spacing w:val="-6"/>
        </w:rPr>
        <w:t xml:space="preserve"> </w:t>
      </w:r>
      <w:r>
        <w:t>the</w:t>
      </w:r>
      <w:r>
        <w:rPr>
          <w:spacing w:val="-5"/>
        </w:rPr>
        <w:t xml:space="preserve"> </w:t>
      </w:r>
      <w:r>
        <w:t>map. These</w:t>
      </w:r>
      <w:r>
        <w:rPr>
          <w:spacing w:val="-6"/>
        </w:rPr>
        <w:t xml:space="preserve"> </w:t>
      </w:r>
      <w:r>
        <w:t>geographic</w:t>
      </w:r>
      <w:r>
        <w:rPr>
          <w:spacing w:val="-6"/>
        </w:rPr>
        <w:t xml:space="preserve"> </w:t>
      </w:r>
      <w:r>
        <w:t>clues</w:t>
      </w:r>
      <w:r>
        <w:rPr>
          <w:spacing w:val="-5"/>
        </w:rPr>
        <w:t xml:space="preserve"> </w:t>
      </w:r>
      <w:r>
        <w:t>come</w:t>
      </w:r>
      <w:r>
        <w:rPr>
          <w:spacing w:val="-6"/>
        </w:rPr>
        <w:t xml:space="preserve"> </w:t>
      </w:r>
      <w:r>
        <w:t>primarily</w:t>
      </w:r>
      <w:r>
        <w:rPr>
          <w:spacing w:val="-6"/>
        </w:rPr>
        <w:t xml:space="preserve"> </w:t>
      </w:r>
      <w:r>
        <w:t>from</w:t>
      </w:r>
      <w:r>
        <w:rPr>
          <w:spacing w:val="-5"/>
        </w:rPr>
        <w:t xml:space="preserve"> </w:t>
      </w:r>
      <w:r>
        <w:t>two</w:t>
      </w:r>
      <w:r>
        <w:rPr>
          <w:spacing w:val="-6"/>
        </w:rPr>
        <w:t xml:space="preserve"> </w:t>
      </w:r>
      <w:r>
        <w:t>sources: 1.) SDWIS locations</w:t>
      </w:r>
      <w:r>
        <w:rPr>
          <w:spacing w:val="-11"/>
        </w:rPr>
        <w:t xml:space="preserve"> </w:t>
      </w:r>
      <w:r>
        <w:t>such</w:t>
      </w:r>
      <w:r>
        <w:rPr>
          <w:spacing w:val="-11"/>
        </w:rPr>
        <w:t xml:space="preserve"> </w:t>
      </w:r>
      <w:r>
        <w:t>as</w:t>
      </w:r>
      <w:r>
        <w:rPr>
          <w:spacing w:val="-10"/>
        </w:rPr>
        <w:t xml:space="preserve"> </w:t>
      </w:r>
      <w:r>
        <w:t>wells,</w:t>
      </w:r>
      <w:r>
        <w:rPr>
          <w:spacing w:val="-11"/>
        </w:rPr>
        <w:t xml:space="preserve"> </w:t>
      </w:r>
      <w:r>
        <w:t>intakes,</w:t>
      </w:r>
      <w:r>
        <w:rPr>
          <w:spacing w:val="-11"/>
        </w:rPr>
        <w:t xml:space="preserve"> </w:t>
      </w:r>
      <w:r>
        <w:t>and</w:t>
      </w:r>
      <w:r>
        <w:rPr>
          <w:spacing w:val="-11"/>
        </w:rPr>
        <w:t xml:space="preserve"> </w:t>
      </w:r>
      <w:r>
        <w:t>treatment</w:t>
      </w:r>
      <w:r>
        <w:rPr>
          <w:spacing w:val="-11"/>
        </w:rPr>
        <w:t xml:space="preserve"> </w:t>
      </w:r>
      <w:r>
        <w:t>plants</w:t>
      </w:r>
      <w:r>
        <w:rPr>
          <w:spacing w:val="-11"/>
        </w:rPr>
        <w:t xml:space="preserve"> </w:t>
      </w:r>
      <w:r>
        <w:t>and</w:t>
      </w:r>
      <w:r>
        <w:rPr>
          <w:spacing w:val="-11"/>
        </w:rPr>
        <w:t xml:space="preserve"> </w:t>
      </w:r>
      <w:r>
        <w:t>2.) SDWA</w:t>
      </w:r>
      <w:r>
        <w:rPr>
          <w:spacing w:val="-11"/>
        </w:rPr>
        <w:t xml:space="preserve"> </w:t>
      </w:r>
      <w:r>
        <w:t>reported</w:t>
      </w:r>
      <w:r>
        <w:rPr>
          <w:spacing w:val="-10"/>
        </w:rPr>
        <w:t xml:space="preserve"> </w:t>
      </w:r>
      <w:r>
        <w:t>system</w:t>
      </w:r>
      <w:r>
        <w:rPr>
          <w:spacing w:val="-10"/>
        </w:rPr>
        <w:t xml:space="preserve"> </w:t>
      </w:r>
      <w:r>
        <w:t>information such</w:t>
      </w:r>
      <w:r>
        <w:rPr>
          <w:spacing w:val="-6"/>
        </w:rPr>
        <w:t xml:space="preserve"> </w:t>
      </w:r>
      <w:r>
        <w:t>as</w:t>
      </w:r>
      <w:r>
        <w:rPr>
          <w:spacing w:val="-6"/>
        </w:rPr>
        <w:t xml:space="preserve"> </w:t>
      </w:r>
      <w:r>
        <w:t>‘City</w:t>
      </w:r>
      <w:r>
        <w:rPr>
          <w:spacing w:val="-6"/>
        </w:rPr>
        <w:t xml:space="preserve"> </w:t>
      </w:r>
      <w:r>
        <w:t>Served’.</w:t>
      </w:r>
      <w:r>
        <w:rPr>
          <w:spacing w:val="19"/>
        </w:rPr>
        <w:t xml:space="preserve"> </w:t>
      </w:r>
      <w:r>
        <w:t>These</w:t>
      </w:r>
      <w:r>
        <w:rPr>
          <w:spacing w:val="-6"/>
        </w:rPr>
        <w:t xml:space="preserve"> </w:t>
      </w:r>
      <w:r>
        <w:t>signals</w:t>
      </w:r>
      <w:r>
        <w:rPr>
          <w:spacing w:val="-6"/>
        </w:rPr>
        <w:t xml:space="preserve"> </w:t>
      </w:r>
      <w:r>
        <w:t>help</w:t>
      </w:r>
      <w:r>
        <w:rPr>
          <w:spacing w:val="-6"/>
        </w:rPr>
        <w:t xml:space="preserve"> </w:t>
      </w:r>
      <w:r>
        <w:t>the</w:t>
      </w:r>
      <w:r>
        <w:rPr>
          <w:spacing w:val="-6"/>
        </w:rPr>
        <w:t xml:space="preserve"> </w:t>
      </w:r>
      <w:r>
        <w:t>model</w:t>
      </w:r>
      <w:r>
        <w:rPr>
          <w:spacing w:val="-6"/>
        </w:rPr>
        <w:t xml:space="preserve"> </w:t>
      </w:r>
      <w:r>
        <w:t>triangulate</w:t>
      </w:r>
      <w:r>
        <w:rPr>
          <w:spacing w:val="-6"/>
        </w:rPr>
        <w:t xml:space="preserve"> </w:t>
      </w:r>
      <w:r>
        <w:t>an</w:t>
      </w:r>
      <w:r>
        <w:rPr>
          <w:spacing w:val="-6"/>
        </w:rPr>
        <w:t xml:space="preserve"> </w:t>
      </w:r>
      <w:r>
        <w:t>appropriate</w:t>
      </w:r>
      <w:r>
        <w:rPr>
          <w:spacing w:val="-6"/>
        </w:rPr>
        <w:t xml:space="preserve"> </w:t>
      </w:r>
      <w:r>
        <w:t>geography</w:t>
      </w:r>
      <w:r>
        <w:rPr>
          <w:spacing w:val="-6"/>
        </w:rPr>
        <w:t xml:space="preserve"> </w:t>
      </w:r>
      <w:r>
        <w:t>for</w:t>
      </w:r>
      <w:r>
        <w:rPr>
          <w:spacing w:val="-6"/>
        </w:rPr>
        <w:t xml:space="preserve"> </w:t>
      </w:r>
      <w:r>
        <w:t>the service</w:t>
      </w:r>
      <w:r>
        <w:rPr>
          <w:spacing w:val="-6"/>
        </w:rPr>
        <w:t xml:space="preserve"> </w:t>
      </w:r>
      <w:r>
        <w:t>area.</w:t>
      </w:r>
      <w:r>
        <w:rPr>
          <w:spacing w:val="19"/>
        </w:rPr>
        <w:t xml:space="preserve"> </w:t>
      </w:r>
      <w:r>
        <w:t>Approximately</w:t>
      </w:r>
      <w:r>
        <w:rPr>
          <w:spacing w:val="-6"/>
        </w:rPr>
        <w:t xml:space="preserve"> </w:t>
      </w:r>
      <w:r>
        <w:t>a</w:t>
      </w:r>
      <w:r>
        <w:rPr>
          <w:spacing w:val="-5"/>
        </w:rPr>
        <w:t xml:space="preserve"> </w:t>
      </w:r>
      <w:r>
        <w:t>dozen</w:t>
      </w:r>
      <w:r>
        <w:rPr>
          <w:spacing w:val="-6"/>
        </w:rPr>
        <w:t xml:space="preserve"> </w:t>
      </w:r>
      <w:r>
        <w:t>states</w:t>
      </w:r>
      <w:r>
        <w:rPr>
          <w:spacing w:val="-5"/>
        </w:rPr>
        <w:t xml:space="preserve"> </w:t>
      </w:r>
      <w:r>
        <w:t>don’t</w:t>
      </w:r>
      <w:r>
        <w:rPr>
          <w:spacing w:val="-6"/>
        </w:rPr>
        <w:t xml:space="preserve"> </w:t>
      </w:r>
      <w:r>
        <w:t>report</w:t>
      </w:r>
      <w:r>
        <w:rPr>
          <w:spacing w:val="-5"/>
        </w:rPr>
        <w:t xml:space="preserve"> </w:t>
      </w:r>
      <w:r>
        <w:t>“City</w:t>
      </w:r>
      <w:r>
        <w:rPr>
          <w:spacing w:val="-6"/>
        </w:rPr>
        <w:t xml:space="preserve"> </w:t>
      </w:r>
      <w:r>
        <w:t>Served’.</w:t>
      </w:r>
      <w:r>
        <w:rPr>
          <w:spacing w:val="19"/>
        </w:rPr>
        <w:t xml:space="preserve"> </w:t>
      </w:r>
      <w:r>
        <w:t>In</w:t>
      </w:r>
      <w:r>
        <w:rPr>
          <w:spacing w:val="-5"/>
        </w:rPr>
        <w:t xml:space="preserve"> </w:t>
      </w:r>
      <w:proofErr w:type="gramStart"/>
      <w:r>
        <w:t>addition</w:t>
      </w:r>
      <w:proofErr w:type="gramEnd"/>
      <w:r>
        <w:rPr>
          <w:spacing w:val="-6"/>
        </w:rPr>
        <w:t xml:space="preserve"> </w:t>
      </w:r>
      <w:r>
        <w:t>some</w:t>
      </w:r>
      <w:r>
        <w:rPr>
          <w:spacing w:val="-5"/>
        </w:rPr>
        <w:t xml:space="preserve"> </w:t>
      </w:r>
      <w:r>
        <w:t>systems don’t</w:t>
      </w:r>
      <w:r>
        <w:rPr>
          <w:spacing w:val="-12"/>
        </w:rPr>
        <w:t xml:space="preserve"> </w:t>
      </w:r>
      <w:r>
        <w:t>have</w:t>
      </w:r>
      <w:r>
        <w:rPr>
          <w:spacing w:val="-12"/>
        </w:rPr>
        <w:t xml:space="preserve"> </w:t>
      </w:r>
      <w:r>
        <w:t>corresponding</w:t>
      </w:r>
      <w:r>
        <w:rPr>
          <w:spacing w:val="-12"/>
        </w:rPr>
        <w:t xml:space="preserve"> </w:t>
      </w:r>
      <w:r>
        <w:t>SDWIS</w:t>
      </w:r>
      <w:r>
        <w:rPr>
          <w:spacing w:val="-12"/>
        </w:rPr>
        <w:t xml:space="preserve"> </w:t>
      </w:r>
      <w:r>
        <w:t>point</w:t>
      </w:r>
      <w:r>
        <w:rPr>
          <w:spacing w:val="-12"/>
        </w:rPr>
        <w:t xml:space="preserve"> </w:t>
      </w:r>
      <w:r>
        <w:t>locations</w:t>
      </w:r>
      <w:r>
        <w:rPr>
          <w:spacing w:val="-12"/>
        </w:rPr>
        <w:t xml:space="preserve"> </w:t>
      </w:r>
      <w:r>
        <w:t>or</w:t>
      </w:r>
      <w:r>
        <w:rPr>
          <w:spacing w:val="-12"/>
        </w:rPr>
        <w:t xml:space="preserve"> </w:t>
      </w:r>
      <w:r>
        <w:t>the</w:t>
      </w:r>
      <w:r>
        <w:rPr>
          <w:spacing w:val="-12"/>
        </w:rPr>
        <w:t xml:space="preserve"> </w:t>
      </w:r>
      <w:r>
        <w:t>information</w:t>
      </w:r>
      <w:r>
        <w:rPr>
          <w:spacing w:val="-12"/>
        </w:rPr>
        <w:t xml:space="preserve"> </w:t>
      </w:r>
      <w:r>
        <w:t>they</w:t>
      </w:r>
      <w:r>
        <w:rPr>
          <w:spacing w:val="-12"/>
        </w:rPr>
        <w:t xml:space="preserve"> </w:t>
      </w:r>
      <w:r>
        <w:t>provide</w:t>
      </w:r>
      <w:r>
        <w:rPr>
          <w:spacing w:val="-12"/>
        </w:rPr>
        <w:t xml:space="preserve"> </w:t>
      </w:r>
      <w:r>
        <w:t>is</w:t>
      </w:r>
      <w:r>
        <w:rPr>
          <w:spacing w:val="-12"/>
        </w:rPr>
        <w:t xml:space="preserve"> </w:t>
      </w:r>
      <w:r>
        <w:t>incorrect. For these reasons, a good portion of the systems that could not be modeled were not modeled.</w:t>
      </w:r>
      <w:r>
        <w:rPr>
          <w:spacing w:val="40"/>
        </w:rPr>
        <w:t xml:space="preserve"> </w:t>
      </w:r>
      <w:r>
        <w:t xml:space="preserve">For example, Figure </w:t>
      </w:r>
      <w:hyperlink w:anchor="_bookmark29" w:history="1">
        <w:r>
          <w:rPr>
            <w:color w:val="0000FF"/>
          </w:rPr>
          <w:t>8</w:t>
        </w:r>
      </w:hyperlink>
      <w:r>
        <w:rPr>
          <w:color w:val="0000FF"/>
        </w:rPr>
        <w:t xml:space="preserve"> </w:t>
      </w:r>
      <w:r>
        <w:t xml:space="preserve">shows </w:t>
      </w:r>
      <w:proofErr w:type="gramStart"/>
      <w:r>
        <w:t>the vast majority of</w:t>
      </w:r>
      <w:proofErr w:type="gramEnd"/>
      <w:r>
        <w:t xml:space="preserve"> systems we could not model report less than 100 connections.</w:t>
      </w:r>
      <w:r>
        <w:rPr>
          <w:spacing w:val="23"/>
        </w:rPr>
        <w:t xml:space="preserve"> </w:t>
      </w:r>
      <w:r>
        <w:t>Certain</w:t>
      </w:r>
      <w:r>
        <w:rPr>
          <w:spacing w:val="-2"/>
        </w:rPr>
        <w:t xml:space="preserve"> </w:t>
      </w:r>
      <w:r>
        <w:t>types</w:t>
      </w:r>
      <w:r>
        <w:rPr>
          <w:spacing w:val="-1"/>
        </w:rPr>
        <w:t xml:space="preserve"> </w:t>
      </w:r>
      <w:r>
        <w:t>of</w:t>
      </w:r>
      <w:r>
        <w:rPr>
          <w:spacing w:val="-2"/>
        </w:rPr>
        <w:t xml:space="preserve"> </w:t>
      </w:r>
      <w:r>
        <w:t>systems</w:t>
      </w:r>
      <w:r>
        <w:rPr>
          <w:spacing w:val="-1"/>
        </w:rPr>
        <w:t xml:space="preserve"> </w:t>
      </w:r>
      <w:r>
        <w:t>are</w:t>
      </w:r>
      <w:r>
        <w:rPr>
          <w:spacing w:val="-2"/>
        </w:rPr>
        <w:t xml:space="preserve"> </w:t>
      </w:r>
      <w:r>
        <w:t>also</w:t>
      </w:r>
      <w:r>
        <w:rPr>
          <w:spacing w:val="-1"/>
        </w:rPr>
        <w:t xml:space="preserve"> </w:t>
      </w:r>
      <w:r>
        <w:t>diﬀicult</w:t>
      </w:r>
      <w:r>
        <w:rPr>
          <w:spacing w:val="-2"/>
        </w:rPr>
        <w:t xml:space="preserve"> </w:t>
      </w:r>
      <w:r>
        <w:t>to</w:t>
      </w:r>
      <w:r>
        <w:rPr>
          <w:spacing w:val="-1"/>
        </w:rPr>
        <w:t xml:space="preserve"> </w:t>
      </w:r>
      <w:r>
        <w:t>model.</w:t>
      </w:r>
      <w:r>
        <w:rPr>
          <w:spacing w:val="23"/>
        </w:rPr>
        <w:t xml:space="preserve"> </w:t>
      </w:r>
      <w:r>
        <w:t>As</w:t>
      </w:r>
      <w:r>
        <w:rPr>
          <w:spacing w:val="-1"/>
        </w:rPr>
        <w:t xml:space="preserve"> </w:t>
      </w:r>
      <w:r>
        <w:t>represented</w:t>
      </w:r>
      <w:r>
        <w:rPr>
          <w:spacing w:val="-2"/>
        </w:rPr>
        <w:t xml:space="preserve"> </w:t>
      </w:r>
      <w:r>
        <w:t>in</w:t>
      </w:r>
      <w:r>
        <w:rPr>
          <w:spacing w:val="-1"/>
        </w:rPr>
        <w:t xml:space="preserve"> </w:t>
      </w:r>
      <w:r>
        <w:t>Figure</w:t>
      </w:r>
      <w:r>
        <w:rPr>
          <w:spacing w:val="-2"/>
        </w:rPr>
        <w:t xml:space="preserve"> </w:t>
      </w:r>
      <w:hyperlink w:anchor="_bookmark30" w:history="1">
        <w:r>
          <w:rPr>
            <w:color w:val="0000FF"/>
          </w:rPr>
          <w:t>9</w:t>
        </w:r>
      </w:hyperlink>
      <w:r>
        <w:t>, the areas</w:t>
      </w:r>
      <w:r>
        <w:rPr>
          <w:spacing w:val="-2"/>
        </w:rPr>
        <w:t xml:space="preserve"> </w:t>
      </w:r>
      <w:r>
        <w:t>we</w:t>
      </w:r>
      <w:r>
        <w:rPr>
          <w:spacing w:val="-2"/>
        </w:rPr>
        <w:t xml:space="preserve"> </w:t>
      </w:r>
      <w:r>
        <w:t>struggle</w:t>
      </w:r>
      <w:r>
        <w:rPr>
          <w:spacing w:val="-2"/>
        </w:rPr>
        <w:t xml:space="preserve"> </w:t>
      </w:r>
      <w:r>
        <w:t>to</w:t>
      </w:r>
      <w:r>
        <w:rPr>
          <w:spacing w:val="-2"/>
        </w:rPr>
        <w:t xml:space="preserve"> </w:t>
      </w:r>
      <w:r>
        <w:t>model</w:t>
      </w:r>
      <w:r>
        <w:rPr>
          <w:spacing w:val="-2"/>
        </w:rPr>
        <w:t xml:space="preserve"> </w:t>
      </w:r>
      <w:r>
        <w:t>are</w:t>
      </w:r>
      <w:r>
        <w:rPr>
          <w:spacing w:val="-2"/>
        </w:rPr>
        <w:t xml:space="preserve"> </w:t>
      </w:r>
      <w:r>
        <w:t>areas</w:t>
      </w:r>
      <w:r>
        <w:rPr>
          <w:spacing w:val="-2"/>
        </w:rPr>
        <w:t xml:space="preserve"> </w:t>
      </w:r>
      <w:r>
        <w:t>like</w:t>
      </w:r>
      <w:r>
        <w:rPr>
          <w:spacing w:val="-2"/>
        </w:rPr>
        <w:t xml:space="preserve"> </w:t>
      </w:r>
      <w:r>
        <w:t>mobile</w:t>
      </w:r>
      <w:r>
        <w:rPr>
          <w:spacing w:val="-2"/>
        </w:rPr>
        <w:t xml:space="preserve"> </w:t>
      </w:r>
      <w:r>
        <w:t>home</w:t>
      </w:r>
      <w:r>
        <w:rPr>
          <w:spacing w:val="-2"/>
        </w:rPr>
        <w:t xml:space="preserve"> </w:t>
      </w:r>
      <w:r>
        <w:t>park</w:t>
      </w:r>
      <w:r>
        <w:rPr>
          <w:spacing w:val="-2"/>
        </w:rPr>
        <w:t xml:space="preserve"> </w:t>
      </w:r>
      <w:r>
        <w:t>or</w:t>
      </w:r>
      <w:r>
        <w:rPr>
          <w:spacing w:val="-2"/>
        </w:rPr>
        <w:t xml:space="preserve"> </w:t>
      </w:r>
      <w:r>
        <w:t>subdivisions.</w:t>
      </w:r>
    </w:p>
    <w:p w14:paraId="2A75ADEF" w14:textId="77777777" w:rsidR="00041B53" w:rsidRDefault="00041B53">
      <w:pPr>
        <w:pStyle w:val="BodyText"/>
        <w:rPr>
          <w:sz w:val="30"/>
        </w:rPr>
      </w:pPr>
    </w:p>
    <w:p w14:paraId="2A75ADF0" w14:textId="77777777" w:rsidR="00041B53" w:rsidRDefault="00104982">
      <w:pPr>
        <w:pStyle w:val="Heading2"/>
      </w:pPr>
      <w:bookmarkStart w:id="95" w:name="Kentucky"/>
      <w:bookmarkStart w:id="96" w:name="_bookmark28"/>
      <w:bookmarkEnd w:id="95"/>
      <w:bookmarkEnd w:id="96"/>
      <w:r>
        <w:rPr>
          <w:spacing w:val="-2"/>
          <w:w w:val="90"/>
        </w:rPr>
        <w:t>Kentucky</w:t>
      </w:r>
    </w:p>
    <w:p w14:paraId="2A75ADF1" w14:textId="24E18AE1" w:rsidR="00041B53" w:rsidRDefault="00104982">
      <w:pPr>
        <w:pStyle w:val="BodyText"/>
        <w:spacing w:before="263" w:line="218" w:lineRule="auto"/>
        <w:ind w:left="140" w:right="295" w:hanging="9"/>
        <w:jc w:val="both"/>
      </w:pPr>
      <w:r>
        <w:t xml:space="preserve">You may notice Kentucky’s service area boundaries look different from other state boundaries. </w:t>
      </w:r>
      <w:proofErr w:type="gramStart"/>
      <w:r>
        <w:t>In particular, almost</w:t>
      </w:r>
      <w:proofErr w:type="gramEnd"/>
      <w:r>
        <w:t xml:space="preserve"> the entire area of KY is covered by public water—and for the most part, </w:t>
      </w:r>
      <w:r>
        <w:rPr>
          <w:spacing w:val="-2"/>
        </w:rPr>
        <w:t>Kentucky</w:t>
      </w:r>
      <w:r>
        <w:rPr>
          <w:spacing w:val="-12"/>
        </w:rPr>
        <w:t xml:space="preserve"> </w:t>
      </w:r>
      <w:r>
        <w:rPr>
          <w:spacing w:val="-2"/>
        </w:rPr>
        <w:t>homes</w:t>
      </w:r>
      <w:r>
        <w:rPr>
          <w:spacing w:val="-12"/>
        </w:rPr>
        <w:t xml:space="preserve"> </w:t>
      </w:r>
      <w:r>
        <w:rPr>
          <w:spacing w:val="-2"/>
        </w:rPr>
        <w:t>are</w:t>
      </w:r>
      <w:r>
        <w:rPr>
          <w:spacing w:val="-12"/>
        </w:rPr>
        <w:t xml:space="preserve"> </w:t>
      </w:r>
      <w:r>
        <w:rPr>
          <w:spacing w:val="-2"/>
        </w:rPr>
        <w:t>almost</w:t>
      </w:r>
      <w:r>
        <w:rPr>
          <w:spacing w:val="-11"/>
        </w:rPr>
        <w:t xml:space="preserve"> </w:t>
      </w:r>
      <w:r>
        <w:rPr>
          <w:spacing w:val="-2"/>
        </w:rPr>
        <w:t>completely</w:t>
      </w:r>
      <w:r>
        <w:rPr>
          <w:spacing w:val="-12"/>
        </w:rPr>
        <w:t xml:space="preserve"> </w:t>
      </w:r>
      <w:r>
        <w:rPr>
          <w:spacing w:val="-2"/>
        </w:rPr>
        <w:t>supplied</w:t>
      </w:r>
      <w:r>
        <w:rPr>
          <w:spacing w:val="-12"/>
        </w:rPr>
        <w:t xml:space="preserve"> </w:t>
      </w:r>
      <w:r>
        <w:rPr>
          <w:spacing w:val="-2"/>
        </w:rPr>
        <w:t>by</w:t>
      </w:r>
      <w:r>
        <w:rPr>
          <w:spacing w:val="-12"/>
        </w:rPr>
        <w:t xml:space="preserve"> </w:t>
      </w:r>
      <w:r>
        <w:rPr>
          <w:spacing w:val="-2"/>
        </w:rPr>
        <w:t>public</w:t>
      </w:r>
      <w:r>
        <w:rPr>
          <w:spacing w:val="-11"/>
        </w:rPr>
        <w:t xml:space="preserve"> </w:t>
      </w:r>
      <w:r>
        <w:rPr>
          <w:spacing w:val="-2"/>
        </w:rPr>
        <w:t>water.</w:t>
      </w:r>
      <w:r>
        <w:t xml:space="preserve"> </w:t>
      </w:r>
      <w:r>
        <w:rPr>
          <w:spacing w:val="-2"/>
        </w:rPr>
        <w:t>We</w:t>
      </w:r>
      <w:r>
        <w:rPr>
          <w:spacing w:val="-12"/>
        </w:rPr>
        <w:t xml:space="preserve"> </w:t>
      </w:r>
      <w:r>
        <w:rPr>
          <w:spacing w:val="-2"/>
        </w:rPr>
        <w:t>received</w:t>
      </w:r>
      <w:r>
        <w:rPr>
          <w:spacing w:val="-12"/>
        </w:rPr>
        <w:t xml:space="preserve"> </w:t>
      </w:r>
      <w:r>
        <w:rPr>
          <w:spacing w:val="-2"/>
        </w:rPr>
        <w:t>water</w:t>
      </w:r>
      <w:r>
        <w:rPr>
          <w:spacing w:val="-11"/>
        </w:rPr>
        <w:t xml:space="preserve"> </w:t>
      </w:r>
      <w:r>
        <w:rPr>
          <w:spacing w:val="-2"/>
        </w:rPr>
        <w:t>line</w:t>
      </w:r>
      <w:r>
        <w:rPr>
          <w:spacing w:val="-12"/>
        </w:rPr>
        <w:t xml:space="preserve"> </w:t>
      </w:r>
      <w:r>
        <w:rPr>
          <w:spacing w:val="-2"/>
        </w:rPr>
        <w:t>data</w:t>
      </w:r>
      <w:r>
        <w:rPr>
          <w:spacing w:val="-12"/>
        </w:rPr>
        <w:t xml:space="preserve"> </w:t>
      </w:r>
      <w:r>
        <w:rPr>
          <w:spacing w:val="-2"/>
        </w:rPr>
        <w:t xml:space="preserve">from </w:t>
      </w:r>
      <w:r>
        <w:t>the</w:t>
      </w:r>
      <w:r>
        <w:rPr>
          <w:spacing w:val="-1"/>
        </w:rPr>
        <w:t xml:space="preserve"> </w:t>
      </w:r>
      <w:r>
        <w:t>state</w:t>
      </w:r>
      <w:r>
        <w:rPr>
          <w:spacing w:val="-1"/>
        </w:rPr>
        <w:t xml:space="preserve"> </w:t>
      </w:r>
      <w:r>
        <w:t>of</w:t>
      </w:r>
      <w:r>
        <w:rPr>
          <w:spacing w:val="-1"/>
        </w:rPr>
        <w:t xml:space="preserve"> </w:t>
      </w:r>
      <w:ins w:id="97" w:author="Spalt, Nicholas" w:date="2024-03-29T15:59:00Z">
        <w:r>
          <w:t>K</w:t>
        </w:r>
      </w:ins>
      <w:del w:id="98" w:author="Spalt, Nicholas" w:date="2024-03-29T15:59:00Z">
        <w:r w:rsidDel="00104982">
          <w:delText>k</w:delText>
        </w:r>
      </w:del>
      <w:r>
        <w:t>entucky, which</w:t>
      </w:r>
      <w:r>
        <w:rPr>
          <w:spacing w:val="-1"/>
        </w:rPr>
        <w:t xml:space="preserve"> </w:t>
      </w:r>
      <w:r>
        <w:t>delineated</w:t>
      </w:r>
      <w:r>
        <w:rPr>
          <w:spacing w:val="-1"/>
        </w:rPr>
        <w:t xml:space="preserve"> </w:t>
      </w:r>
      <w:r>
        <w:t>the</w:t>
      </w:r>
      <w:r>
        <w:rPr>
          <w:spacing w:val="-1"/>
        </w:rPr>
        <w:t xml:space="preserve"> </w:t>
      </w:r>
      <w:r>
        <w:t>main</w:t>
      </w:r>
      <w:r>
        <w:rPr>
          <w:spacing w:val="-1"/>
        </w:rPr>
        <w:t xml:space="preserve"> </w:t>
      </w:r>
      <w:r>
        <w:t>water</w:t>
      </w:r>
      <w:r>
        <w:rPr>
          <w:spacing w:val="-1"/>
        </w:rPr>
        <w:t xml:space="preserve"> </w:t>
      </w:r>
      <w:r>
        <w:t>lines.</w:t>
      </w:r>
      <w:r>
        <w:rPr>
          <w:spacing w:val="30"/>
        </w:rPr>
        <w:t xml:space="preserve"> </w:t>
      </w:r>
      <w:r>
        <w:t>However, we</w:t>
      </w:r>
      <w:r>
        <w:rPr>
          <w:spacing w:val="-1"/>
        </w:rPr>
        <w:t xml:space="preserve"> </w:t>
      </w:r>
      <w:r>
        <w:t>need</w:t>
      </w:r>
      <w:r>
        <w:rPr>
          <w:spacing w:val="-1"/>
        </w:rPr>
        <w:t xml:space="preserve"> </w:t>
      </w:r>
      <w:r>
        <w:t>to</w:t>
      </w:r>
      <w:r>
        <w:rPr>
          <w:spacing w:val="-1"/>
        </w:rPr>
        <w:t xml:space="preserve"> </w:t>
      </w:r>
      <w:r>
        <w:t>delineate</w:t>
      </w:r>
      <w:r>
        <w:rPr>
          <w:spacing w:val="-1"/>
        </w:rPr>
        <w:t xml:space="preserve"> </w:t>
      </w:r>
      <w:r>
        <w:t xml:space="preserve">the </w:t>
      </w:r>
      <w:r>
        <w:rPr>
          <w:spacing w:val="-2"/>
        </w:rPr>
        <w:t>area served</w:t>
      </w:r>
      <w:r>
        <w:rPr>
          <w:spacing w:val="-1"/>
        </w:rPr>
        <w:t xml:space="preserve"> </w:t>
      </w:r>
      <w:r>
        <w:rPr>
          <w:spacing w:val="-2"/>
        </w:rPr>
        <w:t>by</w:t>
      </w:r>
      <w:r>
        <w:rPr>
          <w:spacing w:val="-1"/>
        </w:rPr>
        <w:t xml:space="preserve"> </w:t>
      </w:r>
      <w:r>
        <w:rPr>
          <w:spacing w:val="-2"/>
        </w:rPr>
        <w:t>these water</w:t>
      </w:r>
      <w:r>
        <w:rPr>
          <w:spacing w:val="-1"/>
        </w:rPr>
        <w:t xml:space="preserve"> </w:t>
      </w:r>
      <w:r>
        <w:rPr>
          <w:spacing w:val="-2"/>
        </w:rPr>
        <w:t>lines,</w:t>
      </w:r>
      <w:r>
        <w:t xml:space="preserve"> </w:t>
      </w:r>
      <w:r>
        <w:rPr>
          <w:spacing w:val="-2"/>
        </w:rPr>
        <w:t>not the</w:t>
      </w:r>
      <w:r>
        <w:rPr>
          <w:spacing w:val="-1"/>
        </w:rPr>
        <w:t xml:space="preserve"> </w:t>
      </w:r>
      <w:r>
        <w:rPr>
          <w:spacing w:val="-2"/>
        </w:rPr>
        <w:t>two-dimensional</w:t>
      </w:r>
      <w:r>
        <w:rPr>
          <w:spacing w:val="-1"/>
        </w:rPr>
        <w:t xml:space="preserve"> </w:t>
      </w:r>
      <w:r>
        <w:rPr>
          <w:spacing w:val="-2"/>
        </w:rPr>
        <w:t>line</w:t>
      </w:r>
      <w:r>
        <w:rPr>
          <w:spacing w:val="-1"/>
        </w:rPr>
        <w:t xml:space="preserve"> </w:t>
      </w:r>
      <w:r>
        <w:rPr>
          <w:spacing w:val="-2"/>
        </w:rPr>
        <w:t>features.</w:t>
      </w:r>
      <w:r>
        <w:rPr>
          <w:spacing w:val="19"/>
        </w:rPr>
        <w:t xml:space="preserve"> </w:t>
      </w:r>
      <w:r>
        <w:rPr>
          <w:spacing w:val="-2"/>
        </w:rPr>
        <w:t>To</w:t>
      </w:r>
      <w:r>
        <w:rPr>
          <w:spacing w:val="-1"/>
        </w:rPr>
        <w:t xml:space="preserve"> </w:t>
      </w:r>
      <w:r>
        <w:rPr>
          <w:spacing w:val="-2"/>
        </w:rPr>
        <w:t>delineate</w:t>
      </w:r>
      <w:r>
        <w:rPr>
          <w:spacing w:val="-1"/>
        </w:rPr>
        <w:t xml:space="preserve"> </w:t>
      </w:r>
      <w:r>
        <w:rPr>
          <w:spacing w:val="-2"/>
        </w:rPr>
        <w:t>service</w:t>
      </w:r>
      <w:r>
        <w:rPr>
          <w:spacing w:val="-1"/>
        </w:rPr>
        <w:t xml:space="preserve"> </w:t>
      </w:r>
      <w:r>
        <w:rPr>
          <w:spacing w:val="-2"/>
        </w:rPr>
        <w:t>areas,</w:t>
      </w:r>
    </w:p>
    <w:p w14:paraId="2A75ADF2" w14:textId="77777777" w:rsidR="00041B53" w:rsidRDefault="00041B53">
      <w:pPr>
        <w:spacing w:line="218" w:lineRule="auto"/>
        <w:jc w:val="both"/>
        <w:sectPr w:rsidR="00041B53">
          <w:pgSz w:w="12240" w:h="15840"/>
          <w:pgMar w:top="1440" w:right="1100" w:bottom="1180" w:left="1300" w:header="0" w:footer="897" w:gutter="0"/>
          <w:cols w:space="720"/>
        </w:sectPr>
      </w:pPr>
    </w:p>
    <w:p w14:paraId="2A75ADF3" w14:textId="77777777" w:rsidR="00041B53" w:rsidRDefault="00041B53">
      <w:pPr>
        <w:pStyle w:val="BodyText"/>
        <w:rPr>
          <w:sz w:val="20"/>
        </w:rPr>
      </w:pPr>
    </w:p>
    <w:p w14:paraId="2A75ADF4" w14:textId="77777777" w:rsidR="00041B53" w:rsidRDefault="00041B53">
      <w:pPr>
        <w:pStyle w:val="BodyText"/>
        <w:spacing w:before="6"/>
        <w:rPr>
          <w:sz w:val="17"/>
        </w:rPr>
      </w:pPr>
    </w:p>
    <w:p w14:paraId="2A75ADF5" w14:textId="77777777" w:rsidR="00041B53" w:rsidRDefault="00104982">
      <w:pPr>
        <w:jc w:val="right"/>
        <w:rPr>
          <w:rFonts w:ascii="Arial"/>
          <w:sz w:val="18"/>
        </w:rPr>
      </w:pPr>
      <w:bookmarkStart w:id="99" w:name="_bookmark29"/>
      <w:bookmarkEnd w:id="99"/>
      <w:r>
        <w:rPr>
          <w:rFonts w:ascii="Arial"/>
          <w:color w:val="4D4D4D"/>
          <w:spacing w:val="-4"/>
          <w:sz w:val="18"/>
        </w:rPr>
        <w:t>1250</w:t>
      </w:r>
    </w:p>
    <w:p w14:paraId="2A75ADF6" w14:textId="77777777" w:rsidR="00041B53" w:rsidRDefault="00104982">
      <w:pPr>
        <w:spacing w:before="66"/>
        <w:ind w:left="58"/>
        <w:rPr>
          <w:rFonts w:ascii="Arial"/>
          <w:sz w:val="26"/>
        </w:rPr>
      </w:pPr>
      <w:r>
        <w:br w:type="column"/>
      </w:r>
      <w:r>
        <w:rPr>
          <w:rFonts w:ascii="Arial"/>
          <w:sz w:val="26"/>
        </w:rPr>
        <w:t xml:space="preserve">Systems Without </w:t>
      </w:r>
      <w:r>
        <w:rPr>
          <w:rFonts w:ascii="Arial"/>
          <w:spacing w:val="-2"/>
          <w:sz w:val="26"/>
        </w:rPr>
        <w:t>Boundaries</w:t>
      </w:r>
    </w:p>
    <w:p w14:paraId="2A75ADF7" w14:textId="77777777" w:rsidR="00041B53" w:rsidRDefault="00041B53">
      <w:pPr>
        <w:rPr>
          <w:rFonts w:ascii="Arial"/>
          <w:sz w:val="26"/>
        </w:rPr>
        <w:sectPr w:rsidR="00041B53">
          <w:pgSz w:w="12240" w:h="15840"/>
          <w:pgMar w:top="1620" w:right="1100" w:bottom="1180" w:left="1300" w:header="0" w:footer="897" w:gutter="0"/>
          <w:cols w:num="2" w:space="720" w:equalWidth="0">
            <w:col w:w="1632" w:space="40"/>
            <w:col w:w="8168"/>
          </w:cols>
        </w:sectPr>
      </w:pPr>
    </w:p>
    <w:p w14:paraId="2A75ADF8" w14:textId="77777777" w:rsidR="00041B53" w:rsidRDefault="00041B53">
      <w:pPr>
        <w:pStyle w:val="BodyText"/>
        <w:rPr>
          <w:rFonts w:ascii="Arial"/>
          <w:sz w:val="20"/>
        </w:rPr>
      </w:pPr>
    </w:p>
    <w:p w14:paraId="2A75ADF9" w14:textId="77777777" w:rsidR="00041B53" w:rsidRDefault="00041B53">
      <w:pPr>
        <w:pStyle w:val="BodyText"/>
        <w:spacing w:before="10"/>
        <w:rPr>
          <w:rFonts w:ascii="Arial"/>
          <w:sz w:val="28"/>
        </w:rPr>
      </w:pPr>
    </w:p>
    <w:p w14:paraId="2A75ADFA" w14:textId="77777777" w:rsidR="00041B53" w:rsidRDefault="00104982">
      <w:pPr>
        <w:spacing w:before="94"/>
        <w:ind w:left="1230"/>
        <w:rPr>
          <w:rFonts w:ascii="Arial"/>
          <w:sz w:val="18"/>
        </w:rPr>
      </w:pPr>
      <w:r>
        <w:rPr>
          <w:noProof/>
        </w:rPr>
        <mc:AlternateContent>
          <mc:Choice Requires="wpg">
            <w:drawing>
              <wp:anchor distT="0" distB="0" distL="0" distR="0" simplePos="0" relativeHeight="15742464" behindDoc="0" locked="0" layoutInCell="1" allowOverlap="1" wp14:anchorId="2A75AE70" wp14:editId="2A75AE71">
                <wp:simplePos x="0" y="0"/>
                <wp:positionH relativeFrom="page">
                  <wp:posOffset>1888938</wp:posOffset>
                </wp:positionH>
                <wp:positionV relativeFrom="paragraph">
                  <wp:posOffset>-506218</wp:posOffset>
                </wp:positionV>
                <wp:extent cx="4449445" cy="2993390"/>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9445" cy="2993390"/>
                          <a:chOff x="0" y="0"/>
                          <a:chExt cx="4449445" cy="2993390"/>
                        </a:xfrm>
                      </wpg:grpSpPr>
                      <wps:wsp>
                        <wps:cNvPr id="125" name="Graphic 125"/>
                        <wps:cNvSpPr/>
                        <wps:spPr>
                          <a:xfrm>
                            <a:off x="34799" y="0"/>
                            <a:ext cx="4407535" cy="2958465"/>
                          </a:xfrm>
                          <a:custGeom>
                            <a:avLst/>
                            <a:gdLst/>
                            <a:ahLst/>
                            <a:cxnLst/>
                            <a:rect l="l" t="t" r="r" b="b"/>
                            <a:pathLst>
                              <a:path w="4407535" h="2958465">
                                <a:moveTo>
                                  <a:pt x="4407540" y="0"/>
                                </a:moveTo>
                                <a:lnTo>
                                  <a:pt x="0" y="0"/>
                                </a:lnTo>
                                <a:lnTo>
                                  <a:pt x="0" y="2958426"/>
                                </a:lnTo>
                                <a:lnTo>
                                  <a:pt x="4407540" y="2958426"/>
                                </a:lnTo>
                                <a:lnTo>
                                  <a:pt x="4407540" y="0"/>
                                </a:lnTo>
                                <a:close/>
                              </a:path>
                            </a:pathLst>
                          </a:custGeom>
                          <a:solidFill>
                            <a:srgbClr val="EBEBEB"/>
                          </a:solidFill>
                        </wps:spPr>
                        <wps:bodyPr wrap="square" lIns="0" tIns="0" rIns="0" bIns="0" rtlCol="0">
                          <a:prstTxWarp prst="textNoShape">
                            <a:avLst/>
                          </a:prstTxWarp>
                          <a:noAutofit/>
                        </wps:bodyPr>
                      </wps:wsp>
                      <wps:wsp>
                        <wps:cNvPr id="126" name="Graphic 126"/>
                        <wps:cNvSpPr/>
                        <wps:spPr>
                          <a:xfrm>
                            <a:off x="34799" y="2549982"/>
                            <a:ext cx="4407535" cy="1270"/>
                          </a:xfrm>
                          <a:custGeom>
                            <a:avLst/>
                            <a:gdLst/>
                            <a:ahLst/>
                            <a:cxnLst/>
                            <a:rect l="l" t="t" r="r" b="b"/>
                            <a:pathLst>
                              <a:path w="4407535">
                                <a:moveTo>
                                  <a:pt x="0" y="0"/>
                                </a:moveTo>
                                <a:lnTo>
                                  <a:pt x="320557" y="0"/>
                                </a:lnTo>
                              </a:path>
                              <a:path w="4407535">
                                <a:moveTo>
                                  <a:pt x="881533" y="0"/>
                                </a:moveTo>
                                <a:lnTo>
                                  <a:pt x="961672" y="0"/>
                                </a:lnTo>
                              </a:path>
                              <a:path w="4407535">
                                <a:moveTo>
                                  <a:pt x="1041812" y="0"/>
                                </a:moveTo>
                                <a:lnTo>
                                  <a:pt x="4407540" y="0"/>
                                </a:lnTo>
                              </a:path>
                            </a:pathLst>
                          </a:custGeom>
                          <a:ln w="6731">
                            <a:solidFill>
                              <a:srgbClr val="FFFFFF"/>
                            </a:solidFill>
                            <a:prstDash val="solid"/>
                          </a:ln>
                        </wps:spPr>
                        <wps:bodyPr wrap="square" lIns="0" tIns="0" rIns="0" bIns="0" rtlCol="0">
                          <a:prstTxWarp prst="textNoShape">
                            <a:avLst/>
                          </a:prstTxWarp>
                          <a:noAutofit/>
                        </wps:bodyPr>
                      </wps:wsp>
                      <wps:wsp>
                        <wps:cNvPr id="127" name="Graphic 127"/>
                        <wps:cNvSpPr/>
                        <wps:spPr>
                          <a:xfrm>
                            <a:off x="34799" y="358023"/>
                            <a:ext cx="4407535" cy="1644014"/>
                          </a:xfrm>
                          <a:custGeom>
                            <a:avLst/>
                            <a:gdLst/>
                            <a:ahLst/>
                            <a:cxnLst/>
                            <a:rect l="l" t="t" r="r" b="b"/>
                            <a:pathLst>
                              <a:path w="4407535" h="1644014">
                                <a:moveTo>
                                  <a:pt x="0" y="1643937"/>
                                </a:moveTo>
                                <a:lnTo>
                                  <a:pt x="320557" y="1643937"/>
                                </a:lnTo>
                              </a:path>
                              <a:path w="4407535" h="1644014">
                                <a:moveTo>
                                  <a:pt x="641115" y="1643937"/>
                                </a:moveTo>
                                <a:lnTo>
                                  <a:pt x="4407540" y="1643937"/>
                                </a:lnTo>
                              </a:path>
                              <a:path w="4407535" h="1644014">
                                <a:moveTo>
                                  <a:pt x="0" y="1096042"/>
                                </a:moveTo>
                                <a:lnTo>
                                  <a:pt x="320557" y="1096042"/>
                                </a:lnTo>
                              </a:path>
                              <a:path w="4407535" h="1644014">
                                <a:moveTo>
                                  <a:pt x="480836" y="1096042"/>
                                </a:moveTo>
                                <a:lnTo>
                                  <a:pt x="4407540" y="1096042"/>
                                </a:lnTo>
                              </a:path>
                              <a:path w="4407535" h="1644014">
                                <a:moveTo>
                                  <a:pt x="0" y="548021"/>
                                </a:moveTo>
                                <a:lnTo>
                                  <a:pt x="320557" y="548021"/>
                                </a:lnTo>
                              </a:path>
                              <a:path w="4407535" h="1644014">
                                <a:moveTo>
                                  <a:pt x="400697" y="548021"/>
                                </a:moveTo>
                                <a:lnTo>
                                  <a:pt x="4407540" y="548021"/>
                                </a:lnTo>
                              </a:path>
                              <a:path w="4407535" h="1644014">
                                <a:moveTo>
                                  <a:pt x="0" y="0"/>
                                </a:moveTo>
                                <a:lnTo>
                                  <a:pt x="320557" y="0"/>
                                </a:lnTo>
                              </a:path>
                              <a:path w="4407535" h="1644014">
                                <a:moveTo>
                                  <a:pt x="400697" y="0"/>
                                </a:moveTo>
                                <a:lnTo>
                                  <a:pt x="4407540" y="0"/>
                                </a:lnTo>
                              </a:path>
                            </a:pathLst>
                          </a:custGeom>
                          <a:ln w="6731">
                            <a:solidFill>
                              <a:srgbClr val="FFFFFF"/>
                            </a:solidFill>
                            <a:prstDash val="solid"/>
                          </a:ln>
                        </wps:spPr>
                        <wps:bodyPr wrap="square" lIns="0" tIns="0" rIns="0" bIns="0" rtlCol="0">
                          <a:prstTxWarp prst="textNoShape">
                            <a:avLst/>
                          </a:prstTxWarp>
                          <a:noAutofit/>
                        </wps:bodyPr>
                      </wps:wsp>
                      <wps:wsp>
                        <wps:cNvPr id="128" name="Graphic 128"/>
                        <wps:cNvSpPr/>
                        <wps:spPr>
                          <a:xfrm>
                            <a:off x="635908" y="0"/>
                            <a:ext cx="1602740" cy="2958465"/>
                          </a:xfrm>
                          <a:custGeom>
                            <a:avLst/>
                            <a:gdLst/>
                            <a:ahLst/>
                            <a:cxnLst/>
                            <a:rect l="l" t="t" r="r" b="b"/>
                            <a:pathLst>
                              <a:path w="1602740" h="2958465">
                                <a:moveTo>
                                  <a:pt x="0" y="2823929"/>
                                </a:moveTo>
                                <a:lnTo>
                                  <a:pt x="0" y="2958426"/>
                                </a:lnTo>
                              </a:path>
                              <a:path w="1602740" h="2958465">
                                <a:moveTo>
                                  <a:pt x="0" y="0"/>
                                </a:moveTo>
                                <a:lnTo>
                                  <a:pt x="0" y="1958144"/>
                                </a:lnTo>
                              </a:path>
                              <a:path w="1602740" h="2958465">
                                <a:moveTo>
                                  <a:pt x="801394" y="2823929"/>
                                </a:moveTo>
                                <a:lnTo>
                                  <a:pt x="801394" y="2958426"/>
                                </a:lnTo>
                              </a:path>
                              <a:path w="1602740" h="2958465">
                                <a:moveTo>
                                  <a:pt x="801394" y="0"/>
                                </a:moveTo>
                                <a:lnTo>
                                  <a:pt x="801394" y="2666064"/>
                                </a:lnTo>
                              </a:path>
                              <a:path w="1602740" h="2958465">
                                <a:moveTo>
                                  <a:pt x="1602661" y="2823929"/>
                                </a:moveTo>
                                <a:lnTo>
                                  <a:pt x="1602661" y="2958426"/>
                                </a:lnTo>
                              </a:path>
                              <a:path w="1602740" h="2958465">
                                <a:moveTo>
                                  <a:pt x="1602661" y="0"/>
                                </a:moveTo>
                                <a:lnTo>
                                  <a:pt x="1602661" y="2762586"/>
                                </a:lnTo>
                              </a:path>
                            </a:pathLst>
                          </a:custGeom>
                          <a:ln w="6731">
                            <a:solidFill>
                              <a:srgbClr val="FFFFFF"/>
                            </a:solidFill>
                            <a:prstDash val="solid"/>
                          </a:ln>
                        </wps:spPr>
                        <wps:bodyPr wrap="square" lIns="0" tIns="0" rIns="0" bIns="0" rtlCol="0">
                          <a:prstTxWarp prst="textNoShape">
                            <a:avLst/>
                          </a:prstTxWarp>
                          <a:noAutofit/>
                        </wps:bodyPr>
                      </wps:wsp>
                      <wps:wsp>
                        <wps:cNvPr id="129" name="Graphic 129"/>
                        <wps:cNvSpPr/>
                        <wps:spPr>
                          <a:xfrm>
                            <a:off x="3039963" y="0"/>
                            <a:ext cx="802005" cy="2958465"/>
                          </a:xfrm>
                          <a:custGeom>
                            <a:avLst/>
                            <a:gdLst/>
                            <a:ahLst/>
                            <a:cxnLst/>
                            <a:rect l="l" t="t" r="r" b="b"/>
                            <a:pathLst>
                              <a:path w="802005" h="2958465">
                                <a:moveTo>
                                  <a:pt x="0" y="2958426"/>
                                </a:moveTo>
                                <a:lnTo>
                                  <a:pt x="0" y="0"/>
                                </a:lnTo>
                              </a:path>
                              <a:path w="802005" h="2958465">
                                <a:moveTo>
                                  <a:pt x="801394" y="2958426"/>
                                </a:moveTo>
                                <a:lnTo>
                                  <a:pt x="801394" y="0"/>
                                </a:lnTo>
                              </a:path>
                            </a:pathLst>
                          </a:custGeom>
                          <a:ln w="6731">
                            <a:solidFill>
                              <a:srgbClr val="FFFFFF"/>
                            </a:solidFill>
                            <a:prstDash val="solid"/>
                          </a:ln>
                        </wps:spPr>
                        <wps:bodyPr wrap="square" lIns="0" tIns="0" rIns="0" bIns="0" rtlCol="0">
                          <a:prstTxWarp prst="textNoShape">
                            <a:avLst/>
                          </a:prstTxWarp>
                          <a:noAutofit/>
                        </wps:bodyPr>
                      </wps:wsp>
                      <wps:wsp>
                        <wps:cNvPr id="130" name="Graphic 130"/>
                        <wps:cNvSpPr/>
                        <wps:spPr>
                          <a:xfrm>
                            <a:off x="34799" y="2820532"/>
                            <a:ext cx="4407535" cy="1270"/>
                          </a:xfrm>
                          <a:custGeom>
                            <a:avLst/>
                            <a:gdLst/>
                            <a:ahLst/>
                            <a:cxnLst/>
                            <a:rect l="l" t="t" r="r" b="b"/>
                            <a:pathLst>
                              <a:path w="4407535">
                                <a:moveTo>
                                  <a:pt x="0" y="0"/>
                                </a:moveTo>
                                <a:lnTo>
                                  <a:pt x="400697" y="0"/>
                                </a:lnTo>
                              </a:path>
                              <a:path w="4407535">
                                <a:moveTo>
                                  <a:pt x="1923345" y="0"/>
                                </a:moveTo>
                                <a:lnTo>
                                  <a:pt x="2003485" y="0"/>
                                </a:lnTo>
                              </a:path>
                              <a:path w="4407535">
                                <a:moveTo>
                                  <a:pt x="2243903" y="0"/>
                                </a:moveTo>
                                <a:lnTo>
                                  <a:pt x="2564461" y="0"/>
                                </a:lnTo>
                              </a:path>
                              <a:path w="4407535">
                                <a:moveTo>
                                  <a:pt x="2644600" y="0"/>
                                </a:moveTo>
                                <a:lnTo>
                                  <a:pt x="4407540" y="0"/>
                                </a:lnTo>
                              </a:path>
                            </a:pathLst>
                          </a:custGeom>
                          <a:ln w="6794">
                            <a:solidFill>
                              <a:srgbClr val="FFFFFF"/>
                            </a:solidFill>
                            <a:prstDash val="solid"/>
                          </a:ln>
                        </wps:spPr>
                        <wps:bodyPr wrap="square" lIns="0" tIns="0" rIns="0" bIns="0" rtlCol="0">
                          <a:prstTxWarp prst="textNoShape">
                            <a:avLst/>
                          </a:prstTxWarp>
                          <a:noAutofit/>
                        </wps:bodyPr>
                      </wps:wsp>
                      <wps:wsp>
                        <wps:cNvPr id="131" name="Graphic 131"/>
                        <wps:cNvSpPr/>
                        <wps:spPr>
                          <a:xfrm>
                            <a:off x="34799" y="2827327"/>
                            <a:ext cx="4407535" cy="1270"/>
                          </a:xfrm>
                          <a:custGeom>
                            <a:avLst/>
                            <a:gdLst/>
                            <a:ahLst/>
                            <a:cxnLst/>
                            <a:rect l="l" t="t" r="r" b="b"/>
                            <a:pathLst>
                              <a:path w="4407535">
                                <a:moveTo>
                                  <a:pt x="0" y="0"/>
                                </a:moveTo>
                                <a:lnTo>
                                  <a:pt x="4407540" y="0"/>
                                </a:lnTo>
                              </a:path>
                            </a:pathLst>
                          </a:custGeom>
                          <a:ln w="6794">
                            <a:solidFill>
                              <a:srgbClr val="FFFFFF"/>
                            </a:solidFill>
                            <a:prstDash val="solid"/>
                          </a:ln>
                        </wps:spPr>
                        <wps:bodyPr wrap="square" lIns="0" tIns="0" rIns="0" bIns="0" rtlCol="0">
                          <a:prstTxWarp prst="textNoShape">
                            <a:avLst/>
                          </a:prstTxWarp>
                          <a:noAutofit/>
                        </wps:bodyPr>
                      </wps:wsp>
                      <wps:wsp>
                        <wps:cNvPr id="132" name="Graphic 132"/>
                        <wps:cNvSpPr/>
                        <wps:spPr>
                          <a:xfrm>
                            <a:off x="34799" y="2276035"/>
                            <a:ext cx="4407535" cy="1270"/>
                          </a:xfrm>
                          <a:custGeom>
                            <a:avLst/>
                            <a:gdLst/>
                            <a:ahLst/>
                            <a:cxnLst/>
                            <a:rect l="l" t="t" r="r" b="b"/>
                            <a:pathLst>
                              <a:path w="4407535">
                                <a:moveTo>
                                  <a:pt x="0" y="0"/>
                                </a:moveTo>
                                <a:lnTo>
                                  <a:pt x="320557" y="0"/>
                                </a:lnTo>
                              </a:path>
                              <a:path w="4407535">
                                <a:moveTo>
                                  <a:pt x="721254" y="0"/>
                                </a:moveTo>
                                <a:lnTo>
                                  <a:pt x="4407540" y="0"/>
                                </a:lnTo>
                              </a:path>
                            </a:pathLst>
                          </a:custGeom>
                          <a:ln w="13589">
                            <a:solidFill>
                              <a:srgbClr val="FFFFFF"/>
                            </a:solidFill>
                            <a:prstDash val="solid"/>
                          </a:ln>
                        </wps:spPr>
                        <wps:bodyPr wrap="square" lIns="0" tIns="0" rIns="0" bIns="0" rtlCol="0">
                          <a:prstTxWarp prst="textNoShape">
                            <a:avLst/>
                          </a:prstTxWarp>
                          <a:noAutofit/>
                        </wps:bodyPr>
                      </wps:wsp>
                      <wps:wsp>
                        <wps:cNvPr id="133" name="Graphic 133"/>
                        <wps:cNvSpPr/>
                        <wps:spPr>
                          <a:xfrm>
                            <a:off x="34799" y="632097"/>
                            <a:ext cx="4407535" cy="1096010"/>
                          </a:xfrm>
                          <a:custGeom>
                            <a:avLst/>
                            <a:gdLst/>
                            <a:ahLst/>
                            <a:cxnLst/>
                            <a:rect l="l" t="t" r="r" b="b"/>
                            <a:pathLst>
                              <a:path w="4407535" h="1096010">
                                <a:moveTo>
                                  <a:pt x="0" y="1095915"/>
                                </a:moveTo>
                                <a:lnTo>
                                  <a:pt x="320557" y="1095915"/>
                                </a:lnTo>
                              </a:path>
                              <a:path w="4407535" h="1096010">
                                <a:moveTo>
                                  <a:pt x="480836" y="1095915"/>
                                </a:moveTo>
                                <a:lnTo>
                                  <a:pt x="4407540" y="1095915"/>
                                </a:lnTo>
                              </a:path>
                              <a:path w="4407535" h="1096010">
                                <a:moveTo>
                                  <a:pt x="0" y="547894"/>
                                </a:moveTo>
                                <a:lnTo>
                                  <a:pt x="320557" y="547894"/>
                                </a:lnTo>
                              </a:path>
                              <a:path w="4407535" h="1096010">
                                <a:moveTo>
                                  <a:pt x="400697" y="547894"/>
                                </a:moveTo>
                                <a:lnTo>
                                  <a:pt x="4407540" y="547894"/>
                                </a:lnTo>
                              </a:path>
                              <a:path w="4407535" h="1096010">
                                <a:moveTo>
                                  <a:pt x="0" y="0"/>
                                </a:moveTo>
                                <a:lnTo>
                                  <a:pt x="320557" y="0"/>
                                </a:lnTo>
                              </a:path>
                              <a:path w="4407535" h="1096010">
                                <a:moveTo>
                                  <a:pt x="400697" y="0"/>
                                </a:moveTo>
                                <a:lnTo>
                                  <a:pt x="4407540" y="0"/>
                                </a:lnTo>
                              </a:path>
                            </a:pathLst>
                          </a:custGeom>
                          <a:ln w="13589">
                            <a:solidFill>
                              <a:srgbClr val="FFFFFF"/>
                            </a:solidFill>
                            <a:prstDash val="solid"/>
                          </a:ln>
                        </wps:spPr>
                        <wps:bodyPr wrap="square" lIns="0" tIns="0" rIns="0" bIns="0" rtlCol="0">
                          <a:prstTxWarp prst="textNoShape">
                            <a:avLst/>
                          </a:prstTxWarp>
                          <a:noAutofit/>
                        </wps:bodyPr>
                      </wps:wsp>
                      <wps:wsp>
                        <wps:cNvPr id="134" name="Graphic 134"/>
                        <wps:cNvSpPr/>
                        <wps:spPr>
                          <a:xfrm>
                            <a:off x="34799" y="0"/>
                            <a:ext cx="4407535" cy="2958465"/>
                          </a:xfrm>
                          <a:custGeom>
                            <a:avLst/>
                            <a:gdLst/>
                            <a:ahLst/>
                            <a:cxnLst/>
                            <a:rect l="l" t="t" r="r" b="b"/>
                            <a:pathLst>
                              <a:path w="4407535" h="2958465">
                                <a:moveTo>
                                  <a:pt x="0" y="84076"/>
                                </a:moveTo>
                                <a:lnTo>
                                  <a:pt x="4407540" y="84076"/>
                                </a:lnTo>
                              </a:path>
                              <a:path w="4407535" h="2958465">
                                <a:moveTo>
                                  <a:pt x="200412" y="2958426"/>
                                </a:moveTo>
                                <a:lnTo>
                                  <a:pt x="200412" y="0"/>
                                </a:lnTo>
                              </a:path>
                            </a:pathLst>
                          </a:custGeom>
                          <a:ln w="13589">
                            <a:solidFill>
                              <a:srgbClr val="FFFFFF"/>
                            </a:solidFill>
                            <a:prstDash val="solid"/>
                          </a:ln>
                        </wps:spPr>
                        <wps:bodyPr wrap="square" lIns="0" tIns="0" rIns="0" bIns="0" rtlCol="0">
                          <a:prstTxWarp prst="textNoShape">
                            <a:avLst/>
                          </a:prstTxWarp>
                          <a:noAutofit/>
                        </wps:bodyPr>
                      </wps:wsp>
                      <wps:wsp>
                        <wps:cNvPr id="135" name="Graphic 135"/>
                        <wps:cNvSpPr/>
                        <wps:spPr>
                          <a:xfrm>
                            <a:off x="1036605" y="0"/>
                            <a:ext cx="1602740" cy="2958465"/>
                          </a:xfrm>
                          <a:custGeom>
                            <a:avLst/>
                            <a:gdLst/>
                            <a:ahLst/>
                            <a:cxnLst/>
                            <a:rect l="l" t="t" r="r" b="b"/>
                            <a:pathLst>
                              <a:path w="1602740" h="2958465">
                                <a:moveTo>
                                  <a:pt x="0" y="2823929"/>
                                </a:moveTo>
                                <a:lnTo>
                                  <a:pt x="0" y="2958426"/>
                                </a:lnTo>
                              </a:path>
                              <a:path w="1602740" h="2958465">
                                <a:moveTo>
                                  <a:pt x="0" y="0"/>
                                </a:moveTo>
                                <a:lnTo>
                                  <a:pt x="0" y="2534615"/>
                                </a:lnTo>
                              </a:path>
                              <a:path w="1602740" h="2958465">
                                <a:moveTo>
                                  <a:pt x="801267" y="2823929"/>
                                </a:moveTo>
                                <a:lnTo>
                                  <a:pt x="801267" y="2958426"/>
                                </a:lnTo>
                              </a:path>
                              <a:path w="1602740" h="2958465">
                                <a:moveTo>
                                  <a:pt x="801267" y="0"/>
                                </a:moveTo>
                                <a:lnTo>
                                  <a:pt x="801267" y="2729692"/>
                                </a:lnTo>
                              </a:path>
                              <a:path w="1602740" h="2958465">
                                <a:moveTo>
                                  <a:pt x="1602661" y="2823929"/>
                                </a:moveTo>
                                <a:lnTo>
                                  <a:pt x="1602661" y="2958426"/>
                                </a:lnTo>
                              </a:path>
                              <a:path w="1602740" h="2958465">
                                <a:moveTo>
                                  <a:pt x="1602661" y="0"/>
                                </a:moveTo>
                                <a:lnTo>
                                  <a:pt x="1602661" y="2769191"/>
                                </a:lnTo>
                              </a:path>
                            </a:pathLst>
                          </a:custGeom>
                          <a:ln w="13589">
                            <a:solidFill>
                              <a:srgbClr val="FFFFFF"/>
                            </a:solidFill>
                            <a:prstDash val="solid"/>
                          </a:ln>
                        </wps:spPr>
                        <wps:bodyPr wrap="square" lIns="0" tIns="0" rIns="0" bIns="0" rtlCol="0">
                          <a:prstTxWarp prst="textNoShape">
                            <a:avLst/>
                          </a:prstTxWarp>
                          <a:noAutofit/>
                        </wps:bodyPr>
                      </wps:wsp>
                      <wps:wsp>
                        <wps:cNvPr id="136" name="Graphic 136"/>
                        <wps:cNvSpPr/>
                        <wps:spPr>
                          <a:xfrm>
                            <a:off x="3440660" y="0"/>
                            <a:ext cx="802005" cy="2958465"/>
                          </a:xfrm>
                          <a:custGeom>
                            <a:avLst/>
                            <a:gdLst/>
                            <a:ahLst/>
                            <a:cxnLst/>
                            <a:rect l="l" t="t" r="r" b="b"/>
                            <a:pathLst>
                              <a:path w="802005" h="2958465">
                                <a:moveTo>
                                  <a:pt x="0" y="2958426"/>
                                </a:moveTo>
                                <a:lnTo>
                                  <a:pt x="0" y="0"/>
                                </a:lnTo>
                              </a:path>
                              <a:path w="802005" h="2958465">
                                <a:moveTo>
                                  <a:pt x="801394" y="2958426"/>
                                </a:moveTo>
                                <a:lnTo>
                                  <a:pt x="801394" y="0"/>
                                </a:lnTo>
                              </a:path>
                            </a:pathLst>
                          </a:custGeom>
                          <a:ln w="13589">
                            <a:solidFill>
                              <a:srgbClr val="FFFFFF"/>
                            </a:solidFill>
                            <a:prstDash val="solid"/>
                          </a:ln>
                        </wps:spPr>
                        <wps:bodyPr wrap="square" lIns="0" tIns="0" rIns="0" bIns="0" rtlCol="0">
                          <a:prstTxWarp prst="textNoShape">
                            <a:avLst/>
                          </a:prstTxWarp>
                          <a:noAutofit/>
                        </wps:bodyPr>
                      </wps:wsp>
                      <wps:wsp>
                        <wps:cNvPr id="137" name="Graphic 137"/>
                        <wps:cNvSpPr/>
                        <wps:spPr>
                          <a:xfrm>
                            <a:off x="355356" y="134497"/>
                            <a:ext cx="80645" cy="2689860"/>
                          </a:xfrm>
                          <a:custGeom>
                            <a:avLst/>
                            <a:gdLst/>
                            <a:ahLst/>
                            <a:cxnLst/>
                            <a:rect l="l" t="t" r="r" b="b"/>
                            <a:pathLst>
                              <a:path w="80645" h="2689860">
                                <a:moveTo>
                                  <a:pt x="80139" y="0"/>
                                </a:moveTo>
                                <a:lnTo>
                                  <a:pt x="0" y="0"/>
                                </a:lnTo>
                                <a:lnTo>
                                  <a:pt x="0" y="2689432"/>
                                </a:lnTo>
                                <a:lnTo>
                                  <a:pt x="80139" y="2689432"/>
                                </a:lnTo>
                                <a:lnTo>
                                  <a:pt x="80139" y="0"/>
                                </a:lnTo>
                                <a:close/>
                              </a:path>
                            </a:pathLst>
                          </a:custGeom>
                          <a:solidFill>
                            <a:srgbClr val="6BACBF"/>
                          </a:solidFill>
                        </wps:spPr>
                        <wps:bodyPr wrap="square" lIns="0" tIns="0" rIns="0" bIns="0" rtlCol="0">
                          <a:prstTxWarp prst="textNoShape">
                            <a:avLst/>
                          </a:prstTxWarp>
                          <a:noAutofit/>
                        </wps:bodyPr>
                      </wps:wsp>
                      <wps:wsp>
                        <wps:cNvPr id="138" name="Graphic 138"/>
                        <wps:cNvSpPr/>
                        <wps:spPr>
                          <a:xfrm>
                            <a:off x="355356" y="134497"/>
                            <a:ext cx="80645" cy="2689860"/>
                          </a:xfrm>
                          <a:custGeom>
                            <a:avLst/>
                            <a:gdLst/>
                            <a:ahLst/>
                            <a:cxnLst/>
                            <a:rect l="l" t="t" r="r" b="b"/>
                            <a:pathLst>
                              <a:path w="80645" h="2689860">
                                <a:moveTo>
                                  <a:pt x="0" y="2689432"/>
                                </a:moveTo>
                                <a:lnTo>
                                  <a:pt x="80139" y="2689432"/>
                                </a:lnTo>
                                <a:lnTo>
                                  <a:pt x="80139" y="0"/>
                                </a:lnTo>
                                <a:lnTo>
                                  <a:pt x="0" y="0"/>
                                </a:lnTo>
                                <a:lnTo>
                                  <a:pt x="0" y="2689432"/>
                                </a:lnTo>
                                <a:close/>
                              </a:path>
                            </a:pathLst>
                          </a:custGeom>
                          <a:ln w="13589">
                            <a:solidFill>
                              <a:srgbClr val="000000"/>
                            </a:solidFill>
                            <a:prstDash val="solid"/>
                          </a:ln>
                        </wps:spPr>
                        <wps:bodyPr wrap="square" lIns="0" tIns="0" rIns="0" bIns="0" rtlCol="0">
                          <a:prstTxWarp prst="textNoShape">
                            <a:avLst/>
                          </a:prstTxWarp>
                          <a:noAutofit/>
                        </wps:bodyPr>
                      </wps:wsp>
                      <wps:wsp>
                        <wps:cNvPr id="139" name="Graphic 139"/>
                        <wps:cNvSpPr/>
                        <wps:spPr>
                          <a:xfrm>
                            <a:off x="435496" y="1326935"/>
                            <a:ext cx="80645" cy="1497330"/>
                          </a:xfrm>
                          <a:custGeom>
                            <a:avLst/>
                            <a:gdLst/>
                            <a:ahLst/>
                            <a:cxnLst/>
                            <a:rect l="l" t="t" r="r" b="b"/>
                            <a:pathLst>
                              <a:path w="80645" h="1497330">
                                <a:moveTo>
                                  <a:pt x="80139" y="0"/>
                                </a:moveTo>
                                <a:lnTo>
                                  <a:pt x="0" y="0"/>
                                </a:lnTo>
                                <a:lnTo>
                                  <a:pt x="0" y="1496993"/>
                                </a:lnTo>
                                <a:lnTo>
                                  <a:pt x="80139" y="1496993"/>
                                </a:lnTo>
                                <a:lnTo>
                                  <a:pt x="80139" y="0"/>
                                </a:lnTo>
                                <a:close/>
                              </a:path>
                            </a:pathLst>
                          </a:custGeom>
                          <a:solidFill>
                            <a:srgbClr val="6BACBF"/>
                          </a:solidFill>
                        </wps:spPr>
                        <wps:bodyPr wrap="square" lIns="0" tIns="0" rIns="0" bIns="0" rtlCol="0">
                          <a:prstTxWarp prst="textNoShape">
                            <a:avLst/>
                          </a:prstTxWarp>
                          <a:noAutofit/>
                        </wps:bodyPr>
                      </wps:wsp>
                      <wps:wsp>
                        <wps:cNvPr id="140" name="Graphic 140"/>
                        <wps:cNvSpPr/>
                        <wps:spPr>
                          <a:xfrm>
                            <a:off x="435496" y="1326935"/>
                            <a:ext cx="80645" cy="1497330"/>
                          </a:xfrm>
                          <a:custGeom>
                            <a:avLst/>
                            <a:gdLst/>
                            <a:ahLst/>
                            <a:cxnLst/>
                            <a:rect l="l" t="t" r="r" b="b"/>
                            <a:pathLst>
                              <a:path w="80645" h="1497330">
                                <a:moveTo>
                                  <a:pt x="0" y="1496993"/>
                                </a:moveTo>
                                <a:lnTo>
                                  <a:pt x="80139" y="1496993"/>
                                </a:lnTo>
                                <a:lnTo>
                                  <a:pt x="80139" y="0"/>
                                </a:lnTo>
                                <a:lnTo>
                                  <a:pt x="0" y="0"/>
                                </a:lnTo>
                                <a:lnTo>
                                  <a:pt x="0" y="1496993"/>
                                </a:lnTo>
                                <a:close/>
                              </a:path>
                            </a:pathLst>
                          </a:custGeom>
                          <a:ln w="13589">
                            <a:solidFill>
                              <a:srgbClr val="000000"/>
                            </a:solidFill>
                            <a:prstDash val="solid"/>
                          </a:ln>
                        </wps:spPr>
                        <wps:bodyPr wrap="square" lIns="0" tIns="0" rIns="0" bIns="0" rtlCol="0">
                          <a:prstTxWarp prst="textNoShape">
                            <a:avLst/>
                          </a:prstTxWarp>
                          <a:noAutofit/>
                        </wps:bodyPr>
                      </wps:wsp>
                      <wps:wsp>
                        <wps:cNvPr id="141" name="Graphic 141"/>
                        <wps:cNvSpPr/>
                        <wps:spPr>
                          <a:xfrm>
                            <a:off x="515635" y="1780593"/>
                            <a:ext cx="80645" cy="1043940"/>
                          </a:xfrm>
                          <a:custGeom>
                            <a:avLst/>
                            <a:gdLst/>
                            <a:ahLst/>
                            <a:cxnLst/>
                            <a:rect l="l" t="t" r="r" b="b"/>
                            <a:pathLst>
                              <a:path w="80645" h="1043940">
                                <a:moveTo>
                                  <a:pt x="80139" y="0"/>
                                </a:moveTo>
                                <a:lnTo>
                                  <a:pt x="0" y="0"/>
                                </a:lnTo>
                                <a:lnTo>
                                  <a:pt x="0" y="1043336"/>
                                </a:lnTo>
                                <a:lnTo>
                                  <a:pt x="80139" y="1043336"/>
                                </a:lnTo>
                                <a:lnTo>
                                  <a:pt x="80139" y="0"/>
                                </a:lnTo>
                                <a:close/>
                              </a:path>
                            </a:pathLst>
                          </a:custGeom>
                          <a:solidFill>
                            <a:srgbClr val="6BACBF"/>
                          </a:solidFill>
                        </wps:spPr>
                        <wps:bodyPr wrap="square" lIns="0" tIns="0" rIns="0" bIns="0" rtlCol="0">
                          <a:prstTxWarp prst="textNoShape">
                            <a:avLst/>
                          </a:prstTxWarp>
                          <a:noAutofit/>
                        </wps:bodyPr>
                      </wps:wsp>
                      <wps:wsp>
                        <wps:cNvPr id="142" name="Graphic 142"/>
                        <wps:cNvSpPr/>
                        <wps:spPr>
                          <a:xfrm>
                            <a:off x="515635" y="1780593"/>
                            <a:ext cx="80645" cy="1043940"/>
                          </a:xfrm>
                          <a:custGeom>
                            <a:avLst/>
                            <a:gdLst/>
                            <a:ahLst/>
                            <a:cxnLst/>
                            <a:rect l="l" t="t" r="r" b="b"/>
                            <a:pathLst>
                              <a:path w="80645" h="1043940">
                                <a:moveTo>
                                  <a:pt x="0" y="1043336"/>
                                </a:moveTo>
                                <a:lnTo>
                                  <a:pt x="80139" y="1043336"/>
                                </a:lnTo>
                                <a:lnTo>
                                  <a:pt x="80139" y="0"/>
                                </a:lnTo>
                                <a:lnTo>
                                  <a:pt x="0" y="0"/>
                                </a:lnTo>
                                <a:lnTo>
                                  <a:pt x="0" y="1043336"/>
                                </a:lnTo>
                                <a:close/>
                              </a:path>
                            </a:pathLst>
                          </a:custGeom>
                          <a:ln w="13589">
                            <a:solidFill>
                              <a:srgbClr val="000000"/>
                            </a:solidFill>
                            <a:prstDash val="solid"/>
                          </a:ln>
                        </wps:spPr>
                        <wps:bodyPr wrap="square" lIns="0" tIns="0" rIns="0" bIns="0" rtlCol="0">
                          <a:prstTxWarp prst="textNoShape">
                            <a:avLst/>
                          </a:prstTxWarp>
                          <a:noAutofit/>
                        </wps:bodyPr>
                      </wps:wsp>
                      <wps:wsp>
                        <wps:cNvPr id="143" name="Graphic 143"/>
                        <wps:cNvSpPr/>
                        <wps:spPr>
                          <a:xfrm>
                            <a:off x="595774" y="1958144"/>
                            <a:ext cx="80645" cy="866140"/>
                          </a:xfrm>
                          <a:custGeom>
                            <a:avLst/>
                            <a:gdLst/>
                            <a:ahLst/>
                            <a:cxnLst/>
                            <a:rect l="l" t="t" r="r" b="b"/>
                            <a:pathLst>
                              <a:path w="80645" h="866140">
                                <a:moveTo>
                                  <a:pt x="80139" y="0"/>
                                </a:moveTo>
                                <a:lnTo>
                                  <a:pt x="0" y="0"/>
                                </a:lnTo>
                                <a:lnTo>
                                  <a:pt x="0" y="865785"/>
                                </a:lnTo>
                                <a:lnTo>
                                  <a:pt x="80139" y="865785"/>
                                </a:lnTo>
                                <a:lnTo>
                                  <a:pt x="80139" y="0"/>
                                </a:lnTo>
                                <a:close/>
                              </a:path>
                            </a:pathLst>
                          </a:custGeom>
                          <a:solidFill>
                            <a:srgbClr val="6BACBF"/>
                          </a:solidFill>
                        </wps:spPr>
                        <wps:bodyPr wrap="square" lIns="0" tIns="0" rIns="0" bIns="0" rtlCol="0">
                          <a:prstTxWarp prst="textNoShape">
                            <a:avLst/>
                          </a:prstTxWarp>
                          <a:noAutofit/>
                        </wps:bodyPr>
                      </wps:wsp>
                      <wps:wsp>
                        <wps:cNvPr id="144" name="Graphic 144"/>
                        <wps:cNvSpPr/>
                        <wps:spPr>
                          <a:xfrm>
                            <a:off x="595774" y="1958144"/>
                            <a:ext cx="80645" cy="866140"/>
                          </a:xfrm>
                          <a:custGeom>
                            <a:avLst/>
                            <a:gdLst/>
                            <a:ahLst/>
                            <a:cxnLst/>
                            <a:rect l="l" t="t" r="r" b="b"/>
                            <a:pathLst>
                              <a:path w="80645" h="866140">
                                <a:moveTo>
                                  <a:pt x="0" y="865785"/>
                                </a:moveTo>
                                <a:lnTo>
                                  <a:pt x="80139" y="865785"/>
                                </a:lnTo>
                                <a:lnTo>
                                  <a:pt x="80139" y="0"/>
                                </a:lnTo>
                                <a:lnTo>
                                  <a:pt x="0" y="0"/>
                                </a:lnTo>
                                <a:lnTo>
                                  <a:pt x="0" y="865785"/>
                                </a:lnTo>
                                <a:close/>
                              </a:path>
                            </a:pathLst>
                          </a:custGeom>
                          <a:ln w="13589">
                            <a:solidFill>
                              <a:srgbClr val="000000"/>
                            </a:solidFill>
                            <a:prstDash val="solid"/>
                          </a:ln>
                        </wps:spPr>
                        <wps:bodyPr wrap="square" lIns="0" tIns="0" rIns="0" bIns="0" rtlCol="0">
                          <a:prstTxWarp prst="textNoShape">
                            <a:avLst/>
                          </a:prstTxWarp>
                          <a:noAutofit/>
                        </wps:bodyPr>
                      </wps:wsp>
                      <wps:wsp>
                        <wps:cNvPr id="145" name="Graphic 145"/>
                        <wps:cNvSpPr/>
                        <wps:spPr>
                          <a:xfrm>
                            <a:off x="675914" y="2254063"/>
                            <a:ext cx="80645" cy="570230"/>
                          </a:xfrm>
                          <a:custGeom>
                            <a:avLst/>
                            <a:gdLst/>
                            <a:ahLst/>
                            <a:cxnLst/>
                            <a:rect l="l" t="t" r="r" b="b"/>
                            <a:pathLst>
                              <a:path w="80645" h="570230">
                                <a:moveTo>
                                  <a:pt x="80139" y="0"/>
                                </a:moveTo>
                                <a:lnTo>
                                  <a:pt x="0" y="0"/>
                                </a:lnTo>
                                <a:lnTo>
                                  <a:pt x="0" y="569866"/>
                                </a:lnTo>
                                <a:lnTo>
                                  <a:pt x="80139" y="569866"/>
                                </a:lnTo>
                                <a:lnTo>
                                  <a:pt x="80139" y="0"/>
                                </a:lnTo>
                                <a:close/>
                              </a:path>
                            </a:pathLst>
                          </a:custGeom>
                          <a:solidFill>
                            <a:srgbClr val="6BACBF"/>
                          </a:solidFill>
                        </wps:spPr>
                        <wps:bodyPr wrap="square" lIns="0" tIns="0" rIns="0" bIns="0" rtlCol="0">
                          <a:prstTxWarp prst="textNoShape">
                            <a:avLst/>
                          </a:prstTxWarp>
                          <a:noAutofit/>
                        </wps:bodyPr>
                      </wps:wsp>
                      <wps:wsp>
                        <wps:cNvPr id="146" name="Graphic 146"/>
                        <wps:cNvSpPr/>
                        <wps:spPr>
                          <a:xfrm>
                            <a:off x="675914" y="2254063"/>
                            <a:ext cx="80645" cy="570230"/>
                          </a:xfrm>
                          <a:custGeom>
                            <a:avLst/>
                            <a:gdLst/>
                            <a:ahLst/>
                            <a:cxnLst/>
                            <a:rect l="l" t="t" r="r" b="b"/>
                            <a:pathLst>
                              <a:path w="80645" h="570230">
                                <a:moveTo>
                                  <a:pt x="0" y="569866"/>
                                </a:moveTo>
                                <a:lnTo>
                                  <a:pt x="80139" y="569866"/>
                                </a:lnTo>
                                <a:lnTo>
                                  <a:pt x="80139" y="0"/>
                                </a:lnTo>
                                <a:lnTo>
                                  <a:pt x="0" y="0"/>
                                </a:lnTo>
                                <a:lnTo>
                                  <a:pt x="0" y="569866"/>
                                </a:lnTo>
                                <a:close/>
                              </a:path>
                            </a:pathLst>
                          </a:custGeom>
                          <a:ln w="13589">
                            <a:solidFill>
                              <a:srgbClr val="000000"/>
                            </a:solidFill>
                            <a:prstDash val="solid"/>
                          </a:ln>
                        </wps:spPr>
                        <wps:bodyPr wrap="square" lIns="0" tIns="0" rIns="0" bIns="0" rtlCol="0">
                          <a:prstTxWarp prst="textNoShape">
                            <a:avLst/>
                          </a:prstTxWarp>
                          <a:noAutofit/>
                        </wps:bodyPr>
                      </wps:wsp>
                      <wps:wsp>
                        <wps:cNvPr id="147" name="Graphic 147"/>
                        <wps:cNvSpPr/>
                        <wps:spPr>
                          <a:xfrm>
                            <a:off x="756053" y="2370272"/>
                            <a:ext cx="80645" cy="454025"/>
                          </a:xfrm>
                          <a:custGeom>
                            <a:avLst/>
                            <a:gdLst/>
                            <a:ahLst/>
                            <a:cxnLst/>
                            <a:rect l="l" t="t" r="r" b="b"/>
                            <a:pathLst>
                              <a:path w="80645" h="454025">
                                <a:moveTo>
                                  <a:pt x="80139" y="0"/>
                                </a:moveTo>
                                <a:lnTo>
                                  <a:pt x="0" y="0"/>
                                </a:lnTo>
                                <a:lnTo>
                                  <a:pt x="0" y="453657"/>
                                </a:lnTo>
                                <a:lnTo>
                                  <a:pt x="80139" y="453657"/>
                                </a:lnTo>
                                <a:lnTo>
                                  <a:pt x="80139" y="0"/>
                                </a:lnTo>
                                <a:close/>
                              </a:path>
                            </a:pathLst>
                          </a:custGeom>
                          <a:solidFill>
                            <a:srgbClr val="6BACBF"/>
                          </a:solidFill>
                        </wps:spPr>
                        <wps:bodyPr wrap="square" lIns="0" tIns="0" rIns="0" bIns="0" rtlCol="0">
                          <a:prstTxWarp prst="textNoShape">
                            <a:avLst/>
                          </a:prstTxWarp>
                          <a:noAutofit/>
                        </wps:bodyPr>
                      </wps:wsp>
                      <wps:wsp>
                        <wps:cNvPr id="148" name="Graphic 148"/>
                        <wps:cNvSpPr/>
                        <wps:spPr>
                          <a:xfrm>
                            <a:off x="756053" y="2370272"/>
                            <a:ext cx="80645" cy="454025"/>
                          </a:xfrm>
                          <a:custGeom>
                            <a:avLst/>
                            <a:gdLst/>
                            <a:ahLst/>
                            <a:cxnLst/>
                            <a:rect l="l" t="t" r="r" b="b"/>
                            <a:pathLst>
                              <a:path w="80645" h="454025">
                                <a:moveTo>
                                  <a:pt x="0" y="453657"/>
                                </a:moveTo>
                                <a:lnTo>
                                  <a:pt x="80139" y="453657"/>
                                </a:lnTo>
                                <a:lnTo>
                                  <a:pt x="80139" y="0"/>
                                </a:lnTo>
                                <a:lnTo>
                                  <a:pt x="0" y="0"/>
                                </a:lnTo>
                                <a:lnTo>
                                  <a:pt x="0" y="453657"/>
                                </a:lnTo>
                                <a:close/>
                              </a:path>
                            </a:pathLst>
                          </a:custGeom>
                          <a:ln w="13589">
                            <a:solidFill>
                              <a:srgbClr val="000000"/>
                            </a:solidFill>
                            <a:prstDash val="solid"/>
                          </a:ln>
                        </wps:spPr>
                        <wps:bodyPr wrap="square" lIns="0" tIns="0" rIns="0" bIns="0" rtlCol="0">
                          <a:prstTxWarp prst="textNoShape">
                            <a:avLst/>
                          </a:prstTxWarp>
                          <a:noAutofit/>
                        </wps:bodyPr>
                      </wps:wsp>
                      <wps:wsp>
                        <wps:cNvPr id="149" name="Graphic 149"/>
                        <wps:cNvSpPr/>
                        <wps:spPr>
                          <a:xfrm>
                            <a:off x="836193" y="2446982"/>
                            <a:ext cx="80645" cy="377190"/>
                          </a:xfrm>
                          <a:custGeom>
                            <a:avLst/>
                            <a:gdLst/>
                            <a:ahLst/>
                            <a:cxnLst/>
                            <a:rect l="l" t="t" r="r" b="b"/>
                            <a:pathLst>
                              <a:path w="80645" h="377190">
                                <a:moveTo>
                                  <a:pt x="80139" y="0"/>
                                </a:moveTo>
                                <a:lnTo>
                                  <a:pt x="0" y="0"/>
                                </a:lnTo>
                                <a:lnTo>
                                  <a:pt x="0" y="376947"/>
                                </a:lnTo>
                                <a:lnTo>
                                  <a:pt x="80139" y="376947"/>
                                </a:lnTo>
                                <a:lnTo>
                                  <a:pt x="80139" y="0"/>
                                </a:lnTo>
                                <a:close/>
                              </a:path>
                            </a:pathLst>
                          </a:custGeom>
                          <a:solidFill>
                            <a:srgbClr val="6BACBF"/>
                          </a:solidFill>
                        </wps:spPr>
                        <wps:bodyPr wrap="square" lIns="0" tIns="0" rIns="0" bIns="0" rtlCol="0">
                          <a:prstTxWarp prst="textNoShape">
                            <a:avLst/>
                          </a:prstTxWarp>
                          <a:noAutofit/>
                        </wps:bodyPr>
                      </wps:wsp>
                      <wps:wsp>
                        <wps:cNvPr id="150" name="Graphic 150"/>
                        <wps:cNvSpPr/>
                        <wps:spPr>
                          <a:xfrm>
                            <a:off x="836193" y="2446982"/>
                            <a:ext cx="80645" cy="377190"/>
                          </a:xfrm>
                          <a:custGeom>
                            <a:avLst/>
                            <a:gdLst/>
                            <a:ahLst/>
                            <a:cxnLst/>
                            <a:rect l="l" t="t" r="r" b="b"/>
                            <a:pathLst>
                              <a:path w="80645" h="377190">
                                <a:moveTo>
                                  <a:pt x="0" y="376947"/>
                                </a:moveTo>
                                <a:lnTo>
                                  <a:pt x="80139" y="376947"/>
                                </a:lnTo>
                                <a:lnTo>
                                  <a:pt x="80139" y="0"/>
                                </a:lnTo>
                                <a:lnTo>
                                  <a:pt x="0" y="0"/>
                                </a:lnTo>
                                <a:lnTo>
                                  <a:pt x="0" y="376947"/>
                                </a:lnTo>
                                <a:close/>
                              </a:path>
                            </a:pathLst>
                          </a:custGeom>
                          <a:ln w="13589">
                            <a:solidFill>
                              <a:srgbClr val="000000"/>
                            </a:solidFill>
                            <a:prstDash val="solid"/>
                          </a:ln>
                        </wps:spPr>
                        <wps:bodyPr wrap="square" lIns="0" tIns="0" rIns="0" bIns="0" rtlCol="0">
                          <a:prstTxWarp prst="textNoShape">
                            <a:avLst/>
                          </a:prstTxWarp>
                          <a:noAutofit/>
                        </wps:bodyPr>
                      </wps:wsp>
                      <wps:wsp>
                        <wps:cNvPr id="151" name="Graphic 151"/>
                        <wps:cNvSpPr/>
                        <wps:spPr>
                          <a:xfrm>
                            <a:off x="916332" y="2558745"/>
                            <a:ext cx="80645" cy="265430"/>
                          </a:xfrm>
                          <a:custGeom>
                            <a:avLst/>
                            <a:gdLst/>
                            <a:ahLst/>
                            <a:cxnLst/>
                            <a:rect l="l" t="t" r="r" b="b"/>
                            <a:pathLst>
                              <a:path w="80645" h="265430">
                                <a:moveTo>
                                  <a:pt x="80139" y="0"/>
                                </a:moveTo>
                                <a:lnTo>
                                  <a:pt x="0" y="0"/>
                                </a:lnTo>
                                <a:lnTo>
                                  <a:pt x="0" y="265183"/>
                                </a:lnTo>
                                <a:lnTo>
                                  <a:pt x="80139" y="265183"/>
                                </a:lnTo>
                                <a:lnTo>
                                  <a:pt x="80139" y="0"/>
                                </a:lnTo>
                                <a:close/>
                              </a:path>
                            </a:pathLst>
                          </a:custGeom>
                          <a:solidFill>
                            <a:srgbClr val="6BACBF"/>
                          </a:solidFill>
                        </wps:spPr>
                        <wps:bodyPr wrap="square" lIns="0" tIns="0" rIns="0" bIns="0" rtlCol="0">
                          <a:prstTxWarp prst="textNoShape">
                            <a:avLst/>
                          </a:prstTxWarp>
                          <a:noAutofit/>
                        </wps:bodyPr>
                      </wps:wsp>
                      <wps:wsp>
                        <wps:cNvPr id="152" name="Graphic 152"/>
                        <wps:cNvSpPr/>
                        <wps:spPr>
                          <a:xfrm>
                            <a:off x="916332" y="2558745"/>
                            <a:ext cx="80645" cy="265430"/>
                          </a:xfrm>
                          <a:custGeom>
                            <a:avLst/>
                            <a:gdLst/>
                            <a:ahLst/>
                            <a:cxnLst/>
                            <a:rect l="l" t="t" r="r" b="b"/>
                            <a:pathLst>
                              <a:path w="80645" h="265430">
                                <a:moveTo>
                                  <a:pt x="0" y="265183"/>
                                </a:moveTo>
                                <a:lnTo>
                                  <a:pt x="80139" y="265183"/>
                                </a:lnTo>
                                <a:lnTo>
                                  <a:pt x="80139" y="0"/>
                                </a:lnTo>
                                <a:lnTo>
                                  <a:pt x="0" y="0"/>
                                </a:lnTo>
                                <a:lnTo>
                                  <a:pt x="0" y="265183"/>
                                </a:lnTo>
                                <a:close/>
                              </a:path>
                            </a:pathLst>
                          </a:custGeom>
                          <a:ln w="13589">
                            <a:solidFill>
                              <a:srgbClr val="000000"/>
                            </a:solidFill>
                            <a:prstDash val="solid"/>
                          </a:ln>
                        </wps:spPr>
                        <wps:bodyPr wrap="square" lIns="0" tIns="0" rIns="0" bIns="0" rtlCol="0">
                          <a:prstTxWarp prst="textNoShape">
                            <a:avLst/>
                          </a:prstTxWarp>
                          <a:noAutofit/>
                        </wps:bodyPr>
                      </wps:wsp>
                      <wps:wsp>
                        <wps:cNvPr id="153" name="Graphic 153"/>
                        <wps:cNvSpPr/>
                        <wps:spPr>
                          <a:xfrm>
                            <a:off x="996471" y="2534615"/>
                            <a:ext cx="80645" cy="289560"/>
                          </a:xfrm>
                          <a:custGeom>
                            <a:avLst/>
                            <a:gdLst/>
                            <a:ahLst/>
                            <a:cxnLst/>
                            <a:rect l="l" t="t" r="r" b="b"/>
                            <a:pathLst>
                              <a:path w="80645" h="289560">
                                <a:moveTo>
                                  <a:pt x="80139" y="0"/>
                                </a:moveTo>
                                <a:lnTo>
                                  <a:pt x="0" y="0"/>
                                </a:lnTo>
                                <a:lnTo>
                                  <a:pt x="0" y="289314"/>
                                </a:lnTo>
                                <a:lnTo>
                                  <a:pt x="80139" y="289314"/>
                                </a:lnTo>
                                <a:lnTo>
                                  <a:pt x="80139" y="0"/>
                                </a:lnTo>
                                <a:close/>
                              </a:path>
                            </a:pathLst>
                          </a:custGeom>
                          <a:solidFill>
                            <a:srgbClr val="6BACBF"/>
                          </a:solidFill>
                        </wps:spPr>
                        <wps:bodyPr wrap="square" lIns="0" tIns="0" rIns="0" bIns="0" rtlCol="0">
                          <a:prstTxWarp prst="textNoShape">
                            <a:avLst/>
                          </a:prstTxWarp>
                          <a:noAutofit/>
                        </wps:bodyPr>
                      </wps:wsp>
                      <wps:wsp>
                        <wps:cNvPr id="154" name="Graphic 154"/>
                        <wps:cNvSpPr/>
                        <wps:spPr>
                          <a:xfrm>
                            <a:off x="996471" y="2534615"/>
                            <a:ext cx="80645" cy="289560"/>
                          </a:xfrm>
                          <a:custGeom>
                            <a:avLst/>
                            <a:gdLst/>
                            <a:ahLst/>
                            <a:cxnLst/>
                            <a:rect l="l" t="t" r="r" b="b"/>
                            <a:pathLst>
                              <a:path w="80645" h="289560">
                                <a:moveTo>
                                  <a:pt x="0" y="289314"/>
                                </a:moveTo>
                                <a:lnTo>
                                  <a:pt x="80139" y="289314"/>
                                </a:lnTo>
                                <a:lnTo>
                                  <a:pt x="80139" y="0"/>
                                </a:lnTo>
                                <a:lnTo>
                                  <a:pt x="0" y="0"/>
                                </a:lnTo>
                                <a:lnTo>
                                  <a:pt x="0" y="289314"/>
                                </a:lnTo>
                                <a:close/>
                              </a:path>
                            </a:pathLst>
                          </a:custGeom>
                          <a:ln w="13589">
                            <a:solidFill>
                              <a:srgbClr val="000000"/>
                            </a:solidFill>
                            <a:prstDash val="solid"/>
                          </a:ln>
                        </wps:spPr>
                        <wps:bodyPr wrap="square" lIns="0" tIns="0" rIns="0" bIns="0" rtlCol="0">
                          <a:prstTxWarp prst="textNoShape">
                            <a:avLst/>
                          </a:prstTxWarp>
                          <a:noAutofit/>
                        </wps:bodyPr>
                      </wps:wsp>
                      <wps:wsp>
                        <wps:cNvPr id="155" name="Graphic 155"/>
                        <wps:cNvSpPr/>
                        <wps:spPr>
                          <a:xfrm>
                            <a:off x="1076611" y="2652982"/>
                            <a:ext cx="80645" cy="171450"/>
                          </a:xfrm>
                          <a:custGeom>
                            <a:avLst/>
                            <a:gdLst/>
                            <a:ahLst/>
                            <a:cxnLst/>
                            <a:rect l="l" t="t" r="r" b="b"/>
                            <a:pathLst>
                              <a:path w="80645" h="171450">
                                <a:moveTo>
                                  <a:pt x="80139" y="0"/>
                                </a:moveTo>
                                <a:lnTo>
                                  <a:pt x="0" y="0"/>
                                </a:lnTo>
                                <a:lnTo>
                                  <a:pt x="0" y="170947"/>
                                </a:lnTo>
                                <a:lnTo>
                                  <a:pt x="80139" y="170947"/>
                                </a:lnTo>
                                <a:lnTo>
                                  <a:pt x="80139" y="0"/>
                                </a:lnTo>
                                <a:close/>
                              </a:path>
                            </a:pathLst>
                          </a:custGeom>
                          <a:solidFill>
                            <a:srgbClr val="6BACBF"/>
                          </a:solidFill>
                        </wps:spPr>
                        <wps:bodyPr wrap="square" lIns="0" tIns="0" rIns="0" bIns="0" rtlCol="0">
                          <a:prstTxWarp prst="textNoShape">
                            <a:avLst/>
                          </a:prstTxWarp>
                          <a:noAutofit/>
                        </wps:bodyPr>
                      </wps:wsp>
                      <wps:wsp>
                        <wps:cNvPr id="156" name="Graphic 156"/>
                        <wps:cNvSpPr/>
                        <wps:spPr>
                          <a:xfrm>
                            <a:off x="1076611" y="2652982"/>
                            <a:ext cx="80645" cy="171450"/>
                          </a:xfrm>
                          <a:custGeom>
                            <a:avLst/>
                            <a:gdLst/>
                            <a:ahLst/>
                            <a:cxnLst/>
                            <a:rect l="l" t="t" r="r" b="b"/>
                            <a:pathLst>
                              <a:path w="80645" h="171450">
                                <a:moveTo>
                                  <a:pt x="0" y="170947"/>
                                </a:moveTo>
                                <a:lnTo>
                                  <a:pt x="80139" y="170947"/>
                                </a:lnTo>
                                <a:lnTo>
                                  <a:pt x="80139" y="0"/>
                                </a:lnTo>
                                <a:lnTo>
                                  <a:pt x="0" y="0"/>
                                </a:lnTo>
                                <a:lnTo>
                                  <a:pt x="0" y="170947"/>
                                </a:lnTo>
                                <a:close/>
                              </a:path>
                            </a:pathLst>
                          </a:custGeom>
                          <a:ln w="13589">
                            <a:solidFill>
                              <a:srgbClr val="000000"/>
                            </a:solidFill>
                            <a:prstDash val="solid"/>
                          </a:ln>
                        </wps:spPr>
                        <wps:bodyPr wrap="square" lIns="0" tIns="0" rIns="0" bIns="0" rtlCol="0">
                          <a:prstTxWarp prst="textNoShape">
                            <a:avLst/>
                          </a:prstTxWarp>
                          <a:noAutofit/>
                        </wps:bodyPr>
                      </wps:wsp>
                      <wps:wsp>
                        <wps:cNvPr id="157" name="Graphic 157"/>
                        <wps:cNvSpPr/>
                        <wps:spPr>
                          <a:xfrm>
                            <a:off x="1156750" y="2659586"/>
                            <a:ext cx="80645" cy="164465"/>
                          </a:xfrm>
                          <a:custGeom>
                            <a:avLst/>
                            <a:gdLst/>
                            <a:ahLst/>
                            <a:cxnLst/>
                            <a:rect l="l" t="t" r="r" b="b"/>
                            <a:pathLst>
                              <a:path w="80645" h="164465">
                                <a:moveTo>
                                  <a:pt x="80139" y="0"/>
                                </a:moveTo>
                                <a:lnTo>
                                  <a:pt x="0" y="0"/>
                                </a:lnTo>
                                <a:lnTo>
                                  <a:pt x="0" y="164342"/>
                                </a:lnTo>
                                <a:lnTo>
                                  <a:pt x="80139" y="164342"/>
                                </a:lnTo>
                                <a:lnTo>
                                  <a:pt x="80139" y="0"/>
                                </a:lnTo>
                                <a:close/>
                              </a:path>
                            </a:pathLst>
                          </a:custGeom>
                          <a:solidFill>
                            <a:srgbClr val="6BACBF"/>
                          </a:solidFill>
                        </wps:spPr>
                        <wps:bodyPr wrap="square" lIns="0" tIns="0" rIns="0" bIns="0" rtlCol="0">
                          <a:prstTxWarp prst="textNoShape">
                            <a:avLst/>
                          </a:prstTxWarp>
                          <a:noAutofit/>
                        </wps:bodyPr>
                      </wps:wsp>
                      <wps:wsp>
                        <wps:cNvPr id="158" name="Graphic 158"/>
                        <wps:cNvSpPr/>
                        <wps:spPr>
                          <a:xfrm>
                            <a:off x="1156750" y="2659586"/>
                            <a:ext cx="80645" cy="164465"/>
                          </a:xfrm>
                          <a:custGeom>
                            <a:avLst/>
                            <a:gdLst/>
                            <a:ahLst/>
                            <a:cxnLst/>
                            <a:rect l="l" t="t" r="r" b="b"/>
                            <a:pathLst>
                              <a:path w="80645" h="164465">
                                <a:moveTo>
                                  <a:pt x="0" y="164342"/>
                                </a:moveTo>
                                <a:lnTo>
                                  <a:pt x="80139" y="164342"/>
                                </a:lnTo>
                                <a:lnTo>
                                  <a:pt x="80139" y="0"/>
                                </a:lnTo>
                                <a:lnTo>
                                  <a:pt x="0" y="0"/>
                                </a:lnTo>
                                <a:lnTo>
                                  <a:pt x="0" y="164342"/>
                                </a:lnTo>
                                <a:close/>
                              </a:path>
                            </a:pathLst>
                          </a:custGeom>
                          <a:ln w="13589">
                            <a:solidFill>
                              <a:srgbClr val="000000"/>
                            </a:solidFill>
                            <a:prstDash val="solid"/>
                          </a:ln>
                        </wps:spPr>
                        <wps:bodyPr wrap="square" lIns="0" tIns="0" rIns="0" bIns="0" rtlCol="0">
                          <a:prstTxWarp prst="textNoShape">
                            <a:avLst/>
                          </a:prstTxWarp>
                          <a:noAutofit/>
                        </wps:bodyPr>
                      </wps:wsp>
                      <wps:wsp>
                        <wps:cNvPr id="159" name="Graphic 159"/>
                        <wps:cNvSpPr/>
                        <wps:spPr>
                          <a:xfrm>
                            <a:off x="1236890" y="2624406"/>
                            <a:ext cx="80645" cy="200025"/>
                          </a:xfrm>
                          <a:custGeom>
                            <a:avLst/>
                            <a:gdLst/>
                            <a:ahLst/>
                            <a:cxnLst/>
                            <a:rect l="l" t="t" r="r" b="b"/>
                            <a:pathLst>
                              <a:path w="80645" h="200025">
                                <a:moveTo>
                                  <a:pt x="80139" y="0"/>
                                </a:moveTo>
                                <a:lnTo>
                                  <a:pt x="0" y="0"/>
                                </a:lnTo>
                                <a:lnTo>
                                  <a:pt x="0" y="199522"/>
                                </a:lnTo>
                                <a:lnTo>
                                  <a:pt x="80139" y="199522"/>
                                </a:lnTo>
                                <a:lnTo>
                                  <a:pt x="80139" y="0"/>
                                </a:lnTo>
                                <a:close/>
                              </a:path>
                            </a:pathLst>
                          </a:custGeom>
                          <a:solidFill>
                            <a:srgbClr val="6BACBF"/>
                          </a:solidFill>
                        </wps:spPr>
                        <wps:bodyPr wrap="square" lIns="0" tIns="0" rIns="0" bIns="0" rtlCol="0">
                          <a:prstTxWarp prst="textNoShape">
                            <a:avLst/>
                          </a:prstTxWarp>
                          <a:noAutofit/>
                        </wps:bodyPr>
                      </wps:wsp>
                      <wps:wsp>
                        <wps:cNvPr id="160" name="Graphic 160"/>
                        <wps:cNvSpPr/>
                        <wps:spPr>
                          <a:xfrm>
                            <a:off x="1236890" y="2624406"/>
                            <a:ext cx="80645" cy="200025"/>
                          </a:xfrm>
                          <a:custGeom>
                            <a:avLst/>
                            <a:gdLst/>
                            <a:ahLst/>
                            <a:cxnLst/>
                            <a:rect l="l" t="t" r="r" b="b"/>
                            <a:pathLst>
                              <a:path w="80645" h="200025">
                                <a:moveTo>
                                  <a:pt x="0" y="199522"/>
                                </a:moveTo>
                                <a:lnTo>
                                  <a:pt x="80139" y="199522"/>
                                </a:lnTo>
                                <a:lnTo>
                                  <a:pt x="80139" y="0"/>
                                </a:lnTo>
                                <a:lnTo>
                                  <a:pt x="0" y="0"/>
                                </a:lnTo>
                                <a:lnTo>
                                  <a:pt x="0" y="199522"/>
                                </a:lnTo>
                                <a:close/>
                              </a:path>
                            </a:pathLst>
                          </a:custGeom>
                          <a:ln w="13589">
                            <a:solidFill>
                              <a:srgbClr val="000000"/>
                            </a:solidFill>
                            <a:prstDash val="solid"/>
                          </a:ln>
                        </wps:spPr>
                        <wps:bodyPr wrap="square" lIns="0" tIns="0" rIns="0" bIns="0" rtlCol="0">
                          <a:prstTxWarp prst="textNoShape">
                            <a:avLst/>
                          </a:prstTxWarp>
                          <a:noAutofit/>
                        </wps:bodyPr>
                      </wps:wsp>
                      <wps:wsp>
                        <wps:cNvPr id="161" name="Graphic 161"/>
                        <wps:cNvSpPr/>
                        <wps:spPr>
                          <a:xfrm>
                            <a:off x="1317029" y="2716484"/>
                            <a:ext cx="80645" cy="107950"/>
                          </a:xfrm>
                          <a:custGeom>
                            <a:avLst/>
                            <a:gdLst/>
                            <a:ahLst/>
                            <a:cxnLst/>
                            <a:rect l="l" t="t" r="r" b="b"/>
                            <a:pathLst>
                              <a:path w="80645" h="107950">
                                <a:moveTo>
                                  <a:pt x="80139" y="0"/>
                                </a:moveTo>
                                <a:lnTo>
                                  <a:pt x="0" y="0"/>
                                </a:lnTo>
                                <a:lnTo>
                                  <a:pt x="0" y="107445"/>
                                </a:lnTo>
                                <a:lnTo>
                                  <a:pt x="80139" y="107445"/>
                                </a:lnTo>
                                <a:lnTo>
                                  <a:pt x="80139" y="0"/>
                                </a:lnTo>
                                <a:close/>
                              </a:path>
                            </a:pathLst>
                          </a:custGeom>
                          <a:solidFill>
                            <a:srgbClr val="6BACBF"/>
                          </a:solidFill>
                        </wps:spPr>
                        <wps:bodyPr wrap="square" lIns="0" tIns="0" rIns="0" bIns="0" rtlCol="0">
                          <a:prstTxWarp prst="textNoShape">
                            <a:avLst/>
                          </a:prstTxWarp>
                          <a:noAutofit/>
                        </wps:bodyPr>
                      </wps:wsp>
                      <wps:wsp>
                        <wps:cNvPr id="162" name="Graphic 162"/>
                        <wps:cNvSpPr/>
                        <wps:spPr>
                          <a:xfrm>
                            <a:off x="1317029" y="2716484"/>
                            <a:ext cx="80645" cy="107950"/>
                          </a:xfrm>
                          <a:custGeom>
                            <a:avLst/>
                            <a:gdLst/>
                            <a:ahLst/>
                            <a:cxnLst/>
                            <a:rect l="l" t="t" r="r" b="b"/>
                            <a:pathLst>
                              <a:path w="80645" h="107950">
                                <a:moveTo>
                                  <a:pt x="0" y="107445"/>
                                </a:moveTo>
                                <a:lnTo>
                                  <a:pt x="80139" y="107445"/>
                                </a:lnTo>
                                <a:lnTo>
                                  <a:pt x="80139" y="0"/>
                                </a:lnTo>
                                <a:lnTo>
                                  <a:pt x="0" y="0"/>
                                </a:lnTo>
                                <a:lnTo>
                                  <a:pt x="0" y="107445"/>
                                </a:lnTo>
                                <a:close/>
                              </a:path>
                            </a:pathLst>
                          </a:custGeom>
                          <a:ln w="13589">
                            <a:solidFill>
                              <a:srgbClr val="000000"/>
                            </a:solidFill>
                            <a:prstDash val="solid"/>
                          </a:ln>
                        </wps:spPr>
                        <wps:bodyPr wrap="square" lIns="0" tIns="0" rIns="0" bIns="0" rtlCol="0">
                          <a:prstTxWarp prst="textNoShape">
                            <a:avLst/>
                          </a:prstTxWarp>
                          <a:noAutofit/>
                        </wps:bodyPr>
                      </wps:wsp>
                      <wps:wsp>
                        <wps:cNvPr id="163" name="Graphic 163"/>
                        <wps:cNvSpPr/>
                        <wps:spPr>
                          <a:xfrm>
                            <a:off x="1397168" y="2666064"/>
                            <a:ext cx="80645" cy="158115"/>
                          </a:xfrm>
                          <a:custGeom>
                            <a:avLst/>
                            <a:gdLst/>
                            <a:ahLst/>
                            <a:cxnLst/>
                            <a:rect l="l" t="t" r="r" b="b"/>
                            <a:pathLst>
                              <a:path w="80645" h="158115">
                                <a:moveTo>
                                  <a:pt x="80139" y="0"/>
                                </a:moveTo>
                                <a:lnTo>
                                  <a:pt x="0" y="0"/>
                                </a:lnTo>
                                <a:lnTo>
                                  <a:pt x="0" y="157865"/>
                                </a:lnTo>
                                <a:lnTo>
                                  <a:pt x="80139" y="157865"/>
                                </a:lnTo>
                                <a:lnTo>
                                  <a:pt x="80139" y="0"/>
                                </a:lnTo>
                                <a:close/>
                              </a:path>
                            </a:pathLst>
                          </a:custGeom>
                          <a:solidFill>
                            <a:srgbClr val="6BACBF"/>
                          </a:solidFill>
                        </wps:spPr>
                        <wps:bodyPr wrap="square" lIns="0" tIns="0" rIns="0" bIns="0" rtlCol="0">
                          <a:prstTxWarp prst="textNoShape">
                            <a:avLst/>
                          </a:prstTxWarp>
                          <a:noAutofit/>
                        </wps:bodyPr>
                      </wps:wsp>
                      <wps:wsp>
                        <wps:cNvPr id="164" name="Graphic 164"/>
                        <wps:cNvSpPr/>
                        <wps:spPr>
                          <a:xfrm>
                            <a:off x="1397168" y="2666064"/>
                            <a:ext cx="80645" cy="158115"/>
                          </a:xfrm>
                          <a:custGeom>
                            <a:avLst/>
                            <a:gdLst/>
                            <a:ahLst/>
                            <a:cxnLst/>
                            <a:rect l="l" t="t" r="r" b="b"/>
                            <a:pathLst>
                              <a:path w="80645" h="158115">
                                <a:moveTo>
                                  <a:pt x="0" y="157865"/>
                                </a:moveTo>
                                <a:lnTo>
                                  <a:pt x="80139" y="157865"/>
                                </a:lnTo>
                                <a:lnTo>
                                  <a:pt x="80139" y="0"/>
                                </a:lnTo>
                                <a:lnTo>
                                  <a:pt x="0" y="0"/>
                                </a:lnTo>
                                <a:lnTo>
                                  <a:pt x="0" y="157865"/>
                                </a:lnTo>
                                <a:close/>
                              </a:path>
                            </a:pathLst>
                          </a:custGeom>
                          <a:ln w="13589">
                            <a:solidFill>
                              <a:srgbClr val="000000"/>
                            </a:solidFill>
                            <a:prstDash val="solid"/>
                          </a:ln>
                        </wps:spPr>
                        <wps:bodyPr wrap="square" lIns="0" tIns="0" rIns="0" bIns="0" rtlCol="0">
                          <a:prstTxWarp prst="textNoShape">
                            <a:avLst/>
                          </a:prstTxWarp>
                          <a:noAutofit/>
                        </wps:bodyPr>
                      </wps:wsp>
                      <wps:wsp>
                        <wps:cNvPr id="165" name="Graphic 165"/>
                        <wps:cNvSpPr/>
                        <wps:spPr>
                          <a:xfrm>
                            <a:off x="1477308" y="2738456"/>
                            <a:ext cx="80645" cy="85725"/>
                          </a:xfrm>
                          <a:custGeom>
                            <a:avLst/>
                            <a:gdLst/>
                            <a:ahLst/>
                            <a:cxnLst/>
                            <a:rect l="l" t="t" r="r" b="b"/>
                            <a:pathLst>
                              <a:path w="80645" h="85725">
                                <a:moveTo>
                                  <a:pt x="80139" y="0"/>
                                </a:moveTo>
                                <a:lnTo>
                                  <a:pt x="0" y="0"/>
                                </a:lnTo>
                                <a:lnTo>
                                  <a:pt x="0" y="85473"/>
                                </a:lnTo>
                                <a:lnTo>
                                  <a:pt x="80139" y="85473"/>
                                </a:lnTo>
                                <a:lnTo>
                                  <a:pt x="80139" y="0"/>
                                </a:lnTo>
                                <a:close/>
                              </a:path>
                            </a:pathLst>
                          </a:custGeom>
                          <a:solidFill>
                            <a:srgbClr val="6BACBF"/>
                          </a:solidFill>
                        </wps:spPr>
                        <wps:bodyPr wrap="square" lIns="0" tIns="0" rIns="0" bIns="0" rtlCol="0">
                          <a:prstTxWarp prst="textNoShape">
                            <a:avLst/>
                          </a:prstTxWarp>
                          <a:noAutofit/>
                        </wps:bodyPr>
                      </wps:wsp>
                      <wps:wsp>
                        <wps:cNvPr id="166" name="Graphic 166"/>
                        <wps:cNvSpPr/>
                        <wps:spPr>
                          <a:xfrm>
                            <a:off x="1477308" y="2738456"/>
                            <a:ext cx="80645" cy="85725"/>
                          </a:xfrm>
                          <a:custGeom>
                            <a:avLst/>
                            <a:gdLst/>
                            <a:ahLst/>
                            <a:cxnLst/>
                            <a:rect l="l" t="t" r="r" b="b"/>
                            <a:pathLst>
                              <a:path w="80645" h="85725">
                                <a:moveTo>
                                  <a:pt x="0" y="85473"/>
                                </a:moveTo>
                                <a:lnTo>
                                  <a:pt x="80139" y="85473"/>
                                </a:lnTo>
                                <a:lnTo>
                                  <a:pt x="80139" y="0"/>
                                </a:lnTo>
                                <a:lnTo>
                                  <a:pt x="0" y="0"/>
                                </a:lnTo>
                                <a:lnTo>
                                  <a:pt x="0" y="85473"/>
                                </a:lnTo>
                                <a:close/>
                              </a:path>
                            </a:pathLst>
                          </a:custGeom>
                          <a:ln w="13589">
                            <a:solidFill>
                              <a:srgbClr val="000000"/>
                            </a:solidFill>
                            <a:prstDash val="solid"/>
                          </a:ln>
                        </wps:spPr>
                        <wps:bodyPr wrap="square" lIns="0" tIns="0" rIns="0" bIns="0" rtlCol="0">
                          <a:prstTxWarp prst="textNoShape">
                            <a:avLst/>
                          </a:prstTxWarp>
                          <a:noAutofit/>
                        </wps:bodyPr>
                      </wps:wsp>
                      <wps:wsp>
                        <wps:cNvPr id="167" name="Graphic 167"/>
                        <wps:cNvSpPr/>
                        <wps:spPr>
                          <a:xfrm>
                            <a:off x="1557447" y="2718770"/>
                            <a:ext cx="80645" cy="105410"/>
                          </a:xfrm>
                          <a:custGeom>
                            <a:avLst/>
                            <a:gdLst/>
                            <a:ahLst/>
                            <a:cxnLst/>
                            <a:rect l="l" t="t" r="r" b="b"/>
                            <a:pathLst>
                              <a:path w="80645" h="105410">
                                <a:moveTo>
                                  <a:pt x="80139" y="0"/>
                                </a:moveTo>
                                <a:lnTo>
                                  <a:pt x="0" y="0"/>
                                </a:lnTo>
                                <a:lnTo>
                                  <a:pt x="0" y="105159"/>
                                </a:lnTo>
                                <a:lnTo>
                                  <a:pt x="80139" y="105159"/>
                                </a:lnTo>
                                <a:lnTo>
                                  <a:pt x="80139" y="0"/>
                                </a:lnTo>
                                <a:close/>
                              </a:path>
                            </a:pathLst>
                          </a:custGeom>
                          <a:solidFill>
                            <a:srgbClr val="6BACBF"/>
                          </a:solidFill>
                        </wps:spPr>
                        <wps:bodyPr wrap="square" lIns="0" tIns="0" rIns="0" bIns="0" rtlCol="0">
                          <a:prstTxWarp prst="textNoShape">
                            <a:avLst/>
                          </a:prstTxWarp>
                          <a:noAutofit/>
                        </wps:bodyPr>
                      </wps:wsp>
                      <wps:wsp>
                        <wps:cNvPr id="168" name="Graphic 168"/>
                        <wps:cNvSpPr/>
                        <wps:spPr>
                          <a:xfrm>
                            <a:off x="1557447" y="2718770"/>
                            <a:ext cx="80645" cy="105410"/>
                          </a:xfrm>
                          <a:custGeom>
                            <a:avLst/>
                            <a:gdLst/>
                            <a:ahLst/>
                            <a:cxnLst/>
                            <a:rect l="l" t="t" r="r" b="b"/>
                            <a:pathLst>
                              <a:path w="80645" h="105410">
                                <a:moveTo>
                                  <a:pt x="0" y="105159"/>
                                </a:moveTo>
                                <a:lnTo>
                                  <a:pt x="80139" y="105159"/>
                                </a:lnTo>
                                <a:lnTo>
                                  <a:pt x="80139" y="0"/>
                                </a:lnTo>
                                <a:lnTo>
                                  <a:pt x="0" y="0"/>
                                </a:lnTo>
                                <a:lnTo>
                                  <a:pt x="0" y="105159"/>
                                </a:lnTo>
                                <a:close/>
                              </a:path>
                            </a:pathLst>
                          </a:custGeom>
                          <a:ln w="13589">
                            <a:solidFill>
                              <a:srgbClr val="000000"/>
                            </a:solidFill>
                            <a:prstDash val="solid"/>
                          </a:ln>
                        </wps:spPr>
                        <wps:bodyPr wrap="square" lIns="0" tIns="0" rIns="0" bIns="0" rtlCol="0">
                          <a:prstTxWarp prst="textNoShape">
                            <a:avLst/>
                          </a:prstTxWarp>
                          <a:noAutofit/>
                        </wps:bodyPr>
                      </wps:wsp>
                      <wps:wsp>
                        <wps:cNvPr id="169" name="Graphic 169"/>
                        <wps:cNvSpPr/>
                        <wps:spPr>
                          <a:xfrm>
                            <a:off x="1637587" y="2769191"/>
                            <a:ext cx="80645" cy="55244"/>
                          </a:xfrm>
                          <a:custGeom>
                            <a:avLst/>
                            <a:gdLst/>
                            <a:ahLst/>
                            <a:cxnLst/>
                            <a:rect l="l" t="t" r="r" b="b"/>
                            <a:pathLst>
                              <a:path w="80645" h="55244">
                                <a:moveTo>
                                  <a:pt x="80139" y="0"/>
                                </a:moveTo>
                                <a:lnTo>
                                  <a:pt x="0" y="0"/>
                                </a:lnTo>
                                <a:lnTo>
                                  <a:pt x="0" y="54738"/>
                                </a:lnTo>
                                <a:lnTo>
                                  <a:pt x="80139" y="54738"/>
                                </a:lnTo>
                                <a:lnTo>
                                  <a:pt x="80139" y="0"/>
                                </a:lnTo>
                                <a:close/>
                              </a:path>
                            </a:pathLst>
                          </a:custGeom>
                          <a:solidFill>
                            <a:srgbClr val="6BACBF"/>
                          </a:solidFill>
                        </wps:spPr>
                        <wps:bodyPr wrap="square" lIns="0" tIns="0" rIns="0" bIns="0" rtlCol="0">
                          <a:prstTxWarp prst="textNoShape">
                            <a:avLst/>
                          </a:prstTxWarp>
                          <a:noAutofit/>
                        </wps:bodyPr>
                      </wps:wsp>
                      <wps:wsp>
                        <wps:cNvPr id="170" name="Graphic 170"/>
                        <wps:cNvSpPr/>
                        <wps:spPr>
                          <a:xfrm>
                            <a:off x="1637587" y="2769191"/>
                            <a:ext cx="80645" cy="55244"/>
                          </a:xfrm>
                          <a:custGeom>
                            <a:avLst/>
                            <a:gdLst/>
                            <a:ahLst/>
                            <a:cxnLst/>
                            <a:rect l="l" t="t" r="r" b="b"/>
                            <a:pathLst>
                              <a:path w="80645" h="55244">
                                <a:moveTo>
                                  <a:pt x="0" y="54738"/>
                                </a:moveTo>
                                <a:lnTo>
                                  <a:pt x="80139" y="54738"/>
                                </a:lnTo>
                                <a:lnTo>
                                  <a:pt x="80139" y="0"/>
                                </a:lnTo>
                                <a:lnTo>
                                  <a:pt x="0" y="0"/>
                                </a:lnTo>
                                <a:lnTo>
                                  <a:pt x="0" y="54738"/>
                                </a:lnTo>
                                <a:close/>
                              </a:path>
                            </a:pathLst>
                          </a:custGeom>
                          <a:ln w="13589">
                            <a:solidFill>
                              <a:srgbClr val="000000"/>
                            </a:solidFill>
                            <a:prstDash val="solid"/>
                          </a:ln>
                        </wps:spPr>
                        <wps:bodyPr wrap="square" lIns="0" tIns="0" rIns="0" bIns="0" rtlCol="0">
                          <a:prstTxWarp prst="textNoShape">
                            <a:avLst/>
                          </a:prstTxWarp>
                          <a:noAutofit/>
                        </wps:bodyPr>
                      </wps:wsp>
                      <wps:wsp>
                        <wps:cNvPr id="171" name="Graphic 171"/>
                        <wps:cNvSpPr/>
                        <wps:spPr>
                          <a:xfrm>
                            <a:off x="1717726" y="2736297"/>
                            <a:ext cx="80645" cy="87630"/>
                          </a:xfrm>
                          <a:custGeom>
                            <a:avLst/>
                            <a:gdLst/>
                            <a:ahLst/>
                            <a:cxnLst/>
                            <a:rect l="l" t="t" r="r" b="b"/>
                            <a:pathLst>
                              <a:path w="80645" h="87630">
                                <a:moveTo>
                                  <a:pt x="80139" y="0"/>
                                </a:moveTo>
                                <a:lnTo>
                                  <a:pt x="0" y="0"/>
                                </a:lnTo>
                                <a:lnTo>
                                  <a:pt x="0" y="87632"/>
                                </a:lnTo>
                                <a:lnTo>
                                  <a:pt x="80139" y="87632"/>
                                </a:lnTo>
                                <a:lnTo>
                                  <a:pt x="80139" y="0"/>
                                </a:lnTo>
                                <a:close/>
                              </a:path>
                            </a:pathLst>
                          </a:custGeom>
                          <a:solidFill>
                            <a:srgbClr val="6BACBF"/>
                          </a:solidFill>
                        </wps:spPr>
                        <wps:bodyPr wrap="square" lIns="0" tIns="0" rIns="0" bIns="0" rtlCol="0">
                          <a:prstTxWarp prst="textNoShape">
                            <a:avLst/>
                          </a:prstTxWarp>
                          <a:noAutofit/>
                        </wps:bodyPr>
                      </wps:wsp>
                      <wps:wsp>
                        <wps:cNvPr id="172" name="Graphic 172"/>
                        <wps:cNvSpPr/>
                        <wps:spPr>
                          <a:xfrm>
                            <a:off x="1717726" y="2736297"/>
                            <a:ext cx="80645" cy="87630"/>
                          </a:xfrm>
                          <a:custGeom>
                            <a:avLst/>
                            <a:gdLst/>
                            <a:ahLst/>
                            <a:cxnLst/>
                            <a:rect l="l" t="t" r="r" b="b"/>
                            <a:pathLst>
                              <a:path w="80645" h="87630">
                                <a:moveTo>
                                  <a:pt x="0" y="87632"/>
                                </a:moveTo>
                                <a:lnTo>
                                  <a:pt x="80139" y="87632"/>
                                </a:lnTo>
                                <a:lnTo>
                                  <a:pt x="80139" y="0"/>
                                </a:lnTo>
                                <a:lnTo>
                                  <a:pt x="0" y="0"/>
                                </a:lnTo>
                                <a:lnTo>
                                  <a:pt x="0" y="87632"/>
                                </a:lnTo>
                                <a:close/>
                              </a:path>
                            </a:pathLst>
                          </a:custGeom>
                          <a:ln w="13589">
                            <a:solidFill>
                              <a:srgbClr val="000000"/>
                            </a:solidFill>
                            <a:prstDash val="solid"/>
                          </a:ln>
                        </wps:spPr>
                        <wps:bodyPr wrap="square" lIns="0" tIns="0" rIns="0" bIns="0" rtlCol="0">
                          <a:prstTxWarp prst="textNoShape">
                            <a:avLst/>
                          </a:prstTxWarp>
                          <a:noAutofit/>
                        </wps:bodyPr>
                      </wps:wsp>
                      <wps:wsp>
                        <wps:cNvPr id="173" name="Graphic 173"/>
                        <wps:cNvSpPr/>
                        <wps:spPr>
                          <a:xfrm>
                            <a:off x="1797866" y="2729693"/>
                            <a:ext cx="80645" cy="94615"/>
                          </a:xfrm>
                          <a:custGeom>
                            <a:avLst/>
                            <a:gdLst/>
                            <a:ahLst/>
                            <a:cxnLst/>
                            <a:rect l="l" t="t" r="r" b="b"/>
                            <a:pathLst>
                              <a:path w="80645" h="94615">
                                <a:moveTo>
                                  <a:pt x="80139" y="0"/>
                                </a:moveTo>
                                <a:lnTo>
                                  <a:pt x="0" y="0"/>
                                </a:lnTo>
                                <a:lnTo>
                                  <a:pt x="0" y="94236"/>
                                </a:lnTo>
                                <a:lnTo>
                                  <a:pt x="80139" y="94236"/>
                                </a:lnTo>
                                <a:lnTo>
                                  <a:pt x="80139" y="0"/>
                                </a:lnTo>
                                <a:close/>
                              </a:path>
                            </a:pathLst>
                          </a:custGeom>
                          <a:solidFill>
                            <a:srgbClr val="6BACBF"/>
                          </a:solidFill>
                        </wps:spPr>
                        <wps:bodyPr wrap="square" lIns="0" tIns="0" rIns="0" bIns="0" rtlCol="0">
                          <a:prstTxWarp prst="textNoShape">
                            <a:avLst/>
                          </a:prstTxWarp>
                          <a:noAutofit/>
                        </wps:bodyPr>
                      </wps:wsp>
                      <wps:wsp>
                        <wps:cNvPr id="174" name="Graphic 174"/>
                        <wps:cNvSpPr/>
                        <wps:spPr>
                          <a:xfrm>
                            <a:off x="1797866" y="2729693"/>
                            <a:ext cx="80645" cy="94615"/>
                          </a:xfrm>
                          <a:custGeom>
                            <a:avLst/>
                            <a:gdLst/>
                            <a:ahLst/>
                            <a:cxnLst/>
                            <a:rect l="l" t="t" r="r" b="b"/>
                            <a:pathLst>
                              <a:path w="80645" h="94615">
                                <a:moveTo>
                                  <a:pt x="0" y="94236"/>
                                </a:moveTo>
                                <a:lnTo>
                                  <a:pt x="80139" y="94236"/>
                                </a:lnTo>
                                <a:lnTo>
                                  <a:pt x="80139" y="0"/>
                                </a:lnTo>
                                <a:lnTo>
                                  <a:pt x="0" y="0"/>
                                </a:lnTo>
                                <a:lnTo>
                                  <a:pt x="0" y="94236"/>
                                </a:lnTo>
                                <a:close/>
                              </a:path>
                            </a:pathLst>
                          </a:custGeom>
                          <a:ln w="13589">
                            <a:solidFill>
                              <a:srgbClr val="000000"/>
                            </a:solidFill>
                            <a:prstDash val="solid"/>
                          </a:ln>
                        </wps:spPr>
                        <wps:bodyPr wrap="square" lIns="0" tIns="0" rIns="0" bIns="0" rtlCol="0">
                          <a:prstTxWarp prst="textNoShape">
                            <a:avLst/>
                          </a:prstTxWarp>
                          <a:noAutofit/>
                        </wps:bodyPr>
                      </wps:wsp>
                      <wps:wsp>
                        <wps:cNvPr id="175" name="Graphic 175"/>
                        <wps:cNvSpPr/>
                        <wps:spPr>
                          <a:xfrm>
                            <a:off x="1878005" y="2736297"/>
                            <a:ext cx="80645" cy="87630"/>
                          </a:xfrm>
                          <a:custGeom>
                            <a:avLst/>
                            <a:gdLst/>
                            <a:ahLst/>
                            <a:cxnLst/>
                            <a:rect l="l" t="t" r="r" b="b"/>
                            <a:pathLst>
                              <a:path w="80645" h="87630">
                                <a:moveTo>
                                  <a:pt x="80139" y="0"/>
                                </a:moveTo>
                                <a:lnTo>
                                  <a:pt x="0" y="0"/>
                                </a:lnTo>
                                <a:lnTo>
                                  <a:pt x="0" y="87632"/>
                                </a:lnTo>
                                <a:lnTo>
                                  <a:pt x="80139" y="87632"/>
                                </a:lnTo>
                                <a:lnTo>
                                  <a:pt x="80139" y="0"/>
                                </a:lnTo>
                                <a:close/>
                              </a:path>
                            </a:pathLst>
                          </a:custGeom>
                          <a:solidFill>
                            <a:srgbClr val="6BACBF"/>
                          </a:solidFill>
                        </wps:spPr>
                        <wps:bodyPr wrap="square" lIns="0" tIns="0" rIns="0" bIns="0" rtlCol="0">
                          <a:prstTxWarp prst="textNoShape">
                            <a:avLst/>
                          </a:prstTxWarp>
                          <a:noAutofit/>
                        </wps:bodyPr>
                      </wps:wsp>
                      <wps:wsp>
                        <wps:cNvPr id="176" name="Graphic 176"/>
                        <wps:cNvSpPr/>
                        <wps:spPr>
                          <a:xfrm>
                            <a:off x="1878005" y="2736297"/>
                            <a:ext cx="80645" cy="87630"/>
                          </a:xfrm>
                          <a:custGeom>
                            <a:avLst/>
                            <a:gdLst/>
                            <a:ahLst/>
                            <a:cxnLst/>
                            <a:rect l="l" t="t" r="r" b="b"/>
                            <a:pathLst>
                              <a:path w="80645" h="87630">
                                <a:moveTo>
                                  <a:pt x="0" y="87632"/>
                                </a:moveTo>
                                <a:lnTo>
                                  <a:pt x="80139" y="87632"/>
                                </a:lnTo>
                                <a:lnTo>
                                  <a:pt x="80139" y="0"/>
                                </a:lnTo>
                                <a:lnTo>
                                  <a:pt x="0" y="0"/>
                                </a:lnTo>
                                <a:lnTo>
                                  <a:pt x="0" y="87632"/>
                                </a:lnTo>
                                <a:close/>
                              </a:path>
                            </a:pathLst>
                          </a:custGeom>
                          <a:ln w="13589">
                            <a:solidFill>
                              <a:srgbClr val="000000"/>
                            </a:solidFill>
                            <a:prstDash val="solid"/>
                          </a:ln>
                        </wps:spPr>
                        <wps:bodyPr wrap="square" lIns="0" tIns="0" rIns="0" bIns="0" rtlCol="0">
                          <a:prstTxWarp prst="textNoShape">
                            <a:avLst/>
                          </a:prstTxWarp>
                          <a:noAutofit/>
                        </wps:bodyPr>
                      </wps:wsp>
                      <wps:wsp>
                        <wps:cNvPr id="177" name="Graphic 177"/>
                        <wps:cNvSpPr/>
                        <wps:spPr>
                          <a:xfrm>
                            <a:off x="1958144" y="2775668"/>
                            <a:ext cx="80645" cy="48260"/>
                          </a:xfrm>
                          <a:custGeom>
                            <a:avLst/>
                            <a:gdLst/>
                            <a:ahLst/>
                            <a:cxnLst/>
                            <a:rect l="l" t="t" r="r" b="b"/>
                            <a:pathLst>
                              <a:path w="80645" h="48260">
                                <a:moveTo>
                                  <a:pt x="80139" y="0"/>
                                </a:moveTo>
                                <a:lnTo>
                                  <a:pt x="0" y="0"/>
                                </a:lnTo>
                                <a:lnTo>
                                  <a:pt x="0" y="48261"/>
                                </a:lnTo>
                                <a:lnTo>
                                  <a:pt x="80139" y="48261"/>
                                </a:lnTo>
                                <a:lnTo>
                                  <a:pt x="80139" y="0"/>
                                </a:lnTo>
                                <a:close/>
                              </a:path>
                            </a:pathLst>
                          </a:custGeom>
                          <a:solidFill>
                            <a:srgbClr val="6BACBF"/>
                          </a:solidFill>
                        </wps:spPr>
                        <wps:bodyPr wrap="square" lIns="0" tIns="0" rIns="0" bIns="0" rtlCol="0">
                          <a:prstTxWarp prst="textNoShape">
                            <a:avLst/>
                          </a:prstTxWarp>
                          <a:noAutofit/>
                        </wps:bodyPr>
                      </wps:wsp>
                      <wps:wsp>
                        <wps:cNvPr id="178" name="Graphic 178"/>
                        <wps:cNvSpPr/>
                        <wps:spPr>
                          <a:xfrm>
                            <a:off x="1958144" y="2775668"/>
                            <a:ext cx="80645" cy="48260"/>
                          </a:xfrm>
                          <a:custGeom>
                            <a:avLst/>
                            <a:gdLst/>
                            <a:ahLst/>
                            <a:cxnLst/>
                            <a:rect l="l" t="t" r="r" b="b"/>
                            <a:pathLst>
                              <a:path w="80645" h="48260">
                                <a:moveTo>
                                  <a:pt x="0" y="48261"/>
                                </a:moveTo>
                                <a:lnTo>
                                  <a:pt x="80139" y="48261"/>
                                </a:lnTo>
                                <a:lnTo>
                                  <a:pt x="80139" y="0"/>
                                </a:lnTo>
                                <a:lnTo>
                                  <a:pt x="0" y="0"/>
                                </a:lnTo>
                                <a:lnTo>
                                  <a:pt x="0" y="48261"/>
                                </a:lnTo>
                                <a:close/>
                              </a:path>
                            </a:pathLst>
                          </a:custGeom>
                          <a:ln w="13589">
                            <a:solidFill>
                              <a:srgbClr val="000000"/>
                            </a:solidFill>
                            <a:prstDash val="solid"/>
                          </a:ln>
                        </wps:spPr>
                        <wps:bodyPr wrap="square" lIns="0" tIns="0" rIns="0" bIns="0" rtlCol="0">
                          <a:prstTxWarp prst="textNoShape">
                            <a:avLst/>
                          </a:prstTxWarp>
                          <a:noAutofit/>
                        </wps:bodyPr>
                      </wps:wsp>
                      <wps:wsp>
                        <wps:cNvPr id="179" name="Graphic 179"/>
                        <wps:cNvSpPr/>
                        <wps:spPr>
                          <a:xfrm>
                            <a:off x="2038284" y="2769191"/>
                            <a:ext cx="80645" cy="55244"/>
                          </a:xfrm>
                          <a:custGeom>
                            <a:avLst/>
                            <a:gdLst/>
                            <a:ahLst/>
                            <a:cxnLst/>
                            <a:rect l="l" t="t" r="r" b="b"/>
                            <a:pathLst>
                              <a:path w="80645" h="55244">
                                <a:moveTo>
                                  <a:pt x="80139" y="0"/>
                                </a:moveTo>
                                <a:lnTo>
                                  <a:pt x="0" y="0"/>
                                </a:lnTo>
                                <a:lnTo>
                                  <a:pt x="0" y="54738"/>
                                </a:lnTo>
                                <a:lnTo>
                                  <a:pt x="80139" y="54738"/>
                                </a:lnTo>
                                <a:lnTo>
                                  <a:pt x="80139" y="0"/>
                                </a:lnTo>
                                <a:close/>
                              </a:path>
                            </a:pathLst>
                          </a:custGeom>
                          <a:solidFill>
                            <a:srgbClr val="6BACBF"/>
                          </a:solidFill>
                        </wps:spPr>
                        <wps:bodyPr wrap="square" lIns="0" tIns="0" rIns="0" bIns="0" rtlCol="0">
                          <a:prstTxWarp prst="textNoShape">
                            <a:avLst/>
                          </a:prstTxWarp>
                          <a:noAutofit/>
                        </wps:bodyPr>
                      </wps:wsp>
                      <wps:wsp>
                        <wps:cNvPr id="180" name="Graphic 180"/>
                        <wps:cNvSpPr/>
                        <wps:spPr>
                          <a:xfrm>
                            <a:off x="2038284" y="2769191"/>
                            <a:ext cx="80645" cy="55244"/>
                          </a:xfrm>
                          <a:custGeom>
                            <a:avLst/>
                            <a:gdLst/>
                            <a:ahLst/>
                            <a:cxnLst/>
                            <a:rect l="l" t="t" r="r" b="b"/>
                            <a:pathLst>
                              <a:path w="80645" h="55244">
                                <a:moveTo>
                                  <a:pt x="0" y="54738"/>
                                </a:moveTo>
                                <a:lnTo>
                                  <a:pt x="80139" y="54738"/>
                                </a:lnTo>
                                <a:lnTo>
                                  <a:pt x="80139" y="0"/>
                                </a:lnTo>
                                <a:lnTo>
                                  <a:pt x="0" y="0"/>
                                </a:lnTo>
                                <a:lnTo>
                                  <a:pt x="0" y="54738"/>
                                </a:lnTo>
                                <a:close/>
                              </a:path>
                            </a:pathLst>
                          </a:custGeom>
                          <a:ln w="13589">
                            <a:solidFill>
                              <a:srgbClr val="000000"/>
                            </a:solidFill>
                            <a:prstDash val="solid"/>
                          </a:ln>
                        </wps:spPr>
                        <wps:bodyPr wrap="square" lIns="0" tIns="0" rIns="0" bIns="0" rtlCol="0">
                          <a:prstTxWarp prst="textNoShape">
                            <a:avLst/>
                          </a:prstTxWarp>
                          <a:noAutofit/>
                        </wps:bodyPr>
                      </wps:wsp>
                      <wps:wsp>
                        <wps:cNvPr id="181" name="Graphic 181"/>
                        <wps:cNvSpPr/>
                        <wps:spPr>
                          <a:xfrm>
                            <a:off x="2118423" y="2762586"/>
                            <a:ext cx="80645" cy="61594"/>
                          </a:xfrm>
                          <a:custGeom>
                            <a:avLst/>
                            <a:gdLst/>
                            <a:ahLst/>
                            <a:cxnLst/>
                            <a:rect l="l" t="t" r="r" b="b"/>
                            <a:pathLst>
                              <a:path w="80645" h="61594">
                                <a:moveTo>
                                  <a:pt x="80139" y="0"/>
                                </a:moveTo>
                                <a:lnTo>
                                  <a:pt x="0" y="0"/>
                                </a:lnTo>
                                <a:lnTo>
                                  <a:pt x="0" y="61342"/>
                                </a:lnTo>
                                <a:lnTo>
                                  <a:pt x="80139" y="61342"/>
                                </a:lnTo>
                                <a:lnTo>
                                  <a:pt x="80139" y="0"/>
                                </a:lnTo>
                                <a:close/>
                              </a:path>
                            </a:pathLst>
                          </a:custGeom>
                          <a:solidFill>
                            <a:srgbClr val="6BACBF"/>
                          </a:solidFill>
                        </wps:spPr>
                        <wps:bodyPr wrap="square" lIns="0" tIns="0" rIns="0" bIns="0" rtlCol="0">
                          <a:prstTxWarp prst="textNoShape">
                            <a:avLst/>
                          </a:prstTxWarp>
                          <a:noAutofit/>
                        </wps:bodyPr>
                      </wps:wsp>
                      <wps:wsp>
                        <wps:cNvPr id="182" name="Graphic 182"/>
                        <wps:cNvSpPr/>
                        <wps:spPr>
                          <a:xfrm>
                            <a:off x="2118423" y="2762586"/>
                            <a:ext cx="80645" cy="61594"/>
                          </a:xfrm>
                          <a:custGeom>
                            <a:avLst/>
                            <a:gdLst/>
                            <a:ahLst/>
                            <a:cxnLst/>
                            <a:rect l="l" t="t" r="r" b="b"/>
                            <a:pathLst>
                              <a:path w="80645" h="61594">
                                <a:moveTo>
                                  <a:pt x="0" y="61342"/>
                                </a:moveTo>
                                <a:lnTo>
                                  <a:pt x="80139" y="61342"/>
                                </a:lnTo>
                                <a:lnTo>
                                  <a:pt x="80139" y="0"/>
                                </a:lnTo>
                                <a:lnTo>
                                  <a:pt x="0" y="0"/>
                                </a:lnTo>
                                <a:lnTo>
                                  <a:pt x="0" y="61342"/>
                                </a:lnTo>
                                <a:close/>
                              </a:path>
                            </a:pathLst>
                          </a:custGeom>
                          <a:ln w="13589">
                            <a:solidFill>
                              <a:srgbClr val="000000"/>
                            </a:solidFill>
                            <a:prstDash val="solid"/>
                          </a:ln>
                        </wps:spPr>
                        <wps:bodyPr wrap="square" lIns="0" tIns="0" rIns="0" bIns="0" rtlCol="0">
                          <a:prstTxWarp prst="textNoShape">
                            <a:avLst/>
                          </a:prstTxWarp>
                          <a:noAutofit/>
                        </wps:bodyPr>
                      </wps:wsp>
                      <wps:wsp>
                        <wps:cNvPr id="183" name="Graphic 183"/>
                        <wps:cNvSpPr/>
                        <wps:spPr>
                          <a:xfrm>
                            <a:off x="2198563" y="2762586"/>
                            <a:ext cx="80645" cy="61594"/>
                          </a:xfrm>
                          <a:custGeom>
                            <a:avLst/>
                            <a:gdLst/>
                            <a:ahLst/>
                            <a:cxnLst/>
                            <a:rect l="l" t="t" r="r" b="b"/>
                            <a:pathLst>
                              <a:path w="80645" h="61594">
                                <a:moveTo>
                                  <a:pt x="80139" y="0"/>
                                </a:moveTo>
                                <a:lnTo>
                                  <a:pt x="0" y="0"/>
                                </a:lnTo>
                                <a:lnTo>
                                  <a:pt x="0" y="61342"/>
                                </a:lnTo>
                                <a:lnTo>
                                  <a:pt x="80139" y="61342"/>
                                </a:lnTo>
                                <a:lnTo>
                                  <a:pt x="80139" y="0"/>
                                </a:lnTo>
                                <a:close/>
                              </a:path>
                            </a:pathLst>
                          </a:custGeom>
                          <a:solidFill>
                            <a:srgbClr val="6BACBF"/>
                          </a:solidFill>
                        </wps:spPr>
                        <wps:bodyPr wrap="square" lIns="0" tIns="0" rIns="0" bIns="0" rtlCol="0">
                          <a:prstTxWarp prst="textNoShape">
                            <a:avLst/>
                          </a:prstTxWarp>
                          <a:noAutofit/>
                        </wps:bodyPr>
                      </wps:wsp>
                      <wps:wsp>
                        <wps:cNvPr id="184" name="Graphic 184"/>
                        <wps:cNvSpPr/>
                        <wps:spPr>
                          <a:xfrm>
                            <a:off x="2198563" y="2762586"/>
                            <a:ext cx="80645" cy="61594"/>
                          </a:xfrm>
                          <a:custGeom>
                            <a:avLst/>
                            <a:gdLst/>
                            <a:ahLst/>
                            <a:cxnLst/>
                            <a:rect l="l" t="t" r="r" b="b"/>
                            <a:pathLst>
                              <a:path w="80645" h="61594">
                                <a:moveTo>
                                  <a:pt x="0" y="61342"/>
                                </a:moveTo>
                                <a:lnTo>
                                  <a:pt x="80139" y="61342"/>
                                </a:lnTo>
                                <a:lnTo>
                                  <a:pt x="80139" y="0"/>
                                </a:lnTo>
                                <a:lnTo>
                                  <a:pt x="0" y="0"/>
                                </a:lnTo>
                                <a:lnTo>
                                  <a:pt x="0" y="61342"/>
                                </a:lnTo>
                                <a:close/>
                              </a:path>
                            </a:pathLst>
                          </a:custGeom>
                          <a:ln w="13589">
                            <a:solidFill>
                              <a:srgbClr val="000000"/>
                            </a:solidFill>
                            <a:prstDash val="solid"/>
                          </a:ln>
                        </wps:spPr>
                        <wps:bodyPr wrap="square" lIns="0" tIns="0" rIns="0" bIns="0" rtlCol="0">
                          <a:prstTxWarp prst="textNoShape">
                            <a:avLst/>
                          </a:prstTxWarp>
                          <a:noAutofit/>
                        </wps:bodyPr>
                      </wps:wsp>
                      <wps:wsp>
                        <wps:cNvPr id="185" name="Graphic 185"/>
                        <wps:cNvSpPr/>
                        <wps:spPr>
                          <a:xfrm>
                            <a:off x="2278702" y="2786717"/>
                            <a:ext cx="80645" cy="37465"/>
                          </a:xfrm>
                          <a:custGeom>
                            <a:avLst/>
                            <a:gdLst/>
                            <a:ahLst/>
                            <a:cxnLst/>
                            <a:rect l="l" t="t" r="r" b="b"/>
                            <a:pathLst>
                              <a:path w="80645" h="37465">
                                <a:moveTo>
                                  <a:pt x="80139" y="0"/>
                                </a:moveTo>
                                <a:lnTo>
                                  <a:pt x="0" y="0"/>
                                </a:lnTo>
                                <a:lnTo>
                                  <a:pt x="0" y="37212"/>
                                </a:lnTo>
                                <a:lnTo>
                                  <a:pt x="80139" y="37212"/>
                                </a:lnTo>
                                <a:lnTo>
                                  <a:pt x="80139" y="0"/>
                                </a:lnTo>
                                <a:close/>
                              </a:path>
                            </a:pathLst>
                          </a:custGeom>
                          <a:solidFill>
                            <a:srgbClr val="6BACBF"/>
                          </a:solidFill>
                        </wps:spPr>
                        <wps:bodyPr wrap="square" lIns="0" tIns="0" rIns="0" bIns="0" rtlCol="0">
                          <a:prstTxWarp prst="textNoShape">
                            <a:avLst/>
                          </a:prstTxWarp>
                          <a:noAutofit/>
                        </wps:bodyPr>
                      </wps:wsp>
                      <wps:wsp>
                        <wps:cNvPr id="186" name="Graphic 186"/>
                        <wps:cNvSpPr/>
                        <wps:spPr>
                          <a:xfrm>
                            <a:off x="2278702" y="2786717"/>
                            <a:ext cx="80645" cy="37465"/>
                          </a:xfrm>
                          <a:custGeom>
                            <a:avLst/>
                            <a:gdLst/>
                            <a:ahLst/>
                            <a:cxnLst/>
                            <a:rect l="l" t="t" r="r" b="b"/>
                            <a:pathLst>
                              <a:path w="80645" h="37465">
                                <a:moveTo>
                                  <a:pt x="0" y="37212"/>
                                </a:moveTo>
                                <a:lnTo>
                                  <a:pt x="80139" y="37212"/>
                                </a:lnTo>
                                <a:lnTo>
                                  <a:pt x="80139" y="0"/>
                                </a:lnTo>
                                <a:lnTo>
                                  <a:pt x="0" y="0"/>
                                </a:lnTo>
                                <a:lnTo>
                                  <a:pt x="0" y="37212"/>
                                </a:lnTo>
                                <a:close/>
                              </a:path>
                            </a:pathLst>
                          </a:custGeom>
                          <a:ln w="13589">
                            <a:solidFill>
                              <a:srgbClr val="000000"/>
                            </a:solidFill>
                            <a:prstDash val="solid"/>
                          </a:ln>
                        </wps:spPr>
                        <wps:bodyPr wrap="square" lIns="0" tIns="0" rIns="0" bIns="0" rtlCol="0">
                          <a:prstTxWarp prst="textNoShape">
                            <a:avLst/>
                          </a:prstTxWarp>
                          <a:noAutofit/>
                        </wps:bodyPr>
                      </wps:wsp>
                      <wps:wsp>
                        <wps:cNvPr id="187" name="Graphic 187"/>
                        <wps:cNvSpPr/>
                        <wps:spPr>
                          <a:xfrm>
                            <a:off x="2358841" y="2782272"/>
                            <a:ext cx="80645" cy="41910"/>
                          </a:xfrm>
                          <a:custGeom>
                            <a:avLst/>
                            <a:gdLst/>
                            <a:ahLst/>
                            <a:cxnLst/>
                            <a:rect l="l" t="t" r="r" b="b"/>
                            <a:pathLst>
                              <a:path w="80645" h="41910">
                                <a:moveTo>
                                  <a:pt x="80139" y="0"/>
                                </a:moveTo>
                                <a:lnTo>
                                  <a:pt x="0" y="0"/>
                                </a:lnTo>
                                <a:lnTo>
                                  <a:pt x="0" y="41657"/>
                                </a:lnTo>
                                <a:lnTo>
                                  <a:pt x="80139" y="41657"/>
                                </a:lnTo>
                                <a:lnTo>
                                  <a:pt x="80139" y="0"/>
                                </a:lnTo>
                                <a:close/>
                              </a:path>
                            </a:pathLst>
                          </a:custGeom>
                          <a:solidFill>
                            <a:srgbClr val="6BACBF"/>
                          </a:solidFill>
                        </wps:spPr>
                        <wps:bodyPr wrap="square" lIns="0" tIns="0" rIns="0" bIns="0" rtlCol="0">
                          <a:prstTxWarp prst="textNoShape">
                            <a:avLst/>
                          </a:prstTxWarp>
                          <a:noAutofit/>
                        </wps:bodyPr>
                      </wps:wsp>
                      <wps:wsp>
                        <wps:cNvPr id="188" name="Graphic 188"/>
                        <wps:cNvSpPr/>
                        <wps:spPr>
                          <a:xfrm>
                            <a:off x="2358841" y="2782272"/>
                            <a:ext cx="80645" cy="41910"/>
                          </a:xfrm>
                          <a:custGeom>
                            <a:avLst/>
                            <a:gdLst/>
                            <a:ahLst/>
                            <a:cxnLst/>
                            <a:rect l="l" t="t" r="r" b="b"/>
                            <a:pathLst>
                              <a:path w="80645" h="41910">
                                <a:moveTo>
                                  <a:pt x="0" y="41657"/>
                                </a:moveTo>
                                <a:lnTo>
                                  <a:pt x="80139" y="41657"/>
                                </a:lnTo>
                                <a:lnTo>
                                  <a:pt x="80139" y="0"/>
                                </a:lnTo>
                                <a:lnTo>
                                  <a:pt x="0" y="0"/>
                                </a:lnTo>
                                <a:lnTo>
                                  <a:pt x="0" y="41657"/>
                                </a:lnTo>
                                <a:close/>
                              </a:path>
                            </a:pathLst>
                          </a:custGeom>
                          <a:ln w="13589">
                            <a:solidFill>
                              <a:srgbClr val="000000"/>
                            </a:solidFill>
                            <a:prstDash val="solid"/>
                          </a:ln>
                        </wps:spPr>
                        <wps:bodyPr wrap="square" lIns="0" tIns="0" rIns="0" bIns="0" rtlCol="0">
                          <a:prstTxWarp prst="textNoShape">
                            <a:avLst/>
                          </a:prstTxWarp>
                          <a:noAutofit/>
                        </wps:bodyPr>
                      </wps:wsp>
                      <wps:wsp>
                        <wps:cNvPr id="189" name="Graphic 189"/>
                        <wps:cNvSpPr/>
                        <wps:spPr>
                          <a:xfrm>
                            <a:off x="2438981" y="2791035"/>
                            <a:ext cx="80645" cy="33020"/>
                          </a:xfrm>
                          <a:custGeom>
                            <a:avLst/>
                            <a:gdLst/>
                            <a:ahLst/>
                            <a:cxnLst/>
                            <a:rect l="l" t="t" r="r" b="b"/>
                            <a:pathLst>
                              <a:path w="80645" h="33020">
                                <a:moveTo>
                                  <a:pt x="80139" y="0"/>
                                </a:moveTo>
                                <a:lnTo>
                                  <a:pt x="0" y="0"/>
                                </a:lnTo>
                                <a:lnTo>
                                  <a:pt x="0" y="32893"/>
                                </a:lnTo>
                                <a:lnTo>
                                  <a:pt x="80139" y="32893"/>
                                </a:lnTo>
                                <a:lnTo>
                                  <a:pt x="80139" y="0"/>
                                </a:lnTo>
                                <a:close/>
                              </a:path>
                            </a:pathLst>
                          </a:custGeom>
                          <a:solidFill>
                            <a:srgbClr val="6BACBF"/>
                          </a:solidFill>
                        </wps:spPr>
                        <wps:bodyPr wrap="square" lIns="0" tIns="0" rIns="0" bIns="0" rtlCol="0">
                          <a:prstTxWarp prst="textNoShape">
                            <a:avLst/>
                          </a:prstTxWarp>
                          <a:noAutofit/>
                        </wps:bodyPr>
                      </wps:wsp>
                      <wps:wsp>
                        <wps:cNvPr id="190" name="Graphic 190"/>
                        <wps:cNvSpPr/>
                        <wps:spPr>
                          <a:xfrm>
                            <a:off x="2438981" y="2791035"/>
                            <a:ext cx="80645" cy="33020"/>
                          </a:xfrm>
                          <a:custGeom>
                            <a:avLst/>
                            <a:gdLst/>
                            <a:ahLst/>
                            <a:cxnLst/>
                            <a:rect l="l" t="t" r="r" b="b"/>
                            <a:pathLst>
                              <a:path w="80645" h="33020">
                                <a:moveTo>
                                  <a:pt x="0" y="32893"/>
                                </a:moveTo>
                                <a:lnTo>
                                  <a:pt x="80139" y="32893"/>
                                </a:lnTo>
                                <a:lnTo>
                                  <a:pt x="80139" y="0"/>
                                </a:lnTo>
                                <a:lnTo>
                                  <a:pt x="0" y="0"/>
                                </a:lnTo>
                                <a:lnTo>
                                  <a:pt x="0" y="32893"/>
                                </a:lnTo>
                                <a:close/>
                              </a:path>
                            </a:pathLst>
                          </a:custGeom>
                          <a:ln w="13589">
                            <a:solidFill>
                              <a:srgbClr val="000000"/>
                            </a:solidFill>
                            <a:prstDash val="solid"/>
                          </a:ln>
                        </wps:spPr>
                        <wps:bodyPr wrap="square" lIns="0" tIns="0" rIns="0" bIns="0" rtlCol="0">
                          <a:prstTxWarp prst="textNoShape">
                            <a:avLst/>
                          </a:prstTxWarp>
                          <a:noAutofit/>
                        </wps:bodyPr>
                      </wps:wsp>
                      <wps:wsp>
                        <wps:cNvPr id="191" name="Graphic 191"/>
                        <wps:cNvSpPr/>
                        <wps:spPr>
                          <a:xfrm>
                            <a:off x="2519120" y="2788876"/>
                            <a:ext cx="80645" cy="35560"/>
                          </a:xfrm>
                          <a:custGeom>
                            <a:avLst/>
                            <a:gdLst/>
                            <a:ahLst/>
                            <a:cxnLst/>
                            <a:rect l="l" t="t" r="r" b="b"/>
                            <a:pathLst>
                              <a:path w="80645" h="35560">
                                <a:moveTo>
                                  <a:pt x="80139" y="0"/>
                                </a:moveTo>
                                <a:lnTo>
                                  <a:pt x="0" y="0"/>
                                </a:lnTo>
                                <a:lnTo>
                                  <a:pt x="0" y="35053"/>
                                </a:lnTo>
                                <a:lnTo>
                                  <a:pt x="80139" y="35053"/>
                                </a:lnTo>
                                <a:lnTo>
                                  <a:pt x="80139" y="0"/>
                                </a:lnTo>
                                <a:close/>
                              </a:path>
                            </a:pathLst>
                          </a:custGeom>
                          <a:solidFill>
                            <a:srgbClr val="6BACBF"/>
                          </a:solidFill>
                        </wps:spPr>
                        <wps:bodyPr wrap="square" lIns="0" tIns="0" rIns="0" bIns="0" rtlCol="0">
                          <a:prstTxWarp prst="textNoShape">
                            <a:avLst/>
                          </a:prstTxWarp>
                          <a:noAutofit/>
                        </wps:bodyPr>
                      </wps:wsp>
                      <wps:wsp>
                        <wps:cNvPr id="192" name="Graphic 192"/>
                        <wps:cNvSpPr/>
                        <wps:spPr>
                          <a:xfrm>
                            <a:off x="2519120" y="2788876"/>
                            <a:ext cx="80645" cy="35560"/>
                          </a:xfrm>
                          <a:custGeom>
                            <a:avLst/>
                            <a:gdLst/>
                            <a:ahLst/>
                            <a:cxnLst/>
                            <a:rect l="l" t="t" r="r" b="b"/>
                            <a:pathLst>
                              <a:path w="80645" h="35560">
                                <a:moveTo>
                                  <a:pt x="0" y="35053"/>
                                </a:moveTo>
                                <a:lnTo>
                                  <a:pt x="80139" y="35053"/>
                                </a:lnTo>
                                <a:lnTo>
                                  <a:pt x="80139" y="0"/>
                                </a:lnTo>
                                <a:lnTo>
                                  <a:pt x="0" y="0"/>
                                </a:lnTo>
                                <a:lnTo>
                                  <a:pt x="0" y="35053"/>
                                </a:lnTo>
                                <a:close/>
                              </a:path>
                            </a:pathLst>
                          </a:custGeom>
                          <a:ln w="13589">
                            <a:solidFill>
                              <a:srgbClr val="000000"/>
                            </a:solidFill>
                            <a:prstDash val="solid"/>
                          </a:ln>
                        </wps:spPr>
                        <wps:bodyPr wrap="square" lIns="0" tIns="0" rIns="0" bIns="0" rtlCol="0">
                          <a:prstTxWarp prst="textNoShape">
                            <a:avLst/>
                          </a:prstTxWarp>
                          <a:noAutofit/>
                        </wps:bodyPr>
                      </wps:wsp>
                      <wps:wsp>
                        <wps:cNvPr id="193" name="Graphic 193"/>
                        <wps:cNvSpPr/>
                        <wps:spPr>
                          <a:xfrm>
                            <a:off x="2599260" y="2769191"/>
                            <a:ext cx="80645" cy="55244"/>
                          </a:xfrm>
                          <a:custGeom>
                            <a:avLst/>
                            <a:gdLst/>
                            <a:ahLst/>
                            <a:cxnLst/>
                            <a:rect l="l" t="t" r="r" b="b"/>
                            <a:pathLst>
                              <a:path w="80645" h="55244">
                                <a:moveTo>
                                  <a:pt x="80139" y="0"/>
                                </a:moveTo>
                                <a:lnTo>
                                  <a:pt x="0" y="0"/>
                                </a:lnTo>
                                <a:lnTo>
                                  <a:pt x="0" y="54738"/>
                                </a:lnTo>
                                <a:lnTo>
                                  <a:pt x="80139" y="54738"/>
                                </a:lnTo>
                                <a:lnTo>
                                  <a:pt x="80139" y="0"/>
                                </a:lnTo>
                                <a:close/>
                              </a:path>
                            </a:pathLst>
                          </a:custGeom>
                          <a:solidFill>
                            <a:srgbClr val="6BACBF"/>
                          </a:solidFill>
                        </wps:spPr>
                        <wps:bodyPr wrap="square" lIns="0" tIns="0" rIns="0" bIns="0" rtlCol="0">
                          <a:prstTxWarp prst="textNoShape">
                            <a:avLst/>
                          </a:prstTxWarp>
                          <a:noAutofit/>
                        </wps:bodyPr>
                      </wps:wsp>
                      <wps:wsp>
                        <wps:cNvPr id="194" name="Graphic 194"/>
                        <wps:cNvSpPr/>
                        <wps:spPr>
                          <a:xfrm>
                            <a:off x="2599260" y="2769191"/>
                            <a:ext cx="80645" cy="55244"/>
                          </a:xfrm>
                          <a:custGeom>
                            <a:avLst/>
                            <a:gdLst/>
                            <a:ahLst/>
                            <a:cxnLst/>
                            <a:rect l="l" t="t" r="r" b="b"/>
                            <a:pathLst>
                              <a:path w="80645" h="55244">
                                <a:moveTo>
                                  <a:pt x="0" y="54738"/>
                                </a:moveTo>
                                <a:lnTo>
                                  <a:pt x="80139" y="54738"/>
                                </a:lnTo>
                                <a:lnTo>
                                  <a:pt x="80139" y="0"/>
                                </a:lnTo>
                                <a:lnTo>
                                  <a:pt x="0" y="0"/>
                                </a:lnTo>
                                <a:lnTo>
                                  <a:pt x="0" y="54738"/>
                                </a:lnTo>
                                <a:close/>
                              </a:path>
                            </a:pathLst>
                          </a:custGeom>
                          <a:ln w="13589">
                            <a:solidFill>
                              <a:srgbClr val="000000"/>
                            </a:solidFill>
                            <a:prstDash val="solid"/>
                          </a:ln>
                        </wps:spPr>
                        <wps:bodyPr wrap="square" lIns="0" tIns="0" rIns="0" bIns="0" rtlCol="0">
                          <a:prstTxWarp prst="textNoShape">
                            <a:avLst/>
                          </a:prstTxWarp>
                          <a:noAutofit/>
                        </wps:bodyPr>
                      </wps:wsp>
                      <wps:wsp>
                        <wps:cNvPr id="195" name="Graphic 195"/>
                        <wps:cNvSpPr/>
                        <wps:spPr>
                          <a:xfrm>
                            <a:off x="2679399" y="2791035"/>
                            <a:ext cx="80645" cy="33020"/>
                          </a:xfrm>
                          <a:custGeom>
                            <a:avLst/>
                            <a:gdLst/>
                            <a:ahLst/>
                            <a:cxnLst/>
                            <a:rect l="l" t="t" r="r" b="b"/>
                            <a:pathLst>
                              <a:path w="80645" h="33020">
                                <a:moveTo>
                                  <a:pt x="80139" y="0"/>
                                </a:moveTo>
                                <a:lnTo>
                                  <a:pt x="0" y="0"/>
                                </a:lnTo>
                                <a:lnTo>
                                  <a:pt x="0" y="32893"/>
                                </a:lnTo>
                                <a:lnTo>
                                  <a:pt x="80139" y="32893"/>
                                </a:lnTo>
                                <a:lnTo>
                                  <a:pt x="80139" y="0"/>
                                </a:lnTo>
                                <a:close/>
                              </a:path>
                            </a:pathLst>
                          </a:custGeom>
                          <a:solidFill>
                            <a:srgbClr val="6BACBF"/>
                          </a:solidFill>
                        </wps:spPr>
                        <wps:bodyPr wrap="square" lIns="0" tIns="0" rIns="0" bIns="0" rtlCol="0">
                          <a:prstTxWarp prst="textNoShape">
                            <a:avLst/>
                          </a:prstTxWarp>
                          <a:noAutofit/>
                        </wps:bodyPr>
                      </wps:wsp>
                      <wps:wsp>
                        <wps:cNvPr id="196" name="Graphic 196"/>
                        <wps:cNvSpPr/>
                        <wps:spPr>
                          <a:xfrm>
                            <a:off x="2679399" y="2791035"/>
                            <a:ext cx="80645" cy="33020"/>
                          </a:xfrm>
                          <a:custGeom>
                            <a:avLst/>
                            <a:gdLst/>
                            <a:ahLst/>
                            <a:cxnLst/>
                            <a:rect l="l" t="t" r="r" b="b"/>
                            <a:pathLst>
                              <a:path w="80645" h="33020">
                                <a:moveTo>
                                  <a:pt x="0" y="32893"/>
                                </a:moveTo>
                                <a:lnTo>
                                  <a:pt x="80139" y="32893"/>
                                </a:lnTo>
                                <a:lnTo>
                                  <a:pt x="80139" y="0"/>
                                </a:lnTo>
                                <a:lnTo>
                                  <a:pt x="0" y="0"/>
                                </a:lnTo>
                                <a:lnTo>
                                  <a:pt x="0" y="32893"/>
                                </a:lnTo>
                                <a:close/>
                              </a:path>
                            </a:pathLst>
                          </a:custGeom>
                          <a:ln w="13589">
                            <a:solidFill>
                              <a:srgbClr val="000000"/>
                            </a:solidFill>
                            <a:prstDash val="solid"/>
                          </a:ln>
                        </wps:spPr>
                        <wps:bodyPr wrap="square" lIns="0" tIns="0" rIns="0" bIns="0" rtlCol="0">
                          <a:prstTxWarp prst="textNoShape">
                            <a:avLst/>
                          </a:prstTxWarp>
                          <a:noAutofit/>
                        </wps:bodyPr>
                      </wps:wsp>
                      <wps:wsp>
                        <wps:cNvPr id="197" name="Graphic 197"/>
                        <wps:cNvSpPr/>
                        <wps:spPr>
                          <a:xfrm>
                            <a:off x="2759538" y="2806403"/>
                            <a:ext cx="80645" cy="17780"/>
                          </a:xfrm>
                          <a:custGeom>
                            <a:avLst/>
                            <a:gdLst/>
                            <a:ahLst/>
                            <a:cxnLst/>
                            <a:rect l="l" t="t" r="r" b="b"/>
                            <a:pathLst>
                              <a:path w="80645" h="17780">
                                <a:moveTo>
                                  <a:pt x="80139" y="0"/>
                                </a:moveTo>
                                <a:lnTo>
                                  <a:pt x="0" y="0"/>
                                </a:lnTo>
                                <a:lnTo>
                                  <a:pt x="0" y="17526"/>
                                </a:lnTo>
                                <a:lnTo>
                                  <a:pt x="80139" y="17526"/>
                                </a:lnTo>
                                <a:lnTo>
                                  <a:pt x="80139" y="0"/>
                                </a:lnTo>
                                <a:close/>
                              </a:path>
                            </a:pathLst>
                          </a:custGeom>
                          <a:solidFill>
                            <a:srgbClr val="6BACBF"/>
                          </a:solidFill>
                        </wps:spPr>
                        <wps:bodyPr wrap="square" lIns="0" tIns="0" rIns="0" bIns="0" rtlCol="0">
                          <a:prstTxWarp prst="textNoShape">
                            <a:avLst/>
                          </a:prstTxWarp>
                          <a:noAutofit/>
                        </wps:bodyPr>
                      </wps:wsp>
                      <wps:wsp>
                        <wps:cNvPr id="198" name="Graphic 198"/>
                        <wps:cNvSpPr/>
                        <wps:spPr>
                          <a:xfrm>
                            <a:off x="2759538" y="2806403"/>
                            <a:ext cx="80645" cy="17780"/>
                          </a:xfrm>
                          <a:custGeom>
                            <a:avLst/>
                            <a:gdLst/>
                            <a:ahLst/>
                            <a:cxnLst/>
                            <a:rect l="l" t="t" r="r" b="b"/>
                            <a:pathLst>
                              <a:path w="80645" h="17780">
                                <a:moveTo>
                                  <a:pt x="0" y="17526"/>
                                </a:moveTo>
                                <a:lnTo>
                                  <a:pt x="80139" y="17526"/>
                                </a:lnTo>
                                <a:lnTo>
                                  <a:pt x="80139" y="0"/>
                                </a:lnTo>
                                <a:lnTo>
                                  <a:pt x="0" y="0"/>
                                </a:lnTo>
                                <a:lnTo>
                                  <a:pt x="0" y="17526"/>
                                </a:lnTo>
                                <a:close/>
                              </a:path>
                            </a:pathLst>
                          </a:custGeom>
                          <a:ln w="13589">
                            <a:solidFill>
                              <a:srgbClr val="000000"/>
                            </a:solidFill>
                            <a:prstDash val="solid"/>
                          </a:ln>
                        </wps:spPr>
                        <wps:bodyPr wrap="square" lIns="0" tIns="0" rIns="0" bIns="0" rtlCol="0">
                          <a:prstTxWarp prst="textNoShape">
                            <a:avLst/>
                          </a:prstTxWarp>
                          <a:noAutofit/>
                        </wps:bodyPr>
                      </wps:wsp>
                      <wps:wsp>
                        <wps:cNvPr id="199" name="Graphic 199"/>
                        <wps:cNvSpPr/>
                        <wps:spPr>
                          <a:xfrm>
                            <a:off x="2839678" y="2795480"/>
                            <a:ext cx="80645" cy="28575"/>
                          </a:xfrm>
                          <a:custGeom>
                            <a:avLst/>
                            <a:gdLst/>
                            <a:ahLst/>
                            <a:cxnLst/>
                            <a:rect l="l" t="t" r="r" b="b"/>
                            <a:pathLst>
                              <a:path w="80645" h="28575">
                                <a:moveTo>
                                  <a:pt x="80139" y="0"/>
                                </a:moveTo>
                                <a:lnTo>
                                  <a:pt x="0" y="0"/>
                                </a:lnTo>
                                <a:lnTo>
                                  <a:pt x="0" y="28448"/>
                                </a:lnTo>
                                <a:lnTo>
                                  <a:pt x="80139" y="28448"/>
                                </a:lnTo>
                                <a:lnTo>
                                  <a:pt x="80139" y="0"/>
                                </a:lnTo>
                                <a:close/>
                              </a:path>
                            </a:pathLst>
                          </a:custGeom>
                          <a:solidFill>
                            <a:srgbClr val="6BACBF"/>
                          </a:solidFill>
                        </wps:spPr>
                        <wps:bodyPr wrap="square" lIns="0" tIns="0" rIns="0" bIns="0" rtlCol="0">
                          <a:prstTxWarp prst="textNoShape">
                            <a:avLst/>
                          </a:prstTxWarp>
                          <a:noAutofit/>
                        </wps:bodyPr>
                      </wps:wsp>
                      <wps:wsp>
                        <wps:cNvPr id="200" name="Graphic 200"/>
                        <wps:cNvSpPr/>
                        <wps:spPr>
                          <a:xfrm>
                            <a:off x="2839678" y="2795480"/>
                            <a:ext cx="80645" cy="28575"/>
                          </a:xfrm>
                          <a:custGeom>
                            <a:avLst/>
                            <a:gdLst/>
                            <a:ahLst/>
                            <a:cxnLst/>
                            <a:rect l="l" t="t" r="r" b="b"/>
                            <a:pathLst>
                              <a:path w="80645" h="28575">
                                <a:moveTo>
                                  <a:pt x="0" y="28448"/>
                                </a:moveTo>
                                <a:lnTo>
                                  <a:pt x="80139" y="28448"/>
                                </a:lnTo>
                                <a:lnTo>
                                  <a:pt x="80139" y="0"/>
                                </a:lnTo>
                                <a:lnTo>
                                  <a:pt x="0" y="0"/>
                                </a:lnTo>
                                <a:lnTo>
                                  <a:pt x="0" y="28448"/>
                                </a:lnTo>
                                <a:close/>
                              </a:path>
                            </a:pathLst>
                          </a:custGeom>
                          <a:ln w="13589">
                            <a:solidFill>
                              <a:srgbClr val="000000"/>
                            </a:solidFill>
                            <a:prstDash val="solid"/>
                          </a:ln>
                        </wps:spPr>
                        <wps:bodyPr wrap="square" lIns="0" tIns="0" rIns="0" bIns="0" rtlCol="0">
                          <a:prstTxWarp prst="textNoShape">
                            <a:avLst/>
                          </a:prstTxWarp>
                          <a:noAutofit/>
                        </wps:bodyPr>
                      </wps:wsp>
                      <wps:wsp>
                        <wps:cNvPr id="201" name="Graphic 201"/>
                        <wps:cNvSpPr/>
                        <wps:spPr>
                          <a:xfrm>
                            <a:off x="2919817" y="2797640"/>
                            <a:ext cx="80645" cy="26670"/>
                          </a:xfrm>
                          <a:custGeom>
                            <a:avLst/>
                            <a:gdLst/>
                            <a:ahLst/>
                            <a:cxnLst/>
                            <a:rect l="l" t="t" r="r" b="b"/>
                            <a:pathLst>
                              <a:path w="80645" h="26670">
                                <a:moveTo>
                                  <a:pt x="80139" y="0"/>
                                </a:moveTo>
                                <a:lnTo>
                                  <a:pt x="0" y="0"/>
                                </a:lnTo>
                                <a:lnTo>
                                  <a:pt x="0" y="26289"/>
                                </a:lnTo>
                                <a:lnTo>
                                  <a:pt x="80139" y="26289"/>
                                </a:lnTo>
                                <a:lnTo>
                                  <a:pt x="80139" y="0"/>
                                </a:lnTo>
                                <a:close/>
                              </a:path>
                            </a:pathLst>
                          </a:custGeom>
                          <a:solidFill>
                            <a:srgbClr val="6BACBF"/>
                          </a:solidFill>
                        </wps:spPr>
                        <wps:bodyPr wrap="square" lIns="0" tIns="0" rIns="0" bIns="0" rtlCol="0">
                          <a:prstTxWarp prst="textNoShape">
                            <a:avLst/>
                          </a:prstTxWarp>
                          <a:noAutofit/>
                        </wps:bodyPr>
                      </wps:wsp>
                      <wps:wsp>
                        <wps:cNvPr id="202" name="Graphic 202"/>
                        <wps:cNvSpPr/>
                        <wps:spPr>
                          <a:xfrm>
                            <a:off x="2919817" y="2797640"/>
                            <a:ext cx="80645" cy="26670"/>
                          </a:xfrm>
                          <a:custGeom>
                            <a:avLst/>
                            <a:gdLst/>
                            <a:ahLst/>
                            <a:cxnLst/>
                            <a:rect l="l" t="t" r="r" b="b"/>
                            <a:pathLst>
                              <a:path w="80645" h="26670">
                                <a:moveTo>
                                  <a:pt x="0" y="26289"/>
                                </a:moveTo>
                                <a:lnTo>
                                  <a:pt x="80139" y="26289"/>
                                </a:lnTo>
                                <a:lnTo>
                                  <a:pt x="80139" y="0"/>
                                </a:lnTo>
                                <a:lnTo>
                                  <a:pt x="0" y="0"/>
                                </a:lnTo>
                                <a:lnTo>
                                  <a:pt x="0" y="26289"/>
                                </a:lnTo>
                                <a:close/>
                              </a:path>
                            </a:pathLst>
                          </a:custGeom>
                          <a:ln w="13589">
                            <a:solidFill>
                              <a:srgbClr val="000000"/>
                            </a:solidFill>
                            <a:prstDash val="solid"/>
                          </a:ln>
                        </wps:spPr>
                        <wps:bodyPr wrap="square" lIns="0" tIns="0" rIns="0" bIns="0" rtlCol="0">
                          <a:prstTxWarp prst="textNoShape">
                            <a:avLst/>
                          </a:prstTxWarp>
                          <a:noAutofit/>
                        </wps:bodyPr>
                      </wps:wsp>
                      <wps:wsp>
                        <wps:cNvPr id="203" name="Graphic 203"/>
                        <wps:cNvSpPr/>
                        <wps:spPr>
                          <a:xfrm>
                            <a:off x="2999957" y="2784431"/>
                            <a:ext cx="80645" cy="40005"/>
                          </a:xfrm>
                          <a:custGeom>
                            <a:avLst/>
                            <a:gdLst/>
                            <a:ahLst/>
                            <a:cxnLst/>
                            <a:rect l="l" t="t" r="r" b="b"/>
                            <a:pathLst>
                              <a:path w="80645" h="40005">
                                <a:moveTo>
                                  <a:pt x="80139" y="0"/>
                                </a:moveTo>
                                <a:lnTo>
                                  <a:pt x="0" y="0"/>
                                </a:lnTo>
                                <a:lnTo>
                                  <a:pt x="0" y="39498"/>
                                </a:lnTo>
                                <a:lnTo>
                                  <a:pt x="80139" y="39498"/>
                                </a:lnTo>
                                <a:lnTo>
                                  <a:pt x="80139" y="0"/>
                                </a:lnTo>
                                <a:close/>
                              </a:path>
                            </a:pathLst>
                          </a:custGeom>
                          <a:solidFill>
                            <a:srgbClr val="6BACBF"/>
                          </a:solidFill>
                        </wps:spPr>
                        <wps:bodyPr wrap="square" lIns="0" tIns="0" rIns="0" bIns="0" rtlCol="0">
                          <a:prstTxWarp prst="textNoShape">
                            <a:avLst/>
                          </a:prstTxWarp>
                          <a:noAutofit/>
                        </wps:bodyPr>
                      </wps:wsp>
                      <wps:wsp>
                        <wps:cNvPr id="204" name="Graphic 204"/>
                        <wps:cNvSpPr/>
                        <wps:spPr>
                          <a:xfrm>
                            <a:off x="2999957" y="2784431"/>
                            <a:ext cx="80645" cy="40005"/>
                          </a:xfrm>
                          <a:custGeom>
                            <a:avLst/>
                            <a:gdLst/>
                            <a:ahLst/>
                            <a:cxnLst/>
                            <a:rect l="l" t="t" r="r" b="b"/>
                            <a:pathLst>
                              <a:path w="80645" h="40005">
                                <a:moveTo>
                                  <a:pt x="0" y="39498"/>
                                </a:moveTo>
                                <a:lnTo>
                                  <a:pt x="80139" y="39498"/>
                                </a:lnTo>
                                <a:lnTo>
                                  <a:pt x="80139" y="0"/>
                                </a:lnTo>
                                <a:lnTo>
                                  <a:pt x="0" y="0"/>
                                </a:lnTo>
                                <a:lnTo>
                                  <a:pt x="0" y="39498"/>
                                </a:lnTo>
                                <a:close/>
                              </a:path>
                            </a:pathLst>
                          </a:custGeom>
                          <a:ln w="13589">
                            <a:solidFill>
                              <a:srgbClr val="000000"/>
                            </a:solidFill>
                            <a:prstDash val="solid"/>
                          </a:ln>
                        </wps:spPr>
                        <wps:bodyPr wrap="square" lIns="0" tIns="0" rIns="0" bIns="0" rtlCol="0">
                          <a:prstTxWarp prst="textNoShape">
                            <a:avLst/>
                          </a:prstTxWarp>
                          <a:noAutofit/>
                        </wps:bodyPr>
                      </wps:wsp>
                      <wps:wsp>
                        <wps:cNvPr id="205" name="Graphic 205"/>
                        <wps:cNvSpPr/>
                        <wps:spPr>
                          <a:xfrm>
                            <a:off x="3079969" y="2797640"/>
                            <a:ext cx="80645" cy="26670"/>
                          </a:xfrm>
                          <a:custGeom>
                            <a:avLst/>
                            <a:gdLst/>
                            <a:ahLst/>
                            <a:cxnLst/>
                            <a:rect l="l" t="t" r="r" b="b"/>
                            <a:pathLst>
                              <a:path w="80645" h="26670">
                                <a:moveTo>
                                  <a:pt x="80139" y="0"/>
                                </a:moveTo>
                                <a:lnTo>
                                  <a:pt x="0" y="0"/>
                                </a:lnTo>
                                <a:lnTo>
                                  <a:pt x="0" y="26289"/>
                                </a:lnTo>
                                <a:lnTo>
                                  <a:pt x="80139" y="26289"/>
                                </a:lnTo>
                                <a:lnTo>
                                  <a:pt x="80139" y="0"/>
                                </a:lnTo>
                                <a:close/>
                              </a:path>
                            </a:pathLst>
                          </a:custGeom>
                          <a:solidFill>
                            <a:srgbClr val="6BACBF"/>
                          </a:solidFill>
                        </wps:spPr>
                        <wps:bodyPr wrap="square" lIns="0" tIns="0" rIns="0" bIns="0" rtlCol="0">
                          <a:prstTxWarp prst="textNoShape">
                            <a:avLst/>
                          </a:prstTxWarp>
                          <a:noAutofit/>
                        </wps:bodyPr>
                      </wps:wsp>
                      <wps:wsp>
                        <wps:cNvPr id="206" name="Graphic 206"/>
                        <wps:cNvSpPr/>
                        <wps:spPr>
                          <a:xfrm>
                            <a:off x="3079969" y="2797640"/>
                            <a:ext cx="80645" cy="26670"/>
                          </a:xfrm>
                          <a:custGeom>
                            <a:avLst/>
                            <a:gdLst/>
                            <a:ahLst/>
                            <a:cxnLst/>
                            <a:rect l="l" t="t" r="r" b="b"/>
                            <a:pathLst>
                              <a:path w="80645" h="26670">
                                <a:moveTo>
                                  <a:pt x="0" y="26289"/>
                                </a:moveTo>
                                <a:lnTo>
                                  <a:pt x="80139" y="26289"/>
                                </a:lnTo>
                                <a:lnTo>
                                  <a:pt x="80139" y="0"/>
                                </a:lnTo>
                                <a:lnTo>
                                  <a:pt x="0" y="0"/>
                                </a:lnTo>
                                <a:lnTo>
                                  <a:pt x="0" y="26289"/>
                                </a:lnTo>
                                <a:close/>
                              </a:path>
                            </a:pathLst>
                          </a:custGeom>
                          <a:ln w="13589">
                            <a:solidFill>
                              <a:srgbClr val="000000"/>
                            </a:solidFill>
                            <a:prstDash val="solid"/>
                          </a:ln>
                        </wps:spPr>
                        <wps:bodyPr wrap="square" lIns="0" tIns="0" rIns="0" bIns="0" rtlCol="0">
                          <a:prstTxWarp prst="textNoShape">
                            <a:avLst/>
                          </a:prstTxWarp>
                          <a:noAutofit/>
                        </wps:bodyPr>
                      </wps:wsp>
                      <wps:wsp>
                        <wps:cNvPr id="207" name="Graphic 207"/>
                        <wps:cNvSpPr/>
                        <wps:spPr>
                          <a:xfrm>
                            <a:off x="3160108" y="2801958"/>
                            <a:ext cx="80645" cy="22225"/>
                          </a:xfrm>
                          <a:custGeom>
                            <a:avLst/>
                            <a:gdLst/>
                            <a:ahLst/>
                            <a:cxnLst/>
                            <a:rect l="l" t="t" r="r" b="b"/>
                            <a:pathLst>
                              <a:path w="80645" h="22225">
                                <a:moveTo>
                                  <a:pt x="80139" y="0"/>
                                </a:moveTo>
                                <a:lnTo>
                                  <a:pt x="0" y="0"/>
                                </a:lnTo>
                                <a:lnTo>
                                  <a:pt x="0" y="21971"/>
                                </a:lnTo>
                                <a:lnTo>
                                  <a:pt x="80139" y="21971"/>
                                </a:lnTo>
                                <a:lnTo>
                                  <a:pt x="80139" y="0"/>
                                </a:lnTo>
                                <a:close/>
                              </a:path>
                            </a:pathLst>
                          </a:custGeom>
                          <a:solidFill>
                            <a:srgbClr val="6BACBF"/>
                          </a:solidFill>
                        </wps:spPr>
                        <wps:bodyPr wrap="square" lIns="0" tIns="0" rIns="0" bIns="0" rtlCol="0">
                          <a:prstTxWarp prst="textNoShape">
                            <a:avLst/>
                          </a:prstTxWarp>
                          <a:noAutofit/>
                        </wps:bodyPr>
                      </wps:wsp>
                      <wps:wsp>
                        <wps:cNvPr id="208" name="Graphic 208"/>
                        <wps:cNvSpPr/>
                        <wps:spPr>
                          <a:xfrm>
                            <a:off x="3160108" y="2801958"/>
                            <a:ext cx="80645" cy="22225"/>
                          </a:xfrm>
                          <a:custGeom>
                            <a:avLst/>
                            <a:gdLst/>
                            <a:ahLst/>
                            <a:cxnLst/>
                            <a:rect l="l" t="t" r="r" b="b"/>
                            <a:pathLst>
                              <a:path w="80645" h="22225">
                                <a:moveTo>
                                  <a:pt x="0" y="21971"/>
                                </a:moveTo>
                                <a:lnTo>
                                  <a:pt x="80139" y="21971"/>
                                </a:lnTo>
                                <a:lnTo>
                                  <a:pt x="80139" y="0"/>
                                </a:lnTo>
                                <a:lnTo>
                                  <a:pt x="0" y="0"/>
                                </a:lnTo>
                                <a:lnTo>
                                  <a:pt x="0" y="21971"/>
                                </a:lnTo>
                                <a:close/>
                              </a:path>
                            </a:pathLst>
                          </a:custGeom>
                          <a:ln w="13589">
                            <a:solidFill>
                              <a:srgbClr val="000000"/>
                            </a:solidFill>
                            <a:prstDash val="solid"/>
                          </a:ln>
                        </wps:spPr>
                        <wps:bodyPr wrap="square" lIns="0" tIns="0" rIns="0" bIns="0" rtlCol="0">
                          <a:prstTxWarp prst="textNoShape">
                            <a:avLst/>
                          </a:prstTxWarp>
                          <a:noAutofit/>
                        </wps:bodyPr>
                      </wps:wsp>
                      <wps:wsp>
                        <wps:cNvPr id="209" name="Graphic 209"/>
                        <wps:cNvSpPr/>
                        <wps:spPr>
                          <a:xfrm>
                            <a:off x="3240248" y="2801958"/>
                            <a:ext cx="80645" cy="22225"/>
                          </a:xfrm>
                          <a:custGeom>
                            <a:avLst/>
                            <a:gdLst/>
                            <a:ahLst/>
                            <a:cxnLst/>
                            <a:rect l="l" t="t" r="r" b="b"/>
                            <a:pathLst>
                              <a:path w="80645" h="22225">
                                <a:moveTo>
                                  <a:pt x="80139" y="0"/>
                                </a:moveTo>
                                <a:lnTo>
                                  <a:pt x="0" y="0"/>
                                </a:lnTo>
                                <a:lnTo>
                                  <a:pt x="0" y="21971"/>
                                </a:lnTo>
                                <a:lnTo>
                                  <a:pt x="80139" y="21971"/>
                                </a:lnTo>
                                <a:lnTo>
                                  <a:pt x="80139" y="0"/>
                                </a:lnTo>
                                <a:close/>
                              </a:path>
                            </a:pathLst>
                          </a:custGeom>
                          <a:solidFill>
                            <a:srgbClr val="6BACBF"/>
                          </a:solidFill>
                        </wps:spPr>
                        <wps:bodyPr wrap="square" lIns="0" tIns="0" rIns="0" bIns="0" rtlCol="0">
                          <a:prstTxWarp prst="textNoShape">
                            <a:avLst/>
                          </a:prstTxWarp>
                          <a:noAutofit/>
                        </wps:bodyPr>
                      </wps:wsp>
                      <wps:wsp>
                        <wps:cNvPr id="210" name="Graphic 210"/>
                        <wps:cNvSpPr/>
                        <wps:spPr>
                          <a:xfrm>
                            <a:off x="3240248" y="2801958"/>
                            <a:ext cx="80645" cy="22225"/>
                          </a:xfrm>
                          <a:custGeom>
                            <a:avLst/>
                            <a:gdLst/>
                            <a:ahLst/>
                            <a:cxnLst/>
                            <a:rect l="l" t="t" r="r" b="b"/>
                            <a:pathLst>
                              <a:path w="80645" h="22225">
                                <a:moveTo>
                                  <a:pt x="0" y="21971"/>
                                </a:moveTo>
                                <a:lnTo>
                                  <a:pt x="80139" y="21971"/>
                                </a:lnTo>
                                <a:lnTo>
                                  <a:pt x="80139" y="0"/>
                                </a:lnTo>
                                <a:lnTo>
                                  <a:pt x="0" y="0"/>
                                </a:lnTo>
                                <a:lnTo>
                                  <a:pt x="0" y="21971"/>
                                </a:lnTo>
                                <a:close/>
                              </a:path>
                            </a:pathLst>
                          </a:custGeom>
                          <a:ln w="13589">
                            <a:solidFill>
                              <a:srgbClr val="000000"/>
                            </a:solidFill>
                            <a:prstDash val="solid"/>
                          </a:ln>
                        </wps:spPr>
                        <wps:bodyPr wrap="square" lIns="0" tIns="0" rIns="0" bIns="0" rtlCol="0">
                          <a:prstTxWarp prst="textNoShape">
                            <a:avLst/>
                          </a:prstTxWarp>
                          <a:noAutofit/>
                        </wps:bodyPr>
                      </wps:wsp>
                      <wps:wsp>
                        <wps:cNvPr id="211" name="Graphic 211"/>
                        <wps:cNvSpPr/>
                        <wps:spPr>
                          <a:xfrm>
                            <a:off x="3320387" y="2813007"/>
                            <a:ext cx="80645" cy="11430"/>
                          </a:xfrm>
                          <a:custGeom>
                            <a:avLst/>
                            <a:gdLst/>
                            <a:ahLst/>
                            <a:cxnLst/>
                            <a:rect l="l" t="t" r="r" b="b"/>
                            <a:pathLst>
                              <a:path w="80645" h="11430">
                                <a:moveTo>
                                  <a:pt x="80139" y="0"/>
                                </a:moveTo>
                                <a:lnTo>
                                  <a:pt x="0" y="0"/>
                                </a:lnTo>
                                <a:lnTo>
                                  <a:pt x="0" y="10922"/>
                                </a:lnTo>
                                <a:lnTo>
                                  <a:pt x="80139" y="10922"/>
                                </a:lnTo>
                                <a:lnTo>
                                  <a:pt x="80139" y="0"/>
                                </a:lnTo>
                                <a:close/>
                              </a:path>
                            </a:pathLst>
                          </a:custGeom>
                          <a:solidFill>
                            <a:srgbClr val="6BACBF"/>
                          </a:solidFill>
                        </wps:spPr>
                        <wps:bodyPr wrap="square" lIns="0" tIns="0" rIns="0" bIns="0" rtlCol="0">
                          <a:prstTxWarp prst="textNoShape">
                            <a:avLst/>
                          </a:prstTxWarp>
                          <a:noAutofit/>
                        </wps:bodyPr>
                      </wps:wsp>
                      <wps:wsp>
                        <wps:cNvPr id="212" name="Graphic 212"/>
                        <wps:cNvSpPr/>
                        <wps:spPr>
                          <a:xfrm>
                            <a:off x="3320387" y="2813007"/>
                            <a:ext cx="80645" cy="11430"/>
                          </a:xfrm>
                          <a:custGeom>
                            <a:avLst/>
                            <a:gdLst/>
                            <a:ahLst/>
                            <a:cxnLst/>
                            <a:rect l="l" t="t" r="r" b="b"/>
                            <a:pathLst>
                              <a:path w="80645" h="11430">
                                <a:moveTo>
                                  <a:pt x="0" y="10922"/>
                                </a:moveTo>
                                <a:lnTo>
                                  <a:pt x="80139" y="10922"/>
                                </a:lnTo>
                                <a:lnTo>
                                  <a:pt x="80139" y="0"/>
                                </a:lnTo>
                                <a:lnTo>
                                  <a:pt x="0" y="0"/>
                                </a:lnTo>
                                <a:lnTo>
                                  <a:pt x="0" y="10922"/>
                                </a:lnTo>
                                <a:close/>
                              </a:path>
                            </a:pathLst>
                          </a:custGeom>
                          <a:ln w="13589">
                            <a:solidFill>
                              <a:srgbClr val="000000"/>
                            </a:solidFill>
                            <a:prstDash val="solid"/>
                          </a:ln>
                        </wps:spPr>
                        <wps:bodyPr wrap="square" lIns="0" tIns="0" rIns="0" bIns="0" rtlCol="0">
                          <a:prstTxWarp prst="textNoShape">
                            <a:avLst/>
                          </a:prstTxWarp>
                          <a:noAutofit/>
                        </wps:bodyPr>
                      </wps:wsp>
                      <wps:wsp>
                        <wps:cNvPr id="213" name="Graphic 213"/>
                        <wps:cNvSpPr/>
                        <wps:spPr>
                          <a:xfrm>
                            <a:off x="3400527" y="2799799"/>
                            <a:ext cx="80645" cy="24130"/>
                          </a:xfrm>
                          <a:custGeom>
                            <a:avLst/>
                            <a:gdLst/>
                            <a:ahLst/>
                            <a:cxnLst/>
                            <a:rect l="l" t="t" r="r" b="b"/>
                            <a:pathLst>
                              <a:path w="80645" h="24130">
                                <a:moveTo>
                                  <a:pt x="80139" y="0"/>
                                </a:moveTo>
                                <a:lnTo>
                                  <a:pt x="0" y="0"/>
                                </a:lnTo>
                                <a:lnTo>
                                  <a:pt x="0" y="24130"/>
                                </a:lnTo>
                                <a:lnTo>
                                  <a:pt x="80139" y="24130"/>
                                </a:lnTo>
                                <a:lnTo>
                                  <a:pt x="80139" y="0"/>
                                </a:lnTo>
                                <a:close/>
                              </a:path>
                            </a:pathLst>
                          </a:custGeom>
                          <a:solidFill>
                            <a:srgbClr val="6BACBF"/>
                          </a:solidFill>
                        </wps:spPr>
                        <wps:bodyPr wrap="square" lIns="0" tIns="0" rIns="0" bIns="0" rtlCol="0">
                          <a:prstTxWarp prst="textNoShape">
                            <a:avLst/>
                          </a:prstTxWarp>
                          <a:noAutofit/>
                        </wps:bodyPr>
                      </wps:wsp>
                      <wps:wsp>
                        <wps:cNvPr id="214" name="Graphic 214"/>
                        <wps:cNvSpPr/>
                        <wps:spPr>
                          <a:xfrm>
                            <a:off x="3400527" y="2799799"/>
                            <a:ext cx="80645" cy="24130"/>
                          </a:xfrm>
                          <a:custGeom>
                            <a:avLst/>
                            <a:gdLst/>
                            <a:ahLst/>
                            <a:cxnLst/>
                            <a:rect l="l" t="t" r="r" b="b"/>
                            <a:pathLst>
                              <a:path w="80645" h="24130">
                                <a:moveTo>
                                  <a:pt x="0" y="24130"/>
                                </a:moveTo>
                                <a:lnTo>
                                  <a:pt x="80139" y="24130"/>
                                </a:lnTo>
                                <a:lnTo>
                                  <a:pt x="80139" y="0"/>
                                </a:lnTo>
                                <a:lnTo>
                                  <a:pt x="0" y="0"/>
                                </a:lnTo>
                                <a:lnTo>
                                  <a:pt x="0" y="24130"/>
                                </a:lnTo>
                                <a:close/>
                              </a:path>
                            </a:pathLst>
                          </a:custGeom>
                          <a:ln w="13589">
                            <a:solidFill>
                              <a:srgbClr val="000000"/>
                            </a:solidFill>
                            <a:prstDash val="solid"/>
                          </a:ln>
                        </wps:spPr>
                        <wps:bodyPr wrap="square" lIns="0" tIns="0" rIns="0" bIns="0" rtlCol="0">
                          <a:prstTxWarp prst="textNoShape">
                            <a:avLst/>
                          </a:prstTxWarp>
                          <a:noAutofit/>
                        </wps:bodyPr>
                      </wps:wsp>
                      <wps:wsp>
                        <wps:cNvPr id="215" name="Graphic 215"/>
                        <wps:cNvSpPr/>
                        <wps:spPr>
                          <a:xfrm>
                            <a:off x="3480666" y="2801958"/>
                            <a:ext cx="80645" cy="22225"/>
                          </a:xfrm>
                          <a:custGeom>
                            <a:avLst/>
                            <a:gdLst/>
                            <a:ahLst/>
                            <a:cxnLst/>
                            <a:rect l="l" t="t" r="r" b="b"/>
                            <a:pathLst>
                              <a:path w="80645" h="22225">
                                <a:moveTo>
                                  <a:pt x="80139" y="0"/>
                                </a:moveTo>
                                <a:lnTo>
                                  <a:pt x="0" y="0"/>
                                </a:lnTo>
                                <a:lnTo>
                                  <a:pt x="0" y="21971"/>
                                </a:lnTo>
                                <a:lnTo>
                                  <a:pt x="80139" y="21971"/>
                                </a:lnTo>
                                <a:lnTo>
                                  <a:pt x="80139" y="0"/>
                                </a:lnTo>
                                <a:close/>
                              </a:path>
                            </a:pathLst>
                          </a:custGeom>
                          <a:solidFill>
                            <a:srgbClr val="6BACBF"/>
                          </a:solidFill>
                        </wps:spPr>
                        <wps:bodyPr wrap="square" lIns="0" tIns="0" rIns="0" bIns="0" rtlCol="0">
                          <a:prstTxWarp prst="textNoShape">
                            <a:avLst/>
                          </a:prstTxWarp>
                          <a:noAutofit/>
                        </wps:bodyPr>
                      </wps:wsp>
                      <wps:wsp>
                        <wps:cNvPr id="216" name="Graphic 216"/>
                        <wps:cNvSpPr/>
                        <wps:spPr>
                          <a:xfrm>
                            <a:off x="3480666" y="2801958"/>
                            <a:ext cx="80645" cy="22225"/>
                          </a:xfrm>
                          <a:custGeom>
                            <a:avLst/>
                            <a:gdLst/>
                            <a:ahLst/>
                            <a:cxnLst/>
                            <a:rect l="l" t="t" r="r" b="b"/>
                            <a:pathLst>
                              <a:path w="80645" h="22225">
                                <a:moveTo>
                                  <a:pt x="0" y="21971"/>
                                </a:moveTo>
                                <a:lnTo>
                                  <a:pt x="80139" y="21971"/>
                                </a:lnTo>
                                <a:lnTo>
                                  <a:pt x="80139" y="0"/>
                                </a:lnTo>
                                <a:lnTo>
                                  <a:pt x="0" y="0"/>
                                </a:lnTo>
                                <a:lnTo>
                                  <a:pt x="0" y="21971"/>
                                </a:lnTo>
                                <a:close/>
                              </a:path>
                            </a:pathLst>
                          </a:custGeom>
                          <a:ln w="13589">
                            <a:solidFill>
                              <a:srgbClr val="000000"/>
                            </a:solidFill>
                            <a:prstDash val="solid"/>
                          </a:ln>
                        </wps:spPr>
                        <wps:bodyPr wrap="square" lIns="0" tIns="0" rIns="0" bIns="0" rtlCol="0">
                          <a:prstTxWarp prst="textNoShape">
                            <a:avLst/>
                          </a:prstTxWarp>
                          <a:noAutofit/>
                        </wps:bodyPr>
                      </wps:wsp>
                      <wps:wsp>
                        <wps:cNvPr id="217" name="Graphic 217"/>
                        <wps:cNvSpPr/>
                        <wps:spPr>
                          <a:xfrm>
                            <a:off x="3560805" y="2815166"/>
                            <a:ext cx="80645" cy="8890"/>
                          </a:xfrm>
                          <a:custGeom>
                            <a:avLst/>
                            <a:gdLst/>
                            <a:ahLst/>
                            <a:cxnLst/>
                            <a:rect l="l" t="t" r="r" b="b"/>
                            <a:pathLst>
                              <a:path w="80645" h="8890">
                                <a:moveTo>
                                  <a:pt x="80139" y="0"/>
                                </a:moveTo>
                                <a:lnTo>
                                  <a:pt x="0" y="0"/>
                                </a:lnTo>
                                <a:lnTo>
                                  <a:pt x="0" y="8763"/>
                                </a:lnTo>
                                <a:lnTo>
                                  <a:pt x="80139" y="8763"/>
                                </a:lnTo>
                                <a:lnTo>
                                  <a:pt x="80139" y="0"/>
                                </a:lnTo>
                                <a:close/>
                              </a:path>
                            </a:pathLst>
                          </a:custGeom>
                          <a:solidFill>
                            <a:srgbClr val="6BACBF"/>
                          </a:solidFill>
                        </wps:spPr>
                        <wps:bodyPr wrap="square" lIns="0" tIns="0" rIns="0" bIns="0" rtlCol="0">
                          <a:prstTxWarp prst="textNoShape">
                            <a:avLst/>
                          </a:prstTxWarp>
                          <a:noAutofit/>
                        </wps:bodyPr>
                      </wps:wsp>
                      <wps:wsp>
                        <wps:cNvPr id="218" name="Graphic 218"/>
                        <wps:cNvSpPr/>
                        <wps:spPr>
                          <a:xfrm>
                            <a:off x="3560805" y="2815166"/>
                            <a:ext cx="80645" cy="8890"/>
                          </a:xfrm>
                          <a:custGeom>
                            <a:avLst/>
                            <a:gdLst/>
                            <a:ahLst/>
                            <a:cxnLst/>
                            <a:rect l="l" t="t" r="r" b="b"/>
                            <a:pathLst>
                              <a:path w="80645" h="8890">
                                <a:moveTo>
                                  <a:pt x="0" y="8763"/>
                                </a:moveTo>
                                <a:lnTo>
                                  <a:pt x="80139" y="8763"/>
                                </a:lnTo>
                                <a:lnTo>
                                  <a:pt x="80139" y="0"/>
                                </a:lnTo>
                                <a:lnTo>
                                  <a:pt x="0" y="0"/>
                                </a:lnTo>
                                <a:lnTo>
                                  <a:pt x="0" y="8763"/>
                                </a:lnTo>
                                <a:close/>
                              </a:path>
                            </a:pathLst>
                          </a:custGeom>
                          <a:ln w="13589">
                            <a:solidFill>
                              <a:srgbClr val="000000"/>
                            </a:solidFill>
                            <a:prstDash val="solid"/>
                          </a:ln>
                        </wps:spPr>
                        <wps:bodyPr wrap="square" lIns="0" tIns="0" rIns="0" bIns="0" rtlCol="0">
                          <a:prstTxWarp prst="textNoShape">
                            <a:avLst/>
                          </a:prstTxWarp>
                          <a:noAutofit/>
                        </wps:bodyPr>
                      </wps:wsp>
                      <wps:wsp>
                        <wps:cNvPr id="219" name="Graphic 219"/>
                        <wps:cNvSpPr/>
                        <wps:spPr>
                          <a:xfrm>
                            <a:off x="3640945" y="2801958"/>
                            <a:ext cx="80645" cy="22225"/>
                          </a:xfrm>
                          <a:custGeom>
                            <a:avLst/>
                            <a:gdLst/>
                            <a:ahLst/>
                            <a:cxnLst/>
                            <a:rect l="l" t="t" r="r" b="b"/>
                            <a:pathLst>
                              <a:path w="80645" h="22225">
                                <a:moveTo>
                                  <a:pt x="80139" y="0"/>
                                </a:moveTo>
                                <a:lnTo>
                                  <a:pt x="0" y="0"/>
                                </a:lnTo>
                                <a:lnTo>
                                  <a:pt x="0" y="21971"/>
                                </a:lnTo>
                                <a:lnTo>
                                  <a:pt x="80139" y="21971"/>
                                </a:lnTo>
                                <a:lnTo>
                                  <a:pt x="80139" y="0"/>
                                </a:lnTo>
                                <a:close/>
                              </a:path>
                            </a:pathLst>
                          </a:custGeom>
                          <a:solidFill>
                            <a:srgbClr val="6BACBF"/>
                          </a:solidFill>
                        </wps:spPr>
                        <wps:bodyPr wrap="square" lIns="0" tIns="0" rIns="0" bIns="0" rtlCol="0">
                          <a:prstTxWarp prst="textNoShape">
                            <a:avLst/>
                          </a:prstTxWarp>
                          <a:noAutofit/>
                        </wps:bodyPr>
                      </wps:wsp>
                      <wps:wsp>
                        <wps:cNvPr id="220" name="Graphic 220"/>
                        <wps:cNvSpPr/>
                        <wps:spPr>
                          <a:xfrm>
                            <a:off x="3640945" y="2801958"/>
                            <a:ext cx="80645" cy="22225"/>
                          </a:xfrm>
                          <a:custGeom>
                            <a:avLst/>
                            <a:gdLst/>
                            <a:ahLst/>
                            <a:cxnLst/>
                            <a:rect l="l" t="t" r="r" b="b"/>
                            <a:pathLst>
                              <a:path w="80645" h="22225">
                                <a:moveTo>
                                  <a:pt x="0" y="21971"/>
                                </a:moveTo>
                                <a:lnTo>
                                  <a:pt x="80139" y="21971"/>
                                </a:lnTo>
                                <a:lnTo>
                                  <a:pt x="80139" y="0"/>
                                </a:lnTo>
                                <a:lnTo>
                                  <a:pt x="0" y="0"/>
                                </a:lnTo>
                                <a:lnTo>
                                  <a:pt x="0" y="21971"/>
                                </a:lnTo>
                                <a:close/>
                              </a:path>
                            </a:pathLst>
                          </a:custGeom>
                          <a:ln w="13589">
                            <a:solidFill>
                              <a:srgbClr val="000000"/>
                            </a:solidFill>
                            <a:prstDash val="solid"/>
                          </a:ln>
                        </wps:spPr>
                        <wps:bodyPr wrap="square" lIns="0" tIns="0" rIns="0" bIns="0" rtlCol="0">
                          <a:prstTxWarp prst="textNoShape">
                            <a:avLst/>
                          </a:prstTxWarp>
                          <a:noAutofit/>
                        </wps:bodyPr>
                      </wps:wsp>
                      <wps:wsp>
                        <wps:cNvPr id="221" name="Graphic 221"/>
                        <wps:cNvSpPr/>
                        <wps:spPr>
                          <a:xfrm>
                            <a:off x="3721084" y="2808562"/>
                            <a:ext cx="80645" cy="15875"/>
                          </a:xfrm>
                          <a:custGeom>
                            <a:avLst/>
                            <a:gdLst/>
                            <a:ahLst/>
                            <a:cxnLst/>
                            <a:rect l="l" t="t" r="r" b="b"/>
                            <a:pathLst>
                              <a:path w="80645" h="15875">
                                <a:moveTo>
                                  <a:pt x="80139" y="0"/>
                                </a:moveTo>
                                <a:lnTo>
                                  <a:pt x="0" y="0"/>
                                </a:lnTo>
                                <a:lnTo>
                                  <a:pt x="0" y="15367"/>
                                </a:lnTo>
                                <a:lnTo>
                                  <a:pt x="80139" y="15367"/>
                                </a:lnTo>
                                <a:lnTo>
                                  <a:pt x="80139" y="0"/>
                                </a:lnTo>
                                <a:close/>
                              </a:path>
                            </a:pathLst>
                          </a:custGeom>
                          <a:solidFill>
                            <a:srgbClr val="6BACBF"/>
                          </a:solidFill>
                        </wps:spPr>
                        <wps:bodyPr wrap="square" lIns="0" tIns="0" rIns="0" bIns="0" rtlCol="0">
                          <a:prstTxWarp prst="textNoShape">
                            <a:avLst/>
                          </a:prstTxWarp>
                          <a:noAutofit/>
                        </wps:bodyPr>
                      </wps:wsp>
                      <wps:wsp>
                        <wps:cNvPr id="222" name="Graphic 222"/>
                        <wps:cNvSpPr/>
                        <wps:spPr>
                          <a:xfrm>
                            <a:off x="3721084" y="2808562"/>
                            <a:ext cx="80645" cy="15875"/>
                          </a:xfrm>
                          <a:custGeom>
                            <a:avLst/>
                            <a:gdLst/>
                            <a:ahLst/>
                            <a:cxnLst/>
                            <a:rect l="l" t="t" r="r" b="b"/>
                            <a:pathLst>
                              <a:path w="80645" h="15875">
                                <a:moveTo>
                                  <a:pt x="0" y="15367"/>
                                </a:moveTo>
                                <a:lnTo>
                                  <a:pt x="80139" y="15367"/>
                                </a:lnTo>
                                <a:lnTo>
                                  <a:pt x="80139" y="0"/>
                                </a:lnTo>
                                <a:lnTo>
                                  <a:pt x="0" y="0"/>
                                </a:lnTo>
                                <a:lnTo>
                                  <a:pt x="0" y="15367"/>
                                </a:lnTo>
                                <a:close/>
                              </a:path>
                            </a:pathLst>
                          </a:custGeom>
                          <a:ln w="13589">
                            <a:solidFill>
                              <a:srgbClr val="000000"/>
                            </a:solidFill>
                            <a:prstDash val="solid"/>
                          </a:ln>
                        </wps:spPr>
                        <wps:bodyPr wrap="square" lIns="0" tIns="0" rIns="0" bIns="0" rtlCol="0">
                          <a:prstTxWarp prst="textNoShape">
                            <a:avLst/>
                          </a:prstTxWarp>
                          <a:noAutofit/>
                        </wps:bodyPr>
                      </wps:wsp>
                      <wps:wsp>
                        <wps:cNvPr id="223" name="Graphic 223"/>
                        <wps:cNvSpPr/>
                        <wps:spPr>
                          <a:xfrm>
                            <a:off x="3801224" y="2813007"/>
                            <a:ext cx="80645" cy="11430"/>
                          </a:xfrm>
                          <a:custGeom>
                            <a:avLst/>
                            <a:gdLst/>
                            <a:ahLst/>
                            <a:cxnLst/>
                            <a:rect l="l" t="t" r="r" b="b"/>
                            <a:pathLst>
                              <a:path w="80645" h="11430">
                                <a:moveTo>
                                  <a:pt x="80139" y="0"/>
                                </a:moveTo>
                                <a:lnTo>
                                  <a:pt x="0" y="0"/>
                                </a:lnTo>
                                <a:lnTo>
                                  <a:pt x="0" y="10922"/>
                                </a:lnTo>
                                <a:lnTo>
                                  <a:pt x="80139" y="10922"/>
                                </a:lnTo>
                                <a:lnTo>
                                  <a:pt x="80139" y="0"/>
                                </a:lnTo>
                                <a:close/>
                              </a:path>
                            </a:pathLst>
                          </a:custGeom>
                          <a:solidFill>
                            <a:srgbClr val="6BACBF"/>
                          </a:solidFill>
                        </wps:spPr>
                        <wps:bodyPr wrap="square" lIns="0" tIns="0" rIns="0" bIns="0" rtlCol="0">
                          <a:prstTxWarp prst="textNoShape">
                            <a:avLst/>
                          </a:prstTxWarp>
                          <a:noAutofit/>
                        </wps:bodyPr>
                      </wps:wsp>
                      <wps:wsp>
                        <wps:cNvPr id="224" name="Graphic 224"/>
                        <wps:cNvSpPr/>
                        <wps:spPr>
                          <a:xfrm>
                            <a:off x="3801224" y="2813007"/>
                            <a:ext cx="80645" cy="11430"/>
                          </a:xfrm>
                          <a:custGeom>
                            <a:avLst/>
                            <a:gdLst/>
                            <a:ahLst/>
                            <a:cxnLst/>
                            <a:rect l="l" t="t" r="r" b="b"/>
                            <a:pathLst>
                              <a:path w="80645" h="11430">
                                <a:moveTo>
                                  <a:pt x="0" y="10922"/>
                                </a:moveTo>
                                <a:lnTo>
                                  <a:pt x="80139" y="10922"/>
                                </a:lnTo>
                                <a:lnTo>
                                  <a:pt x="80139" y="0"/>
                                </a:lnTo>
                                <a:lnTo>
                                  <a:pt x="0" y="0"/>
                                </a:lnTo>
                                <a:lnTo>
                                  <a:pt x="0" y="10922"/>
                                </a:lnTo>
                                <a:close/>
                              </a:path>
                            </a:pathLst>
                          </a:custGeom>
                          <a:ln w="13589">
                            <a:solidFill>
                              <a:srgbClr val="000000"/>
                            </a:solidFill>
                            <a:prstDash val="solid"/>
                          </a:ln>
                        </wps:spPr>
                        <wps:bodyPr wrap="square" lIns="0" tIns="0" rIns="0" bIns="0" rtlCol="0">
                          <a:prstTxWarp prst="textNoShape">
                            <a:avLst/>
                          </a:prstTxWarp>
                          <a:noAutofit/>
                        </wps:bodyPr>
                      </wps:wsp>
                      <wps:wsp>
                        <wps:cNvPr id="225" name="Graphic 225"/>
                        <wps:cNvSpPr/>
                        <wps:spPr>
                          <a:xfrm>
                            <a:off x="3881363" y="2815166"/>
                            <a:ext cx="80645" cy="8890"/>
                          </a:xfrm>
                          <a:custGeom>
                            <a:avLst/>
                            <a:gdLst/>
                            <a:ahLst/>
                            <a:cxnLst/>
                            <a:rect l="l" t="t" r="r" b="b"/>
                            <a:pathLst>
                              <a:path w="80645" h="8890">
                                <a:moveTo>
                                  <a:pt x="80139" y="0"/>
                                </a:moveTo>
                                <a:lnTo>
                                  <a:pt x="0" y="0"/>
                                </a:lnTo>
                                <a:lnTo>
                                  <a:pt x="0" y="8763"/>
                                </a:lnTo>
                                <a:lnTo>
                                  <a:pt x="80139" y="8763"/>
                                </a:lnTo>
                                <a:lnTo>
                                  <a:pt x="80139" y="0"/>
                                </a:lnTo>
                                <a:close/>
                              </a:path>
                            </a:pathLst>
                          </a:custGeom>
                          <a:solidFill>
                            <a:srgbClr val="6BACBF"/>
                          </a:solidFill>
                        </wps:spPr>
                        <wps:bodyPr wrap="square" lIns="0" tIns="0" rIns="0" bIns="0" rtlCol="0">
                          <a:prstTxWarp prst="textNoShape">
                            <a:avLst/>
                          </a:prstTxWarp>
                          <a:noAutofit/>
                        </wps:bodyPr>
                      </wps:wsp>
                      <wps:wsp>
                        <wps:cNvPr id="226" name="Graphic 226"/>
                        <wps:cNvSpPr/>
                        <wps:spPr>
                          <a:xfrm>
                            <a:off x="3881363" y="2815166"/>
                            <a:ext cx="80645" cy="8890"/>
                          </a:xfrm>
                          <a:custGeom>
                            <a:avLst/>
                            <a:gdLst/>
                            <a:ahLst/>
                            <a:cxnLst/>
                            <a:rect l="l" t="t" r="r" b="b"/>
                            <a:pathLst>
                              <a:path w="80645" h="8890">
                                <a:moveTo>
                                  <a:pt x="0" y="8763"/>
                                </a:moveTo>
                                <a:lnTo>
                                  <a:pt x="80139" y="8763"/>
                                </a:lnTo>
                                <a:lnTo>
                                  <a:pt x="80139" y="0"/>
                                </a:lnTo>
                                <a:lnTo>
                                  <a:pt x="0" y="0"/>
                                </a:lnTo>
                                <a:lnTo>
                                  <a:pt x="0" y="8763"/>
                                </a:lnTo>
                                <a:close/>
                              </a:path>
                            </a:pathLst>
                          </a:custGeom>
                          <a:ln w="13589">
                            <a:solidFill>
                              <a:srgbClr val="000000"/>
                            </a:solidFill>
                            <a:prstDash val="solid"/>
                          </a:ln>
                        </wps:spPr>
                        <wps:bodyPr wrap="square" lIns="0" tIns="0" rIns="0" bIns="0" rtlCol="0">
                          <a:prstTxWarp prst="textNoShape">
                            <a:avLst/>
                          </a:prstTxWarp>
                          <a:noAutofit/>
                        </wps:bodyPr>
                      </wps:wsp>
                      <wps:wsp>
                        <wps:cNvPr id="227" name="Graphic 227"/>
                        <wps:cNvSpPr/>
                        <wps:spPr>
                          <a:xfrm>
                            <a:off x="3961503" y="2808562"/>
                            <a:ext cx="80645" cy="15875"/>
                          </a:xfrm>
                          <a:custGeom>
                            <a:avLst/>
                            <a:gdLst/>
                            <a:ahLst/>
                            <a:cxnLst/>
                            <a:rect l="l" t="t" r="r" b="b"/>
                            <a:pathLst>
                              <a:path w="80645" h="15875">
                                <a:moveTo>
                                  <a:pt x="80139" y="0"/>
                                </a:moveTo>
                                <a:lnTo>
                                  <a:pt x="0" y="0"/>
                                </a:lnTo>
                                <a:lnTo>
                                  <a:pt x="0" y="15367"/>
                                </a:lnTo>
                                <a:lnTo>
                                  <a:pt x="80139" y="15367"/>
                                </a:lnTo>
                                <a:lnTo>
                                  <a:pt x="80139" y="0"/>
                                </a:lnTo>
                                <a:close/>
                              </a:path>
                            </a:pathLst>
                          </a:custGeom>
                          <a:solidFill>
                            <a:srgbClr val="6BACBF"/>
                          </a:solidFill>
                        </wps:spPr>
                        <wps:bodyPr wrap="square" lIns="0" tIns="0" rIns="0" bIns="0" rtlCol="0">
                          <a:prstTxWarp prst="textNoShape">
                            <a:avLst/>
                          </a:prstTxWarp>
                          <a:noAutofit/>
                        </wps:bodyPr>
                      </wps:wsp>
                      <wps:wsp>
                        <wps:cNvPr id="228" name="Graphic 228"/>
                        <wps:cNvSpPr/>
                        <wps:spPr>
                          <a:xfrm>
                            <a:off x="3961503" y="2808562"/>
                            <a:ext cx="80645" cy="15875"/>
                          </a:xfrm>
                          <a:custGeom>
                            <a:avLst/>
                            <a:gdLst/>
                            <a:ahLst/>
                            <a:cxnLst/>
                            <a:rect l="l" t="t" r="r" b="b"/>
                            <a:pathLst>
                              <a:path w="80645" h="15875">
                                <a:moveTo>
                                  <a:pt x="0" y="15367"/>
                                </a:moveTo>
                                <a:lnTo>
                                  <a:pt x="80139" y="15367"/>
                                </a:lnTo>
                                <a:lnTo>
                                  <a:pt x="80139" y="0"/>
                                </a:lnTo>
                                <a:lnTo>
                                  <a:pt x="0" y="0"/>
                                </a:lnTo>
                                <a:lnTo>
                                  <a:pt x="0" y="15367"/>
                                </a:lnTo>
                                <a:close/>
                              </a:path>
                            </a:pathLst>
                          </a:custGeom>
                          <a:ln w="13589">
                            <a:solidFill>
                              <a:srgbClr val="000000"/>
                            </a:solidFill>
                            <a:prstDash val="solid"/>
                          </a:ln>
                        </wps:spPr>
                        <wps:bodyPr wrap="square" lIns="0" tIns="0" rIns="0" bIns="0" rtlCol="0">
                          <a:prstTxWarp prst="textNoShape">
                            <a:avLst/>
                          </a:prstTxWarp>
                          <a:noAutofit/>
                        </wps:bodyPr>
                      </wps:wsp>
                      <wps:wsp>
                        <wps:cNvPr id="229" name="Graphic 229"/>
                        <wps:cNvSpPr/>
                        <wps:spPr>
                          <a:xfrm>
                            <a:off x="4041642" y="2813007"/>
                            <a:ext cx="80645" cy="11430"/>
                          </a:xfrm>
                          <a:custGeom>
                            <a:avLst/>
                            <a:gdLst/>
                            <a:ahLst/>
                            <a:cxnLst/>
                            <a:rect l="l" t="t" r="r" b="b"/>
                            <a:pathLst>
                              <a:path w="80645" h="11430">
                                <a:moveTo>
                                  <a:pt x="80139" y="0"/>
                                </a:moveTo>
                                <a:lnTo>
                                  <a:pt x="0" y="0"/>
                                </a:lnTo>
                                <a:lnTo>
                                  <a:pt x="0" y="10922"/>
                                </a:lnTo>
                                <a:lnTo>
                                  <a:pt x="80139" y="10922"/>
                                </a:lnTo>
                                <a:lnTo>
                                  <a:pt x="80139" y="0"/>
                                </a:lnTo>
                                <a:close/>
                              </a:path>
                            </a:pathLst>
                          </a:custGeom>
                          <a:solidFill>
                            <a:srgbClr val="6BACBF"/>
                          </a:solidFill>
                        </wps:spPr>
                        <wps:bodyPr wrap="square" lIns="0" tIns="0" rIns="0" bIns="0" rtlCol="0">
                          <a:prstTxWarp prst="textNoShape">
                            <a:avLst/>
                          </a:prstTxWarp>
                          <a:noAutofit/>
                        </wps:bodyPr>
                      </wps:wsp>
                      <wps:wsp>
                        <wps:cNvPr id="230" name="Graphic 230"/>
                        <wps:cNvSpPr/>
                        <wps:spPr>
                          <a:xfrm>
                            <a:off x="4041642" y="2813007"/>
                            <a:ext cx="80645" cy="11430"/>
                          </a:xfrm>
                          <a:custGeom>
                            <a:avLst/>
                            <a:gdLst/>
                            <a:ahLst/>
                            <a:cxnLst/>
                            <a:rect l="l" t="t" r="r" b="b"/>
                            <a:pathLst>
                              <a:path w="80645" h="11430">
                                <a:moveTo>
                                  <a:pt x="0" y="10922"/>
                                </a:moveTo>
                                <a:lnTo>
                                  <a:pt x="80139" y="10922"/>
                                </a:lnTo>
                                <a:lnTo>
                                  <a:pt x="80139" y="0"/>
                                </a:lnTo>
                                <a:lnTo>
                                  <a:pt x="0" y="0"/>
                                </a:lnTo>
                                <a:lnTo>
                                  <a:pt x="0" y="10922"/>
                                </a:lnTo>
                                <a:close/>
                              </a:path>
                            </a:pathLst>
                          </a:custGeom>
                          <a:ln w="13589">
                            <a:solidFill>
                              <a:srgbClr val="000000"/>
                            </a:solidFill>
                            <a:prstDash val="solid"/>
                          </a:ln>
                        </wps:spPr>
                        <wps:bodyPr wrap="square" lIns="0" tIns="0" rIns="0" bIns="0" rtlCol="0">
                          <a:prstTxWarp prst="textNoShape">
                            <a:avLst/>
                          </a:prstTxWarp>
                          <a:noAutofit/>
                        </wps:bodyPr>
                      </wps:wsp>
                      <wps:wsp>
                        <wps:cNvPr id="231" name="Graphic 231"/>
                        <wps:cNvSpPr/>
                        <wps:spPr>
                          <a:xfrm>
                            <a:off x="4121781" y="2804244"/>
                            <a:ext cx="80645" cy="19685"/>
                          </a:xfrm>
                          <a:custGeom>
                            <a:avLst/>
                            <a:gdLst/>
                            <a:ahLst/>
                            <a:cxnLst/>
                            <a:rect l="l" t="t" r="r" b="b"/>
                            <a:pathLst>
                              <a:path w="80645" h="19685">
                                <a:moveTo>
                                  <a:pt x="80139" y="0"/>
                                </a:moveTo>
                                <a:lnTo>
                                  <a:pt x="0" y="0"/>
                                </a:lnTo>
                                <a:lnTo>
                                  <a:pt x="0" y="19685"/>
                                </a:lnTo>
                                <a:lnTo>
                                  <a:pt x="80139" y="19685"/>
                                </a:lnTo>
                                <a:lnTo>
                                  <a:pt x="80139" y="0"/>
                                </a:lnTo>
                                <a:close/>
                              </a:path>
                            </a:pathLst>
                          </a:custGeom>
                          <a:solidFill>
                            <a:srgbClr val="6BACBF"/>
                          </a:solidFill>
                        </wps:spPr>
                        <wps:bodyPr wrap="square" lIns="0" tIns="0" rIns="0" bIns="0" rtlCol="0">
                          <a:prstTxWarp prst="textNoShape">
                            <a:avLst/>
                          </a:prstTxWarp>
                          <a:noAutofit/>
                        </wps:bodyPr>
                      </wps:wsp>
                      <wps:wsp>
                        <wps:cNvPr id="232" name="Graphic 232"/>
                        <wps:cNvSpPr/>
                        <wps:spPr>
                          <a:xfrm>
                            <a:off x="4121781" y="2804244"/>
                            <a:ext cx="80645" cy="19685"/>
                          </a:xfrm>
                          <a:custGeom>
                            <a:avLst/>
                            <a:gdLst/>
                            <a:ahLst/>
                            <a:cxnLst/>
                            <a:rect l="l" t="t" r="r" b="b"/>
                            <a:pathLst>
                              <a:path w="80645" h="19685">
                                <a:moveTo>
                                  <a:pt x="0" y="19685"/>
                                </a:moveTo>
                                <a:lnTo>
                                  <a:pt x="80139" y="19685"/>
                                </a:lnTo>
                                <a:lnTo>
                                  <a:pt x="80139" y="0"/>
                                </a:lnTo>
                                <a:lnTo>
                                  <a:pt x="0" y="0"/>
                                </a:lnTo>
                                <a:lnTo>
                                  <a:pt x="0" y="19685"/>
                                </a:lnTo>
                                <a:close/>
                              </a:path>
                            </a:pathLst>
                          </a:custGeom>
                          <a:ln w="13589">
                            <a:solidFill>
                              <a:srgbClr val="000000"/>
                            </a:solidFill>
                            <a:prstDash val="solid"/>
                          </a:ln>
                        </wps:spPr>
                        <wps:bodyPr wrap="square" lIns="0" tIns="0" rIns="0" bIns="0" rtlCol="0">
                          <a:prstTxWarp prst="textNoShape">
                            <a:avLst/>
                          </a:prstTxWarp>
                          <a:noAutofit/>
                        </wps:bodyPr>
                      </wps:wsp>
                      <wps:wsp>
                        <wps:cNvPr id="233" name="Graphic 233"/>
                        <wps:cNvSpPr/>
                        <wps:spPr>
                          <a:xfrm>
                            <a:off x="4201921" y="2819484"/>
                            <a:ext cx="80645" cy="4445"/>
                          </a:xfrm>
                          <a:custGeom>
                            <a:avLst/>
                            <a:gdLst/>
                            <a:ahLst/>
                            <a:cxnLst/>
                            <a:rect l="l" t="t" r="r" b="b"/>
                            <a:pathLst>
                              <a:path w="80645" h="4445">
                                <a:moveTo>
                                  <a:pt x="80139" y="0"/>
                                </a:moveTo>
                                <a:lnTo>
                                  <a:pt x="0" y="0"/>
                                </a:lnTo>
                                <a:lnTo>
                                  <a:pt x="0" y="4445"/>
                                </a:lnTo>
                                <a:lnTo>
                                  <a:pt x="80139" y="4445"/>
                                </a:lnTo>
                                <a:lnTo>
                                  <a:pt x="80139" y="0"/>
                                </a:lnTo>
                                <a:close/>
                              </a:path>
                            </a:pathLst>
                          </a:custGeom>
                          <a:solidFill>
                            <a:srgbClr val="6BACBF"/>
                          </a:solidFill>
                        </wps:spPr>
                        <wps:bodyPr wrap="square" lIns="0" tIns="0" rIns="0" bIns="0" rtlCol="0">
                          <a:prstTxWarp prst="textNoShape">
                            <a:avLst/>
                          </a:prstTxWarp>
                          <a:noAutofit/>
                        </wps:bodyPr>
                      </wps:wsp>
                      <wps:wsp>
                        <wps:cNvPr id="234" name="Graphic 234"/>
                        <wps:cNvSpPr/>
                        <wps:spPr>
                          <a:xfrm>
                            <a:off x="4201921" y="2819484"/>
                            <a:ext cx="80645" cy="4445"/>
                          </a:xfrm>
                          <a:custGeom>
                            <a:avLst/>
                            <a:gdLst/>
                            <a:ahLst/>
                            <a:cxnLst/>
                            <a:rect l="l" t="t" r="r" b="b"/>
                            <a:pathLst>
                              <a:path w="80645" h="4445">
                                <a:moveTo>
                                  <a:pt x="0" y="4445"/>
                                </a:moveTo>
                                <a:lnTo>
                                  <a:pt x="80139" y="4445"/>
                                </a:lnTo>
                                <a:lnTo>
                                  <a:pt x="80139" y="0"/>
                                </a:lnTo>
                                <a:lnTo>
                                  <a:pt x="0" y="0"/>
                                </a:lnTo>
                                <a:lnTo>
                                  <a:pt x="0" y="4445"/>
                                </a:lnTo>
                                <a:close/>
                              </a:path>
                            </a:pathLst>
                          </a:custGeom>
                          <a:ln w="13589">
                            <a:solidFill>
                              <a:srgbClr val="000000"/>
                            </a:solidFill>
                            <a:prstDash val="solid"/>
                          </a:ln>
                        </wps:spPr>
                        <wps:bodyPr wrap="square" lIns="0" tIns="0" rIns="0" bIns="0" rtlCol="0">
                          <a:prstTxWarp prst="textNoShape">
                            <a:avLst/>
                          </a:prstTxWarp>
                          <a:noAutofit/>
                        </wps:bodyPr>
                      </wps:wsp>
                      <wps:wsp>
                        <wps:cNvPr id="235" name="Graphic 235"/>
                        <wps:cNvSpPr/>
                        <wps:spPr>
                          <a:xfrm>
                            <a:off x="4282060" y="2804244"/>
                            <a:ext cx="80645" cy="19685"/>
                          </a:xfrm>
                          <a:custGeom>
                            <a:avLst/>
                            <a:gdLst/>
                            <a:ahLst/>
                            <a:cxnLst/>
                            <a:rect l="l" t="t" r="r" b="b"/>
                            <a:pathLst>
                              <a:path w="80645" h="19685">
                                <a:moveTo>
                                  <a:pt x="80139" y="0"/>
                                </a:moveTo>
                                <a:lnTo>
                                  <a:pt x="0" y="0"/>
                                </a:lnTo>
                                <a:lnTo>
                                  <a:pt x="0" y="19685"/>
                                </a:lnTo>
                                <a:lnTo>
                                  <a:pt x="80139" y="19685"/>
                                </a:lnTo>
                                <a:lnTo>
                                  <a:pt x="80139" y="0"/>
                                </a:lnTo>
                                <a:close/>
                              </a:path>
                            </a:pathLst>
                          </a:custGeom>
                          <a:solidFill>
                            <a:srgbClr val="6BACBF"/>
                          </a:solidFill>
                        </wps:spPr>
                        <wps:bodyPr wrap="square" lIns="0" tIns="0" rIns="0" bIns="0" rtlCol="0">
                          <a:prstTxWarp prst="textNoShape">
                            <a:avLst/>
                          </a:prstTxWarp>
                          <a:noAutofit/>
                        </wps:bodyPr>
                      </wps:wsp>
                      <wps:wsp>
                        <wps:cNvPr id="236" name="Graphic 236"/>
                        <wps:cNvSpPr/>
                        <wps:spPr>
                          <a:xfrm>
                            <a:off x="4282060" y="2804244"/>
                            <a:ext cx="80645" cy="19685"/>
                          </a:xfrm>
                          <a:custGeom>
                            <a:avLst/>
                            <a:gdLst/>
                            <a:ahLst/>
                            <a:cxnLst/>
                            <a:rect l="l" t="t" r="r" b="b"/>
                            <a:pathLst>
                              <a:path w="80645" h="19685">
                                <a:moveTo>
                                  <a:pt x="0" y="19685"/>
                                </a:moveTo>
                                <a:lnTo>
                                  <a:pt x="80139" y="19685"/>
                                </a:lnTo>
                                <a:lnTo>
                                  <a:pt x="80139" y="0"/>
                                </a:lnTo>
                                <a:lnTo>
                                  <a:pt x="0" y="0"/>
                                </a:lnTo>
                                <a:lnTo>
                                  <a:pt x="0" y="19685"/>
                                </a:lnTo>
                                <a:close/>
                              </a:path>
                            </a:pathLst>
                          </a:custGeom>
                          <a:ln w="13589">
                            <a:solidFill>
                              <a:srgbClr val="000000"/>
                            </a:solidFill>
                            <a:prstDash val="solid"/>
                          </a:ln>
                        </wps:spPr>
                        <wps:bodyPr wrap="square" lIns="0" tIns="0" rIns="0" bIns="0" rtlCol="0">
                          <a:prstTxWarp prst="textNoShape">
                            <a:avLst/>
                          </a:prstTxWarp>
                          <a:noAutofit/>
                        </wps:bodyPr>
                      </wps:wsp>
                      <wps:wsp>
                        <wps:cNvPr id="237" name="Graphic 237"/>
                        <wps:cNvSpPr/>
                        <wps:spPr>
                          <a:xfrm>
                            <a:off x="4362200" y="2813007"/>
                            <a:ext cx="80645" cy="11430"/>
                          </a:xfrm>
                          <a:custGeom>
                            <a:avLst/>
                            <a:gdLst/>
                            <a:ahLst/>
                            <a:cxnLst/>
                            <a:rect l="l" t="t" r="r" b="b"/>
                            <a:pathLst>
                              <a:path w="80645" h="11430">
                                <a:moveTo>
                                  <a:pt x="80139" y="0"/>
                                </a:moveTo>
                                <a:lnTo>
                                  <a:pt x="0" y="0"/>
                                </a:lnTo>
                                <a:lnTo>
                                  <a:pt x="0" y="10922"/>
                                </a:lnTo>
                                <a:lnTo>
                                  <a:pt x="80139" y="10922"/>
                                </a:lnTo>
                                <a:lnTo>
                                  <a:pt x="80139" y="0"/>
                                </a:lnTo>
                                <a:close/>
                              </a:path>
                            </a:pathLst>
                          </a:custGeom>
                          <a:solidFill>
                            <a:srgbClr val="6BACBF"/>
                          </a:solidFill>
                        </wps:spPr>
                        <wps:bodyPr wrap="square" lIns="0" tIns="0" rIns="0" bIns="0" rtlCol="0">
                          <a:prstTxWarp prst="textNoShape">
                            <a:avLst/>
                          </a:prstTxWarp>
                          <a:noAutofit/>
                        </wps:bodyPr>
                      </wps:wsp>
                      <wps:wsp>
                        <wps:cNvPr id="238" name="Graphic 238"/>
                        <wps:cNvSpPr/>
                        <wps:spPr>
                          <a:xfrm>
                            <a:off x="4362200" y="2813007"/>
                            <a:ext cx="80645" cy="11430"/>
                          </a:xfrm>
                          <a:custGeom>
                            <a:avLst/>
                            <a:gdLst/>
                            <a:ahLst/>
                            <a:cxnLst/>
                            <a:rect l="l" t="t" r="r" b="b"/>
                            <a:pathLst>
                              <a:path w="80645" h="11430">
                                <a:moveTo>
                                  <a:pt x="0" y="10922"/>
                                </a:moveTo>
                                <a:lnTo>
                                  <a:pt x="80139" y="10922"/>
                                </a:lnTo>
                                <a:lnTo>
                                  <a:pt x="80139" y="0"/>
                                </a:lnTo>
                                <a:lnTo>
                                  <a:pt x="0" y="0"/>
                                </a:lnTo>
                                <a:lnTo>
                                  <a:pt x="0" y="10922"/>
                                </a:lnTo>
                                <a:close/>
                              </a:path>
                            </a:pathLst>
                          </a:custGeom>
                          <a:ln w="13589">
                            <a:solidFill>
                              <a:srgbClr val="000000"/>
                            </a:solidFill>
                            <a:prstDash val="solid"/>
                          </a:ln>
                        </wps:spPr>
                        <wps:bodyPr wrap="square" lIns="0" tIns="0" rIns="0" bIns="0" rtlCol="0">
                          <a:prstTxWarp prst="textNoShape">
                            <a:avLst/>
                          </a:prstTxWarp>
                          <a:noAutofit/>
                        </wps:bodyPr>
                      </wps:wsp>
                      <wps:wsp>
                        <wps:cNvPr id="239" name="Graphic 239"/>
                        <wps:cNvSpPr/>
                        <wps:spPr>
                          <a:xfrm>
                            <a:off x="4442339" y="2815166"/>
                            <a:ext cx="1270" cy="8890"/>
                          </a:xfrm>
                          <a:custGeom>
                            <a:avLst/>
                            <a:gdLst/>
                            <a:ahLst/>
                            <a:cxnLst/>
                            <a:rect l="l" t="t" r="r" b="b"/>
                            <a:pathLst>
                              <a:path h="8890">
                                <a:moveTo>
                                  <a:pt x="0" y="8763"/>
                                </a:moveTo>
                                <a:lnTo>
                                  <a:pt x="0" y="0"/>
                                </a:lnTo>
                                <a:lnTo>
                                  <a:pt x="0" y="8763"/>
                                </a:lnTo>
                                <a:close/>
                              </a:path>
                            </a:pathLst>
                          </a:custGeom>
                          <a:solidFill>
                            <a:srgbClr val="6BACBF"/>
                          </a:solidFill>
                        </wps:spPr>
                        <wps:bodyPr wrap="square" lIns="0" tIns="0" rIns="0" bIns="0" rtlCol="0">
                          <a:prstTxWarp prst="textNoShape">
                            <a:avLst/>
                          </a:prstTxWarp>
                          <a:noAutofit/>
                        </wps:bodyPr>
                      </wps:wsp>
                      <wps:wsp>
                        <wps:cNvPr id="240" name="Graphic 240"/>
                        <wps:cNvSpPr/>
                        <wps:spPr>
                          <a:xfrm>
                            <a:off x="4442339" y="2815166"/>
                            <a:ext cx="1270" cy="8890"/>
                          </a:xfrm>
                          <a:custGeom>
                            <a:avLst/>
                            <a:gdLst/>
                            <a:ahLst/>
                            <a:cxnLst/>
                            <a:rect l="l" t="t" r="r" b="b"/>
                            <a:pathLst>
                              <a:path h="8890">
                                <a:moveTo>
                                  <a:pt x="0" y="8763"/>
                                </a:moveTo>
                                <a:lnTo>
                                  <a:pt x="0" y="0"/>
                                </a:lnTo>
                                <a:lnTo>
                                  <a:pt x="0" y="8763"/>
                                </a:lnTo>
                              </a:path>
                            </a:pathLst>
                          </a:custGeom>
                          <a:ln w="13589">
                            <a:solidFill>
                              <a:srgbClr val="000000"/>
                            </a:solidFill>
                            <a:prstDash val="solid"/>
                          </a:ln>
                        </wps:spPr>
                        <wps:bodyPr wrap="square" lIns="0" tIns="0" rIns="0" bIns="0" rtlCol="0">
                          <a:prstTxWarp prst="textNoShape">
                            <a:avLst/>
                          </a:prstTxWarp>
                          <a:noAutofit/>
                        </wps:bodyPr>
                      </wps:wsp>
                      <wps:wsp>
                        <wps:cNvPr id="241" name="Graphic 241"/>
                        <wps:cNvSpPr/>
                        <wps:spPr>
                          <a:xfrm>
                            <a:off x="0" y="84076"/>
                            <a:ext cx="4242435" cy="2909570"/>
                          </a:xfrm>
                          <a:custGeom>
                            <a:avLst/>
                            <a:gdLst/>
                            <a:ahLst/>
                            <a:cxnLst/>
                            <a:rect l="l" t="t" r="r" b="b"/>
                            <a:pathLst>
                              <a:path w="4242435" h="2909570">
                                <a:moveTo>
                                  <a:pt x="0" y="2739853"/>
                                </a:moveTo>
                                <a:lnTo>
                                  <a:pt x="34799" y="2739853"/>
                                </a:lnTo>
                              </a:path>
                              <a:path w="4242435" h="2909570">
                                <a:moveTo>
                                  <a:pt x="0" y="2191958"/>
                                </a:moveTo>
                                <a:lnTo>
                                  <a:pt x="34799" y="2191958"/>
                                </a:lnTo>
                              </a:path>
                              <a:path w="4242435" h="2909570">
                                <a:moveTo>
                                  <a:pt x="0" y="1643937"/>
                                </a:moveTo>
                                <a:lnTo>
                                  <a:pt x="34799" y="1643937"/>
                                </a:lnTo>
                              </a:path>
                              <a:path w="4242435" h="2909570">
                                <a:moveTo>
                                  <a:pt x="0" y="1095915"/>
                                </a:moveTo>
                                <a:lnTo>
                                  <a:pt x="34799" y="1095915"/>
                                </a:lnTo>
                              </a:path>
                              <a:path w="4242435" h="2909570">
                                <a:moveTo>
                                  <a:pt x="0" y="548021"/>
                                </a:moveTo>
                                <a:lnTo>
                                  <a:pt x="34799" y="548021"/>
                                </a:lnTo>
                              </a:path>
                              <a:path w="4242435" h="2909570">
                                <a:moveTo>
                                  <a:pt x="0" y="0"/>
                                </a:moveTo>
                                <a:lnTo>
                                  <a:pt x="34799" y="0"/>
                                </a:lnTo>
                              </a:path>
                              <a:path w="4242435" h="2909570">
                                <a:moveTo>
                                  <a:pt x="235211" y="2909149"/>
                                </a:moveTo>
                                <a:lnTo>
                                  <a:pt x="235211" y="2874350"/>
                                </a:lnTo>
                              </a:path>
                              <a:path w="4242435" h="2909570">
                                <a:moveTo>
                                  <a:pt x="1036605" y="2909149"/>
                                </a:moveTo>
                                <a:lnTo>
                                  <a:pt x="1036605" y="2874350"/>
                                </a:lnTo>
                              </a:path>
                              <a:path w="4242435" h="2909570">
                                <a:moveTo>
                                  <a:pt x="1837872" y="2909149"/>
                                </a:moveTo>
                                <a:lnTo>
                                  <a:pt x="1837872" y="2874350"/>
                                </a:lnTo>
                              </a:path>
                              <a:path w="4242435" h="2909570">
                                <a:moveTo>
                                  <a:pt x="2639266" y="2909149"/>
                                </a:moveTo>
                                <a:lnTo>
                                  <a:pt x="2639266" y="2874350"/>
                                </a:lnTo>
                              </a:path>
                              <a:path w="4242435" h="2909570">
                                <a:moveTo>
                                  <a:pt x="3440660" y="2909149"/>
                                </a:moveTo>
                                <a:lnTo>
                                  <a:pt x="3440660" y="2874350"/>
                                </a:lnTo>
                              </a:path>
                              <a:path w="4242435" h="2909570">
                                <a:moveTo>
                                  <a:pt x="4242054" y="2909149"/>
                                </a:moveTo>
                                <a:lnTo>
                                  <a:pt x="4242054" y="2874350"/>
                                </a:lnTo>
                              </a:path>
                            </a:pathLst>
                          </a:custGeom>
                          <a:ln w="13589">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729D480B" id="Group 124" o:spid="_x0000_s1026" style="position:absolute;margin-left:148.75pt;margin-top:-39.85pt;width:350.35pt;height:235.7pt;z-index:15742464;mso-wrap-distance-left:0;mso-wrap-distance-right:0;mso-position-horizontal-relative:page" coordsize="44494,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">
                <v:shape id="Graphic 125" o:spid="_x0000_s1027" style="position:absolute;left:347;width:44076;height:29584;visibility:visible;mso-wrap-style:square;v-text-anchor:top" coordsize="4407535,295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" path="m4407540,l,,,2958426r4407540,l4407540,xe" fillcolor="#ebebeb" stroked="f">
                  <v:path arrowok="t"/>
                </v:shape>
                <v:shape id="Graphic 126" o:spid="_x0000_s1028" style="position:absolute;left:347;top:25499;width:44076;height:13;visibility:visible;mso-wrap-style:square;v-text-anchor:top" coordsize="4407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" path="m,l320557,em881533,r80139,em1041812,l4407540,e" filled="f" strokecolor="white" strokeweight=".53pt">
                  <v:path arrowok="t"/>
                </v:shape>
                <v:shape id="Graphic 127" o:spid="_x0000_s1029" style="position:absolute;left:347;top:3580;width:44076;height:16440;visibility:visible;mso-wrap-style:square;v-text-anchor:top" coordsize="440753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" path="m,1643937r320557,em641115,1643937r3766425,em,1096042r320557,em480836,1096042r3926704,em,548021r320557,em400697,548021r4006843,em,l320557,em400697,l4407540,e" filled="f" strokecolor="white" strokeweight=".53pt">
                  <v:path arrowok="t"/>
                </v:shape>
                <v:shape id="Graphic 128" o:spid="_x0000_s1030" style="position:absolute;left:6359;width:16027;height:29584;visibility:visible;mso-wrap-style:square;v-text-anchor:top" coordsize="1602740,295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" path="m,2823929r,134497em,l,1958144em801394,2823929r,134497em801394,r,2666064em1602661,2823929r,134497em1602661,r,2762586e" filled="f" strokecolor="white" strokeweight=".53pt">
                  <v:path arrowok="t"/>
                </v:shape>
                <v:shape id="Graphic 129" o:spid="_x0000_s1031" style="position:absolute;left:30399;width:8020;height:29584;visibility:visible;mso-wrap-style:square;v-text-anchor:top" coordsize="802005,295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" path="m,2958426l,em801394,2958426l801394,e" filled="f" strokecolor="white" strokeweight=".53pt">
                  <v:path arrowok="t"/>
                </v:shape>
                <v:shape id="Graphic 130" o:spid="_x0000_s1032" style="position:absolute;left:347;top:28205;width:44076;height:13;visibility:visible;mso-wrap-style:square;v-text-anchor:top" coordsize="4407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" path="m,l400697,em1923345,r80140,em2243903,r320558,em2644600,l4407540,e" filled="f" strokecolor="white" strokeweight=".18872mm">
                  <v:path arrowok="t"/>
                </v:shape>
                <v:shape id="Graphic 131" o:spid="_x0000_s1033" style="position:absolute;left:347;top:28273;width:44076;height:12;visibility:visible;mso-wrap-style:square;v-text-anchor:top" coordsize="4407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" path="m,l4407540,e" filled="f" strokecolor="white" strokeweight=".18872mm">
                  <v:path arrowok="t"/>
                </v:shape>
                <v:shape id="Graphic 132" o:spid="_x0000_s1034" style="position:absolute;left:347;top:22760;width:44076;height:13;visibility:visible;mso-wrap-style:square;v-text-anchor:top" coordsize="4407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" path="m,l320557,em721254,l4407540,e" filled="f" strokecolor="white" strokeweight="1.07pt">
                  <v:path arrowok="t"/>
                </v:shape>
                <v:shape id="Graphic 133" o:spid="_x0000_s1035" style="position:absolute;left:347;top:6320;width:44076;height:10961;visibility:visible;mso-wrap-style:square;v-text-anchor:top" coordsize="4407535,109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" path="m,1095915r320557,em480836,1095915r3926704,em,547894r320557,em400697,547894r4006843,em,l320557,em400697,l4407540,e" filled="f" strokecolor="white" strokeweight="1.07pt">
                  <v:path arrowok="t"/>
                </v:shape>
                <v:shape id="Graphic 134" o:spid="_x0000_s1036" style="position:absolute;left:347;width:44076;height:29584;visibility:visible;mso-wrap-style:square;v-text-anchor:top" coordsize="4407535,295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" path="m,84076r4407540,em200412,2958426l200412,e" filled="f" strokecolor="white" strokeweight="1.07pt">
                  <v:path arrowok="t"/>
                </v:shape>
                <v:shape id="Graphic 135" o:spid="_x0000_s1037" style="position:absolute;left:10366;width:16027;height:29584;visibility:visible;mso-wrap-style:square;v-text-anchor:top" coordsize="1602740,295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" path="m,2823929r,134497em,l,2534615em801267,2823929r,134497em801267,r,2729692em1602661,2823929r,134497em1602661,r,2769191e" filled="f" strokecolor="white" strokeweight="1.07pt">
                  <v:path arrowok="t"/>
                </v:shape>
                <v:shape id="Graphic 136" o:spid="_x0000_s1038" style="position:absolute;left:34406;width:8020;height:29584;visibility:visible;mso-wrap-style:square;v-text-anchor:top" coordsize="802005,295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" path="m,2958426l,em801394,2958426l801394,e" filled="f" strokecolor="white" strokeweight="1.07pt">
                  <v:path arrowok="t"/>
                </v:shape>
                <v:shape id="Graphic 137" o:spid="_x0000_s1039" style="position:absolute;left:3553;top:1344;width:807;height:26899;visibility:visible;mso-wrap-style:square;v-text-anchor:top" coordsize="80645,268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" path="m80139,l,,,2689432r80139,l80139,xe" fillcolor="#6bacbf" stroked="f">
                  <v:path arrowok="t"/>
                </v:shape>
                <v:shape id="Graphic 138" o:spid="_x0000_s1040" style="position:absolute;left:3553;top:1344;width:807;height:26899;visibility:visible;mso-wrap-style:square;v-text-anchor:top" coordsize="80645,268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" path="m,2689432r80139,l80139,,,,,2689432xe" filled="f" strokeweight="1.07pt">
                  <v:path arrowok="t"/>
                </v:shape>
                <v:shape id="Graphic 139" o:spid="_x0000_s1041" style="position:absolute;left:4354;top:13269;width:807;height:14973;visibility:visible;mso-wrap-style:square;v-text-anchor:top" coordsize="80645,149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" path="m80139,l,,,1496993r80139,l80139,xe" fillcolor="#6bacbf" stroked="f">
                  <v:path arrowok="t"/>
                </v:shape>
                <v:shape id="Graphic 140" o:spid="_x0000_s1042" style="position:absolute;left:4354;top:13269;width:807;height:14973;visibility:visible;mso-wrap-style:square;v-text-anchor:top" coordsize="80645,149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" path="m,1496993r80139,l80139,,,,,1496993xe" filled="f" strokeweight="1.07pt">
                  <v:path arrowok="t"/>
                </v:shape>
                <v:shape id="Graphic 141" o:spid="_x0000_s1043" style="position:absolute;left:5156;top:17805;width:806;height:10440;visibility:visible;mso-wrap-style:square;v-text-anchor:top" coordsize="80645,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" path="m80139,l,,,1043336r80139,l80139,xe" fillcolor="#6bacbf" stroked="f">
                  <v:path arrowok="t"/>
                </v:shape>
                <v:shape id="Graphic 142" o:spid="_x0000_s1044" style="position:absolute;left:5156;top:17805;width:806;height:10440;visibility:visible;mso-wrap-style:square;v-text-anchor:top" coordsize="80645,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" path="m,1043336r80139,l80139,,,,,1043336xe" filled="f" strokeweight="1.07pt">
                  <v:path arrowok="t"/>
                </v:shape>
                <v:shape id="Graphic 143" o:spid="_x0000_s1045" style="position:absolute;left:5957;top:19581;width:807;height:8661;visibility:visible;mso-wrap-style:square;v-text-anchor:top" coordsize="806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" path="m80139,l,,,865785r80139,l80139,xe" fillcolor="#6bacbf" stroked="f">
                  <v:path arrowok="t"/>
                </v:shape>
                <v:shape id="Graphic 144" o:spid="_x0000_s1046" style="position:absolute;left:5957;top:19581;width:807;height:8661;visibility:visible;mso-wrap-style:square;v-text-anchor:top" coordsize="806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" path="m,865785r80139,l80139,,,,,865785xe" filled="f" strokeweight="1.07pt">
                  <v:path arrowok="t"/>
                </v:shape>
                <v:shape id="Graphic 145" o:spid="_x0000_s1047" style="position:absolute;left:6759;top:22540;width:806;height:5702;visibility:visible;mso-wrap-style:square;v-text-anchor:top" coordsize="80645,57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" path="m80139,l,,,569866r80139,l80139,xe" fillcolor="#6bacbf" stroked="f">
                  <v:path arrowok="t"/>
                </v:shape>
                <v:shape id="Graphic 146" o:spid="_x0000_s1048" style="position:absolute;left:6759;top:22540;width:806;height:5702;visibility:visible;mso-wrap-style:square;v-text-anchor:top" coordsize="80645,57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" path="m,569866r80139,l80139,,,,,569866xe" filled="f" strokeweight="1.07pt">
                  <v:path arrowok="t"/>
                </v:shape>
                <v:shape id="Graphic 147" o:spid="_x0000_s1049" style="position:absolute;left:7560;top:23702;width:806;height:4540;visibility:visible;mso-wrap-style:square;v-text-anchor:top" coordsize="80645,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" path="m80139,l,,,453657r80139,l80139,xe" fillcolor="#6bacbf" stroked="f">
                  <v:path arrowok="t"/>
                </v:shape>
                <v:shape id="Graphic 148" o:spid="_x0000_s1050" style="position:absolute;left:7560;top:23702;width:806;height:4540;visibility:visible;mso-wrap-style:square;v-text-anchor:top" coordsize="80645,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" path="m,453657r80139,l80139,,,,,453657xe" filled="f" strokeweight="1.07pt">
                  <v:path arrowok="t"/>
                </v:shape>
                <v:shape id="Graphic 149" o:spid="_x0000_s1051" style="position:absolute;left:8361;top:24469;width:807;height:3772;visibility:visible;mso-wrap-style:square;v-text-anchor:top" coordsize="80645,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" path="m80139,l,,,376947r80139,l80139,xe" fillcolor="#6bacbf" stroked="f">
                  <v:path arrowok="t"/>
                </v:shape>
                <v:shape id="Graphic 150" o:spid="_x0000_s1052" style="position:absolute;left:8361;top:24469;width:807;height:3772;visibility:visible;mso-wrap-style:square;v-text-anchor:top" coordsize="80645,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" path="m,376947r80139,l80139,,,,,376947xe" filled="f" strokeweight="1.07pt">
                  <v:path arrowok="t"/>
                </v:shape>
                <v:shape id="Graphic 151" o:spid="_x0000_s1053" style="position:absolute;left:9163;top:25587;width:806;height:2654;visibility:visible;mso-wrap-style:square;v-text-anchor:top" coordsize="8064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" path="m80139,l,,,265183r80139,l80139,xe" fillcolor="#6bacbf" stroked="f">
                  <v:path arrowok="t"/>
                </v:shape>
                <v:shape id="Graphic 152" o:spid="_x0000_s1054" style="position:absolute;left:9163;top:25587;width:806;height:2654;visibility:visible;mso-wrap-style:square;v-text-anchor:top" coordsize="8064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" path="m,265183r80139,l80139,,,,,265183xe" filled="f" strokeweight="1.07pt">
                  <v:path arrowok="t"/>
                </v:shape>
                <v:shape id="Graphic 153" o:spid="_x0000_s1055" style="position:absolute;left:9964;top:25346;width:807;height:2895;visibility:visible;mso-wrap-style:square;v-text-anchor:top" coordsize="80645,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" path="m80139,l,,,289314r80139,l80139,xe" fillcolor="#6bacbf" stroked="f">
                  <v:path arrowok="t"/>
                </v:shape>
                <v:shape id="Graphic 154" o:spid="_x0000_s1056" style="position:absolute;left:9964;top:25346;width:807;height:2895;visibility:visible;mso-wrap-style:square;v-text-anchor:top" coordsize="80645,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" path="m,289314r80139,l80139,,,,,289314xe" filled="f" strokeweight="1.07pt">
                  <v:path arrowok="t"/>
                </v:shape>
                <v:shape id="Graphic 155" o:spid="_x0000_s1057" style="position:absolute;left:10766;top:26529;width:806;height:1715;visibility:visible;mso-wrap-style:square;v-text-anchor:top" coordsize="806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" path="m80139,l,,,170947r80139,l80139,xe" fillcolor="#6bacbf" stroked="f">
                  <v:path arrowok="t"/>
                </v:shape>
                <v:shape id="Graphic 156" o:spid="_x0000_s1058" style="position:absolute;left:10766;top:26529;width:806;height:1715;visibility:visible;mso-wrap-style:square;v-text-anchor:top" coordsize="806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" path="m,170947r80139,l80139,,,,,170947xe" filled="f" strokeweight="1.07pt">
                  <v:path arrowok="t"/>
                </v:shape>
                <v:shape id="Graphic 157" o:spid="_x0000_s1059" style="position:absolute;left:11567;top:26595;width:806;height:1645;visibility:visible;mso-wrap-style:square;v-text-anchor:top" coordsize="8064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" path="m80139,l,,,164342r80139,l80139,xe" fillcolor="#6bacbf" stroked="f">
                  <v:path arrowok="t"/>
                </v:shape>
                <v:shape id="Graphic 158" o:spid="_x0000_s1060" style="position:absolute;left:11567;top:26595;width:806;height:1645;visibility:visible;mso-wrap-style:square;v-text-anchor:top" coordsize="8064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" path="m,164342r80139,l80139,,,,,164342xe" filled="f" strokeweight="1.07pt">
                  <v:path arrowok="t"/>
                </v:shape>
                <v:shape id="Graphic 159" o:spid="_x0000_s1061" style="position:absolute;left:12368;top:26244;width:807;height:2000;visibility:visible;mso-wrap-style:square;v-text-anchor:top" coordsize="8064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" path="m80139,l,,,199522r80139,l80139,xe" fillcolor="#6bacbf" stroked="f">
                  <v:path arrowok="t"/>
                </v:shape>
                <v:shape id="Graphic 160" o:spid="_x0000_s1062" style="position:absolute;left:12368;top:26244;width:807;height:2000;visibility:visible;mso-wrap-style:square;v-text-anchor:top" coordsize="8064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" path="m,199522r80139,l80139,,,,,199522xe" filled="f" strokeweight="1.07pt">
                  <v:path arrowok="t"/>
                </v:shape>
                <v:shape id="Graphic 161" o:spid="_x0000_s1063" style="position:absolute;left:13170;top:27164;width:806;height:1080;visibility:visible;mso-wrap-style:square;v-text-anchor:top" coordsize="8064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" path="m80139,l,,,107445r80139,l80139,xe" fillcolor="#6bacbf" stroked="f">
                  <v:path arrowok="t"/>
                </v:shape>
                <v:shape id="Graphic 162" o:spid="_x0000_s1064" style="position:absolute;left:13170;top:27164;width:806;height:1080;visibility:visible;mso-wrap-style:square;v-text-anchor:top" coordsize="8064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" path="m,107445r80139,l80139,,,,,107445xe" filled="f" strokeweight="1.07pt">
                  <v:path arrowok="t"/>
                </v:shape>
                <v:shape id="Graphic 163" o:spid="_x0000_s1065" style="position:absolute;left:13971;top:26660;width:807;height:1581;visibility:visible;mso-wrap-style:square;v-text-anchor:top" coordsize="8064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" path="m80139,l,,,157865r80139,l80139,xe" fillcolor="#6bacbf" stroked="f">
                  <v:path arrowok="t"/>
                </v:shape>
                <v:shape id="Graphic 164" o:spid="_x0000_s1066" style="position:absolute;left:13971;top:26660;width:807;height:1581;visibility:visible;mso-wrap-style:square;v-text-anchor:top" coordsize="8064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" path="m,157865r80139,l80139,,,,,157865xe" filled="f" strokeweight="1.07pt">
                  <v:path arrowok="t"/>
                </v:shape>
                <v:shape id="Graphic 165" o:spid="_x0000_s1067" style="position:absolute;left:14773;top:27384;width:806;height:857;visibility:visible;mso-wrap-style:square;v-text-anchor:top" coordsize="8064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" path="m80139,l,,,85473r80139,l80139,xe" fillcolor="#6bacbf" stroked="f">
                  <v:path arrowok="t"/>
                </v:shape>
                <v:shape id="Graphic 166" o:spid="_x0000_s1068" style="position:absolute;left:14773;top:27384;width:806;height:857;visibility:visible;mso-wrap-style:square;v-text-anchor:top" coordsize="8064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" path="m,85473r80139,l80139,,,,,85473xe" filled="f" strokeweight="1.07pt">
                  <v:path arrowok="t"/>
                </v:shape>
                <v:shape id="Graphic 167" o:spid="_x0000_s1069" style="position:absolute;left:15574;top:27187;width:806;height:1054;visibility:visible;mso-wrap-style:square;v-text-anchor:top" coordsize="8064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" path="m80139,l,,,105159r80139,l80139,xe" fillcolor="#6bacbf" stroked="f">
                  <v:path arrowok="t"/>
                </v:shape>
                <v:shape id="Graphic 168" o:spid="_x0000_s1070" style="position:absolute;left:15574;top:27187;width:806;height:1054;visibility:visible;mso-wrap-style:square;v-text-anchor:top" coordsize="8064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" path="m,105159r80139,l80139,,,,,105159xe" filled="f" strokeweight="1.07pt">
                  <v:path arrowok="t"/>
                </v:shape>
                <v:shape id="Graphic 169" o:spid="_x0000_s1071" style="position:absolute;left:16375;top:27691;width:807;height:553;visibility:visible;mso-wrap-style:square;v-text-anchor:top" coordsize="8064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" path="m80139,l,,,54738r80139,l80139,xe" fillcolor="#6bacbf" stroked="f">
                  <v:path arrowok="t"/>
                </v:shape>
                <v:shape id="Graphic 170" o:spid="_x0000_s1072" style="position:absolute;left:16375;top:27691;width:807;height:553;visibility:visible;mso-wrap-style:square;v-text-anchor:top" coordsize="8064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" path="m,54738r80139,l80139,,,,,54738xe" filled="f" strokeweight="1.07pt">
                  <v:path arrowok="t"/>
                </v:shape>
                <v:shape id="Graphic 171" o:spid="_x0000_s1073" style="position:absolute;left:17177;top:27362;width:806;height:877;visibility:visible;mso-wrap-style:square;v-text-anchor:top" coordsize="806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" path="m80139,l,,,87632r80139,l80139,xe" fillcolor="#6bacbf" stroked="f">
                  <v:path arrowok="t"/>
                </v:shape>
                <v:shape id="Graphic 172" o:spid="_x0000_s1074" style="position:absolute;left:17177;top:27362;width:806;height:877;visibility:visible;mso-wrap-style:square;v-text-anchor:top" coordsize="806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" path="m,87632r80139,l80139,,,,,87632xe" filled="f" strokeweight="1.07pt">
                  <v:path arrowok="t"/>
                </v:shape>
                <v:shape id="Graphic 173" o:spid="_x0000_s1075" style="position:absolute;left:17978;top:27296;width:807;height:947;visibility:visible;mso-wrap-style:square;v-text-anchor:top" coordsize="8064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" path="m80139,l,,,94236r80139,l80139,xe" fillcolor="#6bacbf" stroked="f">
                  <v:path arrowok="t"/>
                </v:shape>
                <v:shape id="Graphic 174" o:spid="_x0000_s1076" style="position:absolute;left:17978;top:27296;width:807;height:947;visibility:visible;mso-wrap-style:square;v-text-anchor:top" coordsize="8064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" path="m,94236r80139,l80139,,,,,94236xe" filled="f" strokeweight="1.07pt">
                  <v:path arrowok="t"/>
                </v:shape>
                <v:shape id="Graphic 175" o:spid="_x0000_s1077" style="position:absolute;left:18780;top:27362;width:806;height:877;visibility:visible;mso-wrap-style:square;v-text-anchor:top" coordsize="806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" path="m80139,l,,,87632r80139,l80139,xe" fillcolor="#6bacbf" stroked="f">
                  <v:path arrowok="t"/>
                </v:shape>
                <v:shape id="Graphic 176" o:spid="_x0000_s1078" style="position:absolute;left:18780;top:27362;width:806;height:877;visibility:visible;mso-wrap-style:square;v-text-anchor:top" coordsize="806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" path="m,87632r80139,l80139,,,,,87632xe" filled="f" strokeweight="1.07pt">
                  <v:path arrowok="t"/>
                </v:shape>
                <v:shape id="Graphic 177" o:spid="_x0000_s1079" style="position:absolute;left:19581;top:27756;width:806;height:483;visibility:visible;mso-wrap-style:square;v-text-anchor:top" coordsize="8064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" path="m80139,l,,,48261r80139,l80139,xe" fillcolor="#6bacbf" stroked="f">
                  <v:path arrowok="t"/>
                </v:shape>
                <v:shape id="Graphic 178" o:spid="_x0000_s1080" style="position:absolute;left:19581;top:27756;width:806;height:483;visibility:visible;mso-wrap-style:square;v-text-anchor:top" coordsize="8064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" path="m,48261r80139,l80139,,,,,48261xe" filled="f" strokeweight="1.07pt">
                  <v:path arrowok="t"/>
                </v:shape>
                <v:shape id="Graphic 179" o:spid="_x0000_s1081" style="position:absolute;left:20382;top:27691;width:807;height:553;visibility:visible;mso-wrap-style:square;v-text-anchor:top" coordsize="8064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" path="m80139,l,,,54738r80139,l80139,xe" fillcolor="#6bacbf" stroked="f">
                  <v:path arrowok="t"/>
                </v:shape>
                <v:shape id="Graphic 180" o:spid="_x0000_s1082" style="position:absolute;left:20382;top:27691;width:807;height:553;visibility:visible;mso-wrap-style:square;v-text-anchor:top" coordsize="8064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" path="m,54738r80139,l80139,,,,,54738xe" filled="f" strokeweight="1.07pt">
                  <v:path arrowok="t"/>
                </v:shape>
                <v:shape id="Graphic 181" o:spid="_x0000_s1083" style="position:absolute;left:21184;top:27625;width:806;height:616;visibility:visible;mso-wrap-style:square;v-text-anchor:top" coordsize="8064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" path="m80139,l,,,61342r80139,l80139,xe" fillcolor="#6bacbf" stroked="f">
                  <v:path arrowok="t"/>
                </v:shape>
                <v:shape id="Graphic 182" o:spid="_x0000_s1084" style="position:absolute;left:21184;top:27625;width:806;height:616;visibility:visible;mso-wrap-style:square;v-text-anchor:top" coordsize="8064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" path="m,61342r80139,l80139,,,,,61342xe" filled="f" strokeweight="1.07pt">
                  <v:path arrowok="t"/>
                </v:shape>
                <v:shape id="Graphic 183" o:spid="_x0000_s1085" style="position:absolute;left:21985;top:27625;width:807;height:616;visibility:visible;mso-wrap-style:square;v-text-anchor:top" coordsize="8064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" path="m80139,l,,,61342r80139,l80139,xe" fillcolor="#6bacbf" stroked="f">
                  <v:path arrowok="t"/>
                </v:shape>
                <v:shape id="Graphic 184" o:spid="_x0000_s1086" style="position:absolute;left:21985;top:27625;width:807;height:616;visibility:visible;mso-wrap-style:square;v-text-anchor:top" coordsize="8064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" path="m,61342r80139,l80139,,,,,61342xe" filled="f" strokeweight="1.07pt">
                  <v:path arrowok="t"/>
                </v:shape>
                <v:shape id="Graphic 185" o:spid="_x0000_s1087" style="position:absolute;left:22787;top:27867;width:806;height:374;visibility:visible;mso-wrap-style:square;v-text-anchor:top" coordsize="8064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" path="m80139,l,,,37212r80139,l80139,xe" fillcolor="#6bacbf" stroked="f">
                  <v:path arrowok="t"/>
                </v:shape>
                <v:shape id="Graphic 186" o:spid="_x0000_s1088" style="position:absolute;left:22787;top:27867;width:806;height:374;visibility:visible;mso-wrap-style:square;v-text-anchor:top" coordsize="8064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" path="m,37212r80139,l80139,,,,,37212xe" filled="f" strokeweight="1.07pt">
                  <v:path arrowok="t"/>
                </v:shape>
                <v:shape id="Graphic 187" o:spid="_x0000_s1089" style="position:absolute;left:23588;top:27822;width:806;height:419;visibility:visible;mso-wrap-style:square;v-text-anchor:top" coordsize="8064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" path="m80139,l,,,41657r80139,l80139,xe" fillcolor="#6bacbf" stroked="f">
                  <v:path arrowok="t"/>
                </v:shape>
                <v:shape id="Graphic 188" o:spid="_x0000_s1090" style="position:absolute;left:23588;top:27822;width:806;height:419;visibility:visible;mso-wrap-style:square;v-text-anchor:top" coordsize="8064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" path="m,41657r80139,l80139,,,,,41657xe" filled="f" strokeweight="1.07pt">
                  <v:path arrowok="t"/>
                </v:shape>
                <v:shape id="Graphic 189" o:spid="_x0000_s1091" style="position:absolute;left:24389;top:27910;width:807;height:330;visibility:visible;mso-wrap-style:square;v-text-anchor:top" coordsize="806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" path="m80139,l,,,32893r80139,l80139,xe" fillcolor="#6bacbf" stroked="f">
                  <v:path arrowok="t"/>
                </v:shape>
                <v:shape id="Graphic 190" o:spid="_x0000_s1092" style="position:absolute;left:24389;top:27910;width:807;height:330;visibility:visible;mso-wrap-style:square;v-text-anchor:top" coordsize="806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" path="m,32893r80139,l80139,,,,,32893xe" filled="f" strokeweight="1.07pt">
                  <v:path arrowok="t"/>
                </v:shape>
                <v:shape id="Graphic 191" o:spid="_x0000_s1093" style="position:absolute;left:25191;top:27888;width:806;height:356;visibility:visible;mso-wrap-style:square;v-text-anchor:top" coordsize="8064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" path="m80139,l,,,35053r80139,l80139,xe" fillcolor="#6bacbf" stroked="f">
                  <v:path arrowok="t"/>
                </v:shape>
                <v:shape id="Graphic 192" o:spid="_x0000_s1094" style="position:absolute;left:25191;top:27888;width:806;height:356;visibility:visible;mso-wrap-style:square;v-text-anchor:top" coordsize="8064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" path="m,35053r80139,l80139,,,,,35053xe" filled="f" strokeweight="1.07pt">
                  <v:path arrowok="t"/>
                </v:shape>
                <v:shape id="Graphic 193" o:spid="_x0000_s1095" style="position:absolute;left:25992;top:27691;width:807;height:553;visibility:visible;mso-wrap-style:square;v-text-anchor:top" coordsize="8064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" path="m80139,l,,,54738r80139,l80139,xe" fillcolor="#6bacbf" stroked="f">
                  <v:path arrowok="t"/>
                </v:shape>
                <v:shape id="Graphic 194" o:spid="_x0000_s1096" style="position:absolute;left:25992;top:27691;width:807;height:553;visibility:visible;mso-wrap-style:square;v-text-anchor:top" coordsize="8064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" path="m,54738r80139,l80139,,,,,54738xe" filled="f" strokeweight="1.07pt">
                  <v:path arrowok="t"/>
                </v:shape>
                <v:shape id="Graphic 195" o:spid="_x0000_s1097" style="position:absolute;left:26793;top:27910;width:807;height:330;visibility:visible;mso-wrap-style:square;v-text-anchor:top" coordsize="806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" path="m80139,l,,,32893r80139,l80139,xe" fillcolor="#6bacbf" stroked="f">
                  <v:path arrowok="t"/>
                </v:shape>
                <v:shape id="Graphic 196" o:spid="_x0000_s1098" style="position:absolute;left:26793;top:27910;width:807;height:330;visibility:visible;mso-wrap-style:square;v-text-anchor:top" coordsize="806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" path="m,32893r80139,l80139,,,,,32893xe" filled="f" strokeweight="1.07pt">
                  <v:path arrowok="t"/>
                </v:shape>
                <v:shape id="Graphic 197" o:spid="_x0000_s1099" style="position:absolute;left:27595;top:28064;width:806;height:177;visibility:visible;mso-wrap-style:square;v-text-anchor:top" coordsize="8064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" path="m80139,l,,,17526r80139,l80139,xe" fillcolor="#6bacbf" stroked="f">
                  <v:path arrowok="t"/>
                </v:shape>
                <v:shape id="Graphic 198" o:spid="_x0000_s1100" style="position:absolute;left:27595;top:28064;width:806;height:177;visibility:visible;mso-wrap-style:square;v-text-anchor:top" coordsize="8064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" path="m,17526r80139,l80139,,,,,17526xe" filled="f" strokeweight="1.07pt">
                  <v:path arrowok="t"/>
                </v:shape>
                <v:shape id="Graphic 199" o:spid="_x0000_s1101" style="position:absolute;left:28396;top:27954;width:807;height:286;visibility:visible;mso-wrap-style:square;v-text-anchor:top" coordsize="8064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" path="m80139,l,,,28448r80139,l80139,xe" fillcolor="#6bacbf" stroked="f">
                  <v:path arrowok="t"/>
                </v:shape>
                <v:shape id="Graphic 200" o:spid="_x0000_s1102" style="position:absolute;left:28396;top:27954;width:807;height:286;visibility:visible;mso-wrap-style:square;v-text-anchor:top" coordsize="8064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" path="m,28448r80139,l80139,,,,,28448xe" filled="f" strokeweight="1.07pt">
                  <v:path arrowok="t"/>
                </v:shape>
                <v:shape id="Graphic 201" o:spid="_x0000_s1103" style="position:absolute;left:29198;top:27976;width:806;height:267;visibility:visible;mso-wrap-style:square;v-text-anchor:top" coordsize="8064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" path="m80139,l,,,26289r80139,l80139,xe" fillcolor="#6bacbf" stroked="f">
                  <v:path arrowok="t"/>
                </v:shape>
                <v:shape id="Graphic 202" o:spid="_x0000_s1104" style="position:absolute;left:29198;top:27976;width:806;height:267;visibility:visible;mso-wrap-style:square;v-text-anchor:top" coordsize="8064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" path="m,26289r80139,l80139,,,,,26289xe" filled="f" strokeweight="1.07pt">
                  <v:path arrowok="t"/>
                </v:shape>
                <v:shape id="Graphic 203" o:spid="_x0000_s1105" style="position:absolute;left:29999;top:27844;width:807;height:400;visibility:visible;mso-wrap-style:square;v-text-anchor:top" coordsize="8064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" path="m80139,l,,,39498r80139,l80139,xe" fillcolor="#6bacbf" stroked="f">
                  <v:path arrowok="t"/>
                </v:shape>
                <v:shape id="Graphic 204" o:spid="_x0000_s1106" style="position:absolute;left:29999;top:27844;width:807;height:400;visibility:visible;mso-wrap-style:square;v-text-anchor:top" coordsize="8064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" path="m,39498r80139,l80139,,,,,39498xe" filled="f" strokeweight="1.07pt">
                  <v:path arrowok="t"/>
                </v:shape>
                <v:shape id="Graphic 205" o:spid="_x0000_s1107" style="position:absolute;left:30799;top:27976;width:807;height:267;visibility:visible;mso-wrap-style:square;v-text-anchor:top" coordsize="8064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" path="m80139,l,,,26289r80139,l80139,xe" fillcolor="#6bacbf" stroked="f">
                  <v:path arrowok="t"/>
                </v:shape>
                <v:shape id="Graphic 206" o:spid="_x0000_s1108" style="position:absolute;left:30799;top:27976;width:807;height:267;visibility:visible;mso-wrap-style:square;v-text-anchor:top" coordsize="8064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" path="m,26289r80139,l80139,,,,,26289xe" filled="f" strokeweight="1.07pt">
                  <v:path arrowok="t"/>
                </v:shape>
                <v:shape id="Graphic 207" o:spid="_x0000_s1109" style="position:absolute;left:31601;top:28019;width:806;height:222;visibility:visible;mso-wrap-style:square;v-text-anchor:top" coordsize="8064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" path="m80139,l,,,21971r80139,l80139,xe" fillcolor="#6bacbf" stroked="f">
                  <v:path arrowok="t"/>
                </v:shape>
                <v:shape id="Graphic 208" o:spid="_x0000_s1110" style="position:absolute;left:31601;top:28019;width:806;height:222;visibility:visible;mso-wrap-style:square;v-text-anchor:top" coordsize="8064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" path="m,21971r80139,l80139,,,,,21971xe" filled="f" strokeweight="1.07pt">
                  <v:path arrowok="t"/>
                </v:shape>
                <v:shape id="Graphic 209" o:spid="_x0000_s1111" style="position:absolute;left:32402;top:28019;width:806;height:222;visibility:visible;mso-wrap-style:square;v-text-anchor:top" coordsize="8064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" path="m80139,l,,,21971r80139,l80139,xe" fillcolor="#6bacbf" stroked="f">
                  <v:path arrowok="t"/>
                </v:shape>
                <v:shape id="Graphic 210" o:spid="_x0000_s1112" style="position:absolute;left:32402;top:28019;width:806;height:222;visibility:visible;mso-wrap-style:square;v-text-anchor:top" coordsize="8064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" path="m,21971r80139,l80139,,,,,21971xe" filled="f" strokeweight="1.07pt">
                  <v:path arrowok="t"/>
                </v:shape>
                <v:shape id="Graphic 211" o:spid="_x0000_s1113" style="position:absolute;left:33203;top:28130;width:807;height:114;visibility:visible;mso-wrap-style:square;v-text-anchor:top" coordsize="8064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" path="m80139,l,,,10922r80139,l80139,xe" fillcolor="#6bacbf" stroked="f">
                  <v:path arrowok="t"/>
                </v:shape>
                <v:shape id="Graphic 212" o:spid="_x0000_s1114" style="position:absolute;left:33203;top:28130;width:807;height:114;visibility:visible;mso-wrap-style:square;v-text-anchor:top" coordsize="8064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" path="m,10922r80139,l80139,,,,,10922xe" filled="f" strokeweight="1.07pt">
                  <v:path arrowok="t"/>
                </v:shape>
                <v:shape id="Graphic 213" o:spid="_x0000_s1115" style="position:absolute;left:34005;top:27997;width:806;height:242;visibility:visible;mso-wrap-style:square;v-text-anchor:top" coordsize="80645,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" path="m80139,l,,,24130r80139,l80139,xe" fillcolor="#6bacbf" stroked="f">
                  <v:path arrowok="t"/>
                </v:shape>
                <v:shape id="Graphic 214" o:spid="_x0000_s1116" style="position:absolute;left:34005;top:27997;width:806;height:242;visibility:visible;mso-wrap-style:square;v-text-anchor:top" coordsize="80645,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" path="m,24130r80139,l80139,,,,,24130xe" filled="f" strokeweight="1.07pt">
                  <v:path arrowok="t"/>
                </v:shape>
                <v:shape id="Graphic 215" o:spid="_x0000_s1117" style="position:absolute;left:34806;top:28019;width:807;height:222;visibility:visible;mso-wrap-style:square;v-text-anchor:top" coordsize="8064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" path="m80139,l,,,21971r80139,l80139,xe" fillcolor="#6bacbf" stroked="f">
                  <v:path arrowok="t"/>
                </v:shape>
                <v:shape id="Graphic 216" o:spid="_x0000_s1118" style="position:absolute;left:34806;top:28019;width:807;height:222;visibility:visible;mso-wrap-style:square;v-text-anchor:top" coordsize="8064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" path="m,21971r80139,l80139,,,,,21971xe" filled="f" strokeweight="1.07pt">
                  <v:path arrowok="t"/>
                </v:shape>
                <v:shape id="Graphic 217" o:spid="_x0000_s1119" style="position:absolute;left:35608;top:28151;width:806;height:89;visibility:visible;mso-wrap-style:square;v-text-anchor:top" coordsize="806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" path="m80139,l,,,8763r80139,l80139,xe" fillcolor="#6bacbf" stroked="f">
                  <v:path arrowok="t"/>
                </v:shape>
                <v:shape id="Graphic 218" o:spid="_x0000_s1120" style="position:absolute;left:35608;top:28151;width:806;height:89;visibility:visible;mso-wrap-style:square;v-text-anchor:top" coordsize="806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" path="m,8763r80139,l80139,,,,,8763xe" filled="f" strokeweight="1.07pt">
                  <v:path arrowok="t"/>
                </v:shape>
                <v:shape id="Graphic 219" o:spid="_x0000_s1121" style="position:absolute;left:36409;top:28019;width:806;height:222;visibility:visible;mso-wrap-style:square;v-text-anchor:top" coordsize="8064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" path="m80139,l,,,21971r80139,l80139,xe" fillcolor="#6bacbf" stroked="f">
                  <v:path arrowok="t"/>
                </v:shape>
                <v:shape id="Graphic 220" o:spid="_x0000_s1122" style="position:absolute;left:36409;top:28019;width:806;height:222;visibility:visible;mso-wrap-style:square;v-text-anchor:top" coordsize="8064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" path="m,21971r80139,l80139,,,,,21971xe" filled="f" strokeweight="1.07pt">
                  <v:path arrowok="t"/>
                </v:shape>
                <v:shape id="Graphic 221" o:spid="_x0000_s1123" style="position:absolute;left:37210;top:28085;width:807;height:159;visibility:visible;mso-wrap-style:square;v-text-anchor:top" coordsize="806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" path="m80139,l,,,15367r80139,l80139,xe" fillcolor="#6bacbf" stroked="f">
                  <v:path arrowok="t"/>
                </v:shape>
                <v:shape id="Graphic 222" o:spid="_x0000_s1124" style="position:absolute;left:37210;top:28085;width:807;height:159;visibility:visible;mso-wrap-style:square;v-text-anchor:top" coordsize="806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" path="m,15367r80139,l80139,,,,,15367xe" filled="f" strokeweight="1.07pt">
                  <v:path arrowok="t"/>
                </v:shape>
                <v:shape id="Graphic 223" o:spid="_x0000_s1125" style="position:absolute;left:38012;top:28130;width:806;height:114;visibility:visible;mso-wrap-style:square;v-text-anchor:top" coordsize="8064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" path="m80139,l,,,10922r80139,l80139,xe" fillcolor="#6bacbf" stroked="f">
                  <v:path arrowok="t"/>
                </v:shape>
                <v:shape id="Graphic 224" o:spid="_x0000_s1126" style="position:absolute;left:38012;top:28130;width:806;height:114;visibility:visible;mso-wrap-style:square;v-text-anchor:top" coordsize="8064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" path="m,10922r80139,l80139,,,,,10922xe" filled="f" strokeweight="1.07pt">
                  <v:path arrowok="t"/>
                </v:shape>
                <v:shape id="Graphic 225" o:spid="_x0000_s1127" style="position:absolute;left:38813;top:28151;width:807;height:89;visibility:visible;mso-wrap-style:square;v-text-anchor:top" coordsize="806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" path="m80139,l,,,8763r80139,l80139,xe" fillcolor="#6bacbf" stroked="f">
                  <v:path arrowok="t"/>
                </v:shape>
                <v:shape id="Graphic 226" o:spid="_x0000_s1128" style="position:absolute;left:38813;top:28151;width:807;height:89;visibility:visible;mso-wrap-style:square;v-text-anchor:top" coordsize="806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" path="m,8763r80139,l80139,,,,,8763xe" filled="f" strokeweight="1.07pt">
                  <v:path arrowok="t"/>
                </v:shape>
                <v:shape id="Graphic 227" o:spid="_x0000_s1129" style="position:absolute;left:39615;top:28085;width:806;height:159;visibility:visible;mso-wrap-style:square;v-text-anchor:top" coordsize="806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" path="m80139,l,,,15367r80139,l80139,xe" fillcolor="#6bacbf" stroked="f">
                  <v:path arrowok="t"/>
                </v:shape>
                <v:shape id="Graphic 228" o:spid="_x0000_s1130" style="position:absolute;left:39615;top:28085;width:806;height:159;visibility:visible;mso-wrap-style:square;v-text-anchor:top" coordsize="806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" path="m,15367r80139,l80139,,,,,15367xe" filled="f" strokeweight="1.07pt">
                  <v:path arrowok="t"/>
                </v:shape>
                <v:shape id="Graphic 229" o:spid="_x0000_s1131" style="position:absolute;left:40416;top:28130;width:806;height:114;visibility:visible;mso-wrap-style:square;v-text-anchor:top" coordsize="8064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" path="m80139,l,,,10922r80139,l80139,xe" fillcolor="#6bacbf" stroked="f">
                  <v:path arrowok="t"/>
                </v:shape>
                <v:shape id="Graphic 230" o:spid="_x0000_s1132" style="position:absolute;left:40416;top:28130;width:806;height:114;visibility:visible;mso-wrap-style:square;v-text-anchor:top" coordsize="8064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" path="m,10922r80139,l80139,,,,,10922xe" filled="f" strokeweight="1.07pt">
                  <v:path arrowok="t"/>
                </v:shape>
                <v:shape id="Graphic 231" o:spid="_x0000_s1133" style="position:absolute;left:41217;top:28042;width:807;height:197;visibility:visible;mso-wrap-style:square;v-text-anchor:top" coordsize="8064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" path="m80139,l,,,19685r80139,l80139,xe" fillcolor="#6bacbf" stroked="f">
                  <v:path arrowok="t"/>
                </v:shape>
                <v:shape id="Graphic 232" o:spid="_x0000_s1134" style="position:absolute;left:41217;top:28042;width:807;height:197;visibility:visible;mso-wrap-style:square;v-text-anchor:top" coordsize="8064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" path="m,19685r80139,l80139,,,,,19685xe" filled="f" strokeweight="1.07pt">
                  <v:path arrowok="t"/>
                </v:shape>
                <v:shape id="Graphic 233" o:spid="_x0000_s1135" style="position:absolute;left:42019;top:28194;width:806;height:45;visibility:visible;mso-wrap-style:square;v-text-anchor:top" coordsize="8064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" path="m80139,l,,,4445r80139,l80139,xe" fillcolor="#6bacbf" stroked="f">
                  <v:path arrowok="t"/>
                </v:shape>
                <v:shape id="Graphic 234" o:spid="_x0000_s1136" style="position:absolute;left:42019;top:28194;width:806;height:45;visibility:visible;mso-wrap-style:square;v-text-anchor:top" coordsize="8064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" path="m,4445r80139,l80139,,,,,4445xe" filled="f" strokeweight="1.07pt">
                  <v:path arrowok="t"/>
                </v:shape>
                <v:shape id="Graphic 235" o:spid="_x0000_s1137" style="position:absolute;left:42820;top:28042;width:807;height:197;visibility:visible;mso-wrap-style:square;v-text-anchor:top" coordsize="8064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" path="m80139,l,,,19685r80139,l80139,xe" fillcolor="#6bacbf" stroked="f">
                  <v:path arrowok="t"/>
                </v:shape>
                <v:shape id="Graphic 236" o:spid="_x0000_s1138" style="position:absolute;left:42820;top:28042;width:807;height:197;visibility:visible;mso-wrap-style:square;v-text-anchor:top" coordsize="8064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" path="m,19685r80139,l80139,,,,,19685xe" filled="f" strokeweight="1.07pt">
                  <v:path arrowok="t"/>
                </v:shape>
                <v:shape id="Graphic 237" o:spid="_x0000_s1139" style="position:absolute;left:43622;top:28130;width:806;height:114;visibility:visible;mso-wrap-style:square;v-text-anchor:top" coordsize="8064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" path="m80139,l,,,10922r80139,l80139,xe" fillcolor="#6bacbf" stroked="f">
                  <v:path arrowok="t"/>
                </v:shape>
                <v:shape id="Graphic 238" o:spid="_x0000_s1140" style="position:absolute;left:43622;top:28130;width:806;height:114;visibility:visible;mso-wrap-style:square;v-text-anchor:top" coordsize="8064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" path="m,10922r80139,l80139,,,,,10922xe" filled="f" strokeweight="1.07pt">
                  <v:path arrowok="t"/>
                </v:shape>
                <v:shape id="Graphic 239" o:spid="_x0000_s1141" style="position:absolute;left:44423;top:28151;width:13;height:89;visibility:visible;mso-wrap-style:square;v-text-anchor:top" coordsize="12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" path="m,8763l,,,8763xe" fillcolor="#6bacbf" stroked="f">
                  <v:path arrowok="t"/>
                </v:shape>
                <v:shape id="Graphic 240" o:spid="_x0000_s1142" style="position:absolute;left:44423;top:28151;width:13;height:89;visibility:visible;mso-wrap-style:square;v-text-anchor:top" coordsize="12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" path="m,8763l,,,8763e" filled="f" strokeweight="1.07pt">
                  <v:path arrowok="t"/>
                </v:shape>
                <v:shape id="Graphic 241" o:spid="_x0000_s1143" style="position:absolute;top:840;width:42424;height:29096;visibility:visible;mso-wrap-style:square;v-text-anchor:top" coordsize="4242435,290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" path="m,2739853r34799,em,2191958r34799,em,1643937r34799,em,1095915r34799,em,548021r34799,em,l34799,em235211,2909149r,-34799em1036605,2909149r,-34799em1837872,2909149r,-34799em2639266,2909149r,-34799em3440660,2909149r,-34799em4242054,2909149r,-34799e" filled="f" strokecolor="#333" strokeweight="1.07pt">
                  <v:path arrowok="t"/>
                </v:shape>
                <w10:wrap anchorx="page"/>
              </v:group>
            </w:pict>
          </mc:Fallback>
        </mc:AlternateContent>
      </w:r>
      <w:r>
        <w:rPr>
          <w:rFonts w:ascii="Arial"/>
          <w:color w:val="4D4D4D"/>
          <w:spacing w:val="-4"/>
          <w:sz w:val="18"/>
        </w:rPr>
        <w:t>1000</w:t>
      </w:r>
    </w:p>
    <w:p w14:paraId="2A75ADFB" w14:textId="77777777" w:rsidR="00041B53" w:rsidRDefault="00041B53">
      <w:pPr>
        <w:pStyle w:val="BodyText"/>
        <w:rPr>
          <w:rFonts w:ascii="Arial"/>
          <w:sz w:val="20"/>
        </w:rPr>
      </w:pPr>
    </w:p>
    <w:p w14:paraId="2A75ADFC" w14:textId="77777777" w:rsidR="00041B53" w:rsidRDefault="00041B53">
      <w:pPr>
        <w:pStyle w:val="BodyText"/>
        <w:spacing w:before="10"/>
        <w:rPr>
          <w:rFonts w:ascii="Arial"/>
          <w:sz w:val="28"/>
        </w:rPr>
      </w:pPr>
    </w:p>
    <w:p w14:paraId="2A75ADFD" w14:textId="77777777" w:rsidR="00041B53" w:rsidRDefault="00104982">
      <w:pPr>
        <w:spacing w:before="94"/>
        <w:ind w:left="1330"/>
        <w:rPr>
          <w:rFonts w:ascii="Arial"/>
          <w:sz w:val="18"/>
        </w:rPr>
      </w:pPr>
      <w:r>
        <w:rPr>
          <w:noProof/>
        </w:rPr>
        <mc:AlternateContent>
          <mc:Choice Requires="wps">
            <w:drawing>
              <wp:anchor distT="0" distB="0" distL="0" distR="0" simplePos="0" relativeHeight="15743488" behindDoc="0" locked="0" layoutInCell="1" allowOverlap="1" wp14:anchorId="2A75AE72" wp14:editId="2A75AE73">
                <wp:simplePos x="0" y="0"/>
                <wp:positionH relativeFrom="page">
                  <wp:posOffset>1402285</wp:posOffset>
                </wp:positionH>
                <wp:positionV relativeFrom="paragraph">
                  <wp:posOffset>-138833</wp:posOffset>
                </wp:positionV>
                <wp:extent cx="181610" cy="112839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128395"/>
                        </a:xfrm>
                        <a:prstGeom prst="rect">
                          <a:avLst/>
                        </a:prstGeom>
                      </wps:spPr>
                      <wps:txbx>
                        <w:txbxContent>
                          <w:p w14:paraId="2A75AE7E" w14:textId="77777777" w:rsidR="00041B53" w:rsidRDefault="00104982">
                            <w:pPr>
                              <w:pStyle w:val="BodyText"/>
                              <w:spacing w:before="13"/>
                              <w:ind w:left="20"/>
                              <w:rPr>
                                <w:rFonts w:ascii="Arial"/>
                              </w:rPr>
                            </w:pPr>
                            <w:r>
                              <w:rPr>
                                <w:rFonts w:ascii="Arial"/>
                              </w:rPr>
                              <w:t xml:space="preserve">Count of </w:t>
                            </w:r>
                            <w:r>
                              <w:rPr>
                                <w:rFonts w:ascii="Arial"/>
                                <w:spacing w:val="-2"/>
                              </w:rPr>
                              <w:t>Systems</w:t>
                            </w:r>
                          </w:p>
                        </w:txbxContent>
                      </wps:txbx>
                      <wps:bodyPr vert="vert270" wrap="square" lIns="0" tIns="0" rIns="0" bIns="0" rtlCol="0">
                        <a:noAutofit/>
                      </wps:bodyPr>
                    </wps:wsp>
                  </a:graphicData>
                </a:graphic>
              </wp:anchor>
            </w:drawing>
          </mc:Choice>
          <mc:Fallback>
            <w:pict>
              <v:shape w14:anchorId="2A75AE72" id="Textbox 242" o:spid="_x0000_s1033" type="#_x0000_t202" style="position:absolute;left:0;text-align:left;margin-left:110.4pt;margin-top:-10.95pt;width:14.3pt;height:88.85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" filled="f" stroked="f">
                <v:textbox style="layout-flow:vertical;mso-layout-flow-alt:bottom-to-top" inset="0,0,0,0">
                  <w:txbxContent>
                    <w:p w14:paraId="2A75AE7E" w14:textId="77777777" w:rsidR="00041B53" w:rsidRDefault="00104982">
                      <w:pPr>
                        <w:pStyle w:val="BodyText"/>
                        <w:spacing w:before="13"/>
                        <w:ind w:left="20"/>
                        <w:rPr>
                          <w:rFonts w:ascii="Arial"/>
                        </w:rPr>
                      </w:pPr>
                      <w:r>
                        <w:rPr>
                          <w:rFonts w:ascii="Arial"/>
                        </w:rPr>
                        <w:t xml:space="preserve">Count of </w:t>
                      </w:r>
                      <w:r>
                        <w:rPr>
                          <w:rFonts w:ascii="Arial"/>
                          <w:spacing w:val="-2"/>
                        </w:rPr>
                        <w:t>Systems</w:t>
                      </w:r>
                    </w:p>
                  </w:txbxContent>
                </v:textbox>
                <w10:wrap anchorx="page"/>
              </v:shape>
            </w:pict>
          </mc:Fallback>
        </mc:AlternateContent>
      </w:r>
      <w:r>
        <w:rPr>
          <w:rFonts w:ascii="Arial"/>
          <w:color w:val="4D4D4D"/>
          <w:spacing w:val="-5"/>
          <w:sz w:val="18"/>
        </w:rPr>
        <w:t>750</w:t>
      </w:r>
    </w:p>
    <w:p w14:paraId="2A75ADFE" w14:textId="77777777" w:rsidR="00041B53" w:rsidRDefault="00041B53">
      <w:pPr>
        <w:pStyle w:val="BodyText"/>
        <w:rPr>
          <w:rFonts w:ascii="Arial"/>
          <w:sz w:val="20"/>
        </w:rPr>
      </w:pPr>
    </w:p>
    <w:p w14:paraId="2A75ADFF" w14:textId="77777777" w:rsidR="00041B53" w:rsidRDefault="00041B53">
      <w:pPr>
        <w:pStyle w:val="BodyText"/>
        <w:spacing w:before="10"/>
        <w:rPr>
          <w:rFonts w:ascii="Arial"/>
          <w:sz w:val="28"/>
        </w:rPr>
      </w:pPr>
    </w:p>
    <w:p w14:paraId="2A75AE00" w14:textId="77777777" w:rsidR="00041B53" w:rsidRDefault="00104982">
      <w:pPr>
        <w:spacing w:before="94"/>
        <w:ind w:left="1330"/>
        <w:rPr>
          <w:rFonts w:ascii="Arial"/>
          <w:sz w:val="18"/>
        </w:rPr>
      </w:pPr>
      <w:r>
        <w:rPr>
          <w:rFonts w:ascii="Arial"/>
          <w:color w:val="4D4D4D"/>
          <w:spacing w:val="-5"/>
          <w:sz w:val="18"/>
        </w:rPr>
        <w:t>500</w:t>
      </w:r>
    </w:p>
    <w:p w14:paraId="2A75AE01" w14:textId="77777777" w:rsidR="00041B53" w:rsidRDefault="00041B53">
      <w:pPr>
        <w:pStyle w:val="BodyText"/>
        <w:rPr>
          <w:rFonts w:ascii="Arial"/>
          <w:sz w:val="20"/>
        </w:rPr>
      </w:pPr>
    </w:p>
    <w:p w14:paraId="2A75AE02" w14:textId="77777777" w:rsidR="00041B53" w:rsidRDefault="00041B53">
      <w:pPr>
        <w:pStyle w:val="BodyText"/>
        <w:spacing w:before="10"/>
        <w:rPr>
          <w:rFonts w:ascii="Arial"/>
          <w:sz w:val="28"/>
        </w:rPr>
      </w:pPr>
    </w:p>
    <w:p w14:paraId="2A75AE03" w14:textId="77777777" w:rsidR="00041B53" w:rsidRDefault="00104982">
      <w:pPr>
        <w:spacing w:before="94"/>
        <w:ind w:left="1330"/>
        <w:rPr>
          <w:rFonts w:ascii="Arial"/>
          <w:sz w:val="18"/>
        </w:rPr>
      </w:pPr>
      <w:r>
        <w:rPr>
          <w:rFonts w:ascii="Arial"/>
          <w:color w:val="4D4D4D"/>
          <w:spacing w:val="-5"/>
          <w:sz w:val="18"/>
        </w:rPr>
        <w:t>250</w:t>
      </w:r>
    </w:p>
    <w:p w14:paraId="2A75AE04" w14:textId="77777777" w:rsidR="00041B53" w:rsidRDefault="00041B53">
      <w:pPr>
        <w:pStyle w:val="BodyText"/>
        <w:rPr>
          <w:rFonts w:ascii="Arial"/>
          <w:sz w:val="20"/>
        </w:rPr>
      </w:pPr>
    </w:p>
    <w:p w14:paraId="2A75AE05" w14:textId="77777777" w:rsidR="00041B53" w:rsidRDefault="00041B53">
      <w:pPr>
        <w:pStyle w:val="BodyText"/>
        <w:spacing w:before="10"/>
        <w:rPr>
          <w:rFonts w:ascii="Arial"/>
          <w:sz w:val="28"/>
        </w:rPr>
      </w:pPr>
    </w:p>
    <w:p w14:paraId="2A75AE06" w14:textId="77777777" w:rsidR="00041B53" w:rsidRDefault="00041B53">
      <w:pPr>
        <w:rPr>
          <w:rFonts w:ascii="Arial"/>
          <w:sz w:val="28"/>
        </w:rPr>
        <w:sectPr w:rsidR="00041B53">
          <w:type w:val="continuous"/>
          <w:pgSz w:w="12240" w:h="15840"/>
          <w:pgMar w:top="1820" w:right="1100" w:bottom="1080" w:left="1300" w:header="0" w:footer="897" w:gutter="0"/>
          <w:cols w:space="720"/>
        </w:sectPr>
      </w:pPr>
    </w:p>
    <w:p w14:paraId="2A75AE07" w14:textId="77777777" w:rsidR="00041B53" w:rsidRDefault="00104982">
      <w:pPr>
        <w:spacing w:before="94"/>
        <w:ind w:right="293"/>
        <w:jc w:val="center"/>
        <w:rPr>
          <w:rFonts w:ascii="Arial"/>
          <w:sz w:val="18"/>
        </w:rPr>
      </w:pPr>
      <w:r>
        <w:rPr>
          <w:rFonts w:ascii="Arial"/>
          <w:color w:val="4D4D4D"/>
          <w:sz w:val="18"/>
        </w:rPr>
        <w:t>0</w:t>
      </w:r>
    </w:p>
    <w:p w14:paraId="2A75AE08" w14:textId="77777777" w:rsidR="00041B53" w:rsidRDefault="00104982">
      <w:pPr>
        <w:tabs>
          <w:tab w:val="left" w:pos="3156"/>
        </w:tabs>
        <w:spacing w:before="168"/>
        <w:ind w:left="1995"/>
        <w:rPr>
          <w:rFonts w:ascii="Arial"/>
          <w:sz w:val="18"/>
        </w:rPr>
      </w:pPr>
      <w:r>
        <w:rPr>
          <w:rFonts w:ascii="Arial"/>
          <w:color w:val="4D4D4D"/>
          <w:spacing w:val="-10"/>
          <w:sz w:val="18"/>
        </w:rPr>
        <w:t>0</w:t>
      </w:r>
      <w:r>
        <w:rPr>
          <w:rFonts w:ascii="Arial"/>
          <w:color w:val="4D4D4D"/>
          <w:sz w:val="18"/>
        </w:rPr>
        <w:tab/>
      </w:r>
      <w:r>
        <w:rPr>
          <w:rFonts w:ascii="Arial"/>
          <w:color w:val="4D4D4D"/>
          <w:spacing w:val="-5"/>
          <w:sz w:val="18"/>
        </w:rPr>
        <w:t>100</w:t>
      </w:r>
    </w:p>
    <w:p w14:paraId="2A75AE09" w14:textId="77777777" w:rsidR="00041B53" w:rsidRDefault="00104982">
      <w:pPr>
        <w:rPr>
          <w:rFonts w:ascii="Arial"/>
          <w:sz w:val="20"/>
        </w:rPr>
      </w:pPr>
      <w:r>
        <w:br w:type="column"/>
      </w:r>
    </w:p>
    <w:p w14:paraId="2A75AE0A" w14:textId="77777777" w:rsidR="00041B53" w:rsidRDefault="00041B53">
      <w:pPr>
        <w:pStyle w:val="BodyText"/>
        <w:spacing w:before="9"/>
        <w:rPr>
          <w:rFonts w:ascii="Arial"/>
          <w:sz w:val="20"/>
        </w:rPr>
      </w:pPr>
    </w:p>
    <w:p w14:paraId="2A75AE0B" w14:textId="77777777" w:rsidR="00041B53" w:rsidRDefault="00104982">
      <w:pPr>
        <w:jc w:val="right"/>
        <w:rPr>
          <w:rFonts w:ascii="Arial"/>
          <w:sz w:val="18"/>
        </w:rPr>
      </w:pPr>
      <w:r>
        <w:rPr>
          <w:rFonts w:ascii="Arial"/>
          <w:color w:val="4D4D4D"/>
          <w:spacing w:val="-5"/>
          <w:sz w:val="18"/>
        </w:rPr>
        <w:t>200</w:t>
      </w:r>
    </w:p>
    <w:p w14:paraId="2A75AE0C" w14:textId="77777777" w:rsidR="00041B53" w:rsidRDefault="00104982">
      <w:pPr>
        <w:rPr>
          <w:rFonts w:ascii="Arial"/>
          <w:sz w:val="20"/>
        </w:rPr>
      </w:pPr>
      <w:r>
        <w:br w:type="column"/>
      </w:r>
    </w:p>
    <w:p w14:paraId="2A75AE0D" w14:textId="77777777" w:rsidR="00041B53" w:rsidRDefault="00041B53">
      <w:pPr>
        <w:pStyle w:val="BodyText"/>
        <w:spacing w:before="9"/>
        <w:rPr>
          <w:rFonts w:ascii="Arial"/>
          <w:sz w:val="20"/>
        </w:rPr>
      </w:pPr>
    </w:p>
    <w:p w14:paraId="2A75AE0E" w14:textId="77777777" w:rsidR="00041B53" w:rsidRDefault="00104982">
      <w:pPr>
        <w:jc w:val="right"/>
        <w:rPr>
          <w:rFonts w:ascii="Arial"/>
          <w:sz w:val="18"/>
        </w:rPr>
      </w:pPr>
      <w:r>
        <w:rPr>
          <w:rFonts w:ascii="Arial"/>
          <w:color w:val="4D4D4D"/>
          <w:spacing w:val="-5"/>
          <w:sz w:val="18"/>
        </w:rPr>
        <w:t>300</w:t>
      </w:r>
    </w:p>
    <w:p w14:paraId="2A75AE0F" w14:textId="77777777" w:rsidR="00041B53" w:rsidRDefault="00104982">
      <w:pPr>
        <w:rPr>
          <w:rFonts w:ascii="Arial"/>
          <w:sz w:val="20"/>
        </w:rPr>
      </w:pPr>
      <w:r>
        <w:br w:type="column"/>
      </w:r>
    </w:p>
    <w:p w14:paraId="2A75AE10" w14:textId="77777777" w:rsidR="00041B53" w:rsidRDefault="00041B53">
      <w:pPr>
        <w:pStyle w:val="BodyText"/>
        <w:spacing w:before="9"/>
        <w:rPr>
          <w:rFonts w:ascii="Arial"/>
          <w:sz w:val="20"/>
        </w:rPr>
      </w:pPr>
    </w:p>
    <w:p w14:paraId="2A75AE11" w14:textId="77777777" w:rsidR="00041B53" w:rsidRDefault="00104982">
      <w:pPr>
        <w:jc w:val="right"/>
        <w:rPr>
          <w:rFonts w:ascii="Arial"/>
          <w:sz w:val="18"/>
        </w:rPr>
      </w:pPr>
      <w:r>
        <w:rPr>
          <w:rFonts w:ascii="Arial"/>
          <w:color w:val="4D4D4D"/>
          <w:spacing w:val="-5"/>
          <w:sz w:val="18"/>
        </w:rPr>
        <w:t>400</w:t>
      </w:r>
    </w:p>
    <w:p w14:paraId="2A75AE12" w14:textId="77777777" w:rsidR="00041B53" w:rsidRDefault="00104982">
      <w:pPr>
        <w:rPr>
          <w:rFonts w:ascii="Arial"/>
          <w:sz w:val="20"/>
        </w:rPr>
      </w:pPr>
      <w:r>
        <w:br w:type="column"/>
      </w:r>
    </w:p>
    <w:p w14:paraId="2A75AE13" w14:textId="77777777" w:rsidR="00041B53" w:rsidRDefault="00041B53">
      <w:pPr>
        <w:pStyle w:val="BodyText"/>
        <w:spacing w:before="9"/>
        <w:rPr>
          <w:rFonts w:ascii="Arial"/>
          <w:sz w:val="20"/>
        </w:rPr>
      </w:pPr>
    </w:p>
    <w:p w14:paraId="2A75AE14" w14:textId="77777777" w:rsidR="00041B53" w:rsidRDefault="00104982">
      <w:pPr>
        <w:ind w:left="910" w:right="1321"/>
        <w:jc w:val="center"/>
        <w:rPr>
          <w:rFonts w:ascii="Arial"/>
          <w:sz w:val="18"/>
        </w:rPr>
      </w:pPr>
      <w:r>
        <w:rPr>
          <w:rFonts w:ascii="Arial"/>
          <w:color w:val="4D4D4D"/>
          <w:spacing w:val="-5"/>
          <w:sz w:val="18"/>
        </w:rPr>
        <w:t>500</w:t>
      </w:r>
    </w:p>
    <w:p w14:paraId="2A75AE15" w14:textId="77777777" w:rsidR="00041B53" w:rsidRDefault="00041B53">
      <w:pPr>
        <w:jc w:val="center"/>
        <w:rPr>
          <w:rFonts w:ascii="Arial"/>
          <w:sz w:val="18"/>
        </w:rPr>
        <w:sectPr w:rsidR="00041B53">
          <w:type w:val="continuous"/>
          <w:pgSz w:w="12240" w:h="15840"/>
          <w:pgMar w:top="1820" w:right="1100" w:bottom="1080" w:left="1300" w:header="0" w:footer="897" w:gutter="0"/>
          <w:cols w:num="5" w:space="720" w:equalWidth="0">
            <w:col w:w="3458" w:space="40"/>
            <w:col w:w="1223" w:space="39"/>
            <w:col w:w="1223" w:space="39"/>
            <w:col w:w="1222" w:space="39"/>
            <w:col w:w="2557"/>
          </w:cols>
        </w:sectPr>
      </w:pPr>
    </w:p>
    <w:p w14:paraId="2A75AE16" w14:textId="77777777" w:rsidR="00041B53" w:rsidRDefault="00104982">
      <w:pPr>
        <w:pStyle w:val="BodyText"/>
        <w:spacing w:before="8"/>
        <w:ind w:left="1152" w:right="592"/>
        <w:jc w:val="center"/>
        <w:rPr>
          <w:rFonts w:ascii="Arial"/>
        </w:rPr>
      </w:pPr>
      <w:r>
        <w:rPr>
          <w:rFonts w:ascii="Arial"/>
        </w:rPr>
        <w:t>Service</w:t>
      </w:r>
      <w:r>
        <w:rPr>
          <w:rFonts w:ascii="Arial"/>
          <w:spacing w:val="6"/>
        </w:rPr>
        <w:t xml:space="preserve"> </w:t>
      </w:r>
      <w:r>
        <w:rPr>
          <w:rFonts w:ascii="Arial"/>
          <w:spacing w:val="-2"/>
        </w:rPr>
        <w:t>Connections</w:t>
      </w:r>
    </w:p>
    <w:p w14:paraId="2A75AE17" w14:textId="77777777" w:rsidR="00041B53" w:rsidRDefault="00041B53">
      <w:pPr>
        <w:pStyle w:val="BodyText"/>
        <w:spacing w:before="2"/>
        <w:rPr>
          <w:rFonts w:ascii="Arial"/>
          <w:sz w:val="25"/>
        </w:rPr>
      </w:pPr>
    </w:p>
    <w:p w14:paraId="2A75AE18" w14:textId="77777777" w:rsidR="00041B53" w:rsidRDefault="00104982">
      <w:pPr>
        <w:pStyle w:val="BodyText"/>
        <w:spacing w:before="1" w:line="218" w:lineRule="auto"/>
        <w:ind w:left="1070" w:right="30" w:hanging="931"/>
      </w:pPr>
      <w:r>
        <w:rPr>
          <w:spacing w:val="-4"/>
        </w:rPr>
        <w:t>Figure</w:t>
      </w:r>
      <w:r>
        <w:t xml:space="preserve"> </w:t>
      </w:r>
      <w:r>
        <w:rPr>
          <w:spacing w:val="-4"/>
        </w:rPr>
        <w:t>8:</w:t>
      </w:r>
      <w:r>
        <w:t xml:space="preserve"> </w:t>
      </w:r>
      <w:commentRangeStart w:id="100"/>
      <w:r>
        <w:rPr>
          <w:spacing w:val="-4"/>
        </w:rPr>
        <w:t>Histogram</w:t>
      </w:r>
      <w:r>
        <w:rPr>
          <w:spacing w:val="-8"/>
        </w:rPr>
        <w:t xml:space="preserve"> </w:t>
      </w:r>
      <w:r>
        <w:rPr>
          <w:spacing w:val="-4"/>
        </w:rPr>
        <w:t>of</w:t>
      </w:r>
      <w:r>
        <w:rPr>
          <w:spacing w:val="-8"/>
        </w:rPr>
        <w:t xml:space="preserve"> </w:t>
      </w:r>
      <w:r>
        <w:rPr>
          <w:spacing w:val="-4"/>
        </w:rPr>
        <w:t>systems</w:t>
      </w:r>
      <w:r>
        <w:rPr>
          <w:spacing w:val="-8"/>
        </w:rPr>
        <w:t xml:space="preserve"> </w:t>
      </w:r>
      <w:r>
        <w:rPr>
          <w:spacing w:val="-4"/>
        </w:rPr>
        <w:t>we</w:t>
      </w:r>
      <w:r>
        <w:rPr>
          <w:spacing w:val="-8"/>
        </w:rPr>
        <w:t xml:space="preserve"> </w:t>
      </w:r>
      <w:r>
        <w:rPr>
          <w:spacing w:val="-4"/>
        </w:rPr>
        <w:t>do</w:t>
      </w:r>
      <w:r>
        <w:rPr>
          <w:spacing w:val="-8"/>
        </w:rPr>
        <w:t xml:space="preserve"> </w:t>
      </w:r>
      <w:r>
        <w:rPr>
          <w:spacing w:val="-4"/>
        </w:rPr>
        <w:t>not</w:t>
      </w:r>
      <w:r>
        <w:rPr>
          <w:spacing w:val="-8"/>
        </w:rPr>
        <w:t xml:space="preserve"> </w:t>
      </w:r>
      <w:r>
        <w:rPr>
          <w:spacing w:val="-4"/>
        </w:rPr>
        <w:t>have</w:t>
      </w:r>
      <w:r>
        <w:rPr>
          <w:spacing w:val="-9"/>
        </w:rPr>
        <w:t xml:space="preserve"> </w:t>
      </w:r>
      <w:r>
        <w:rPr>
          <w:spacing w:val="-4"/>
        </w:rPr>
        <w:t>boundaries</w:t>
      </w:r>
      <w:r>
        <w:rPr>
          <w:spacing w:val="-8"/>
        </w:rPr>
        <w:t xml:space="preserve"> </w:t>
      </w:r>
      <w:r>
        <w:rPr>
          <w:spacing w:val="-4"/>
        </w:rPr>
        <w:t>for</w:t>
      </w:r>
      <w:r>
        <w:rPr>
          <w:spacing w:val="-8"/>
        </w:rPr>
        <w:t xml:space="preserve"> </w:t>
      </w:r>
      <w:r>
        <w:rPr>
          <w:spacing w:val="-4"/>
        </w:rPr>
        <w:t>by</w:t>
      </w:r>
      <w:r>
        <w:rPr>
          <w:spacing w:val="-8"/>
        </w:rPr>
        <w:t xml:space="preserve"> </w:t>
      </w:r>
      <w:r>
        <w:rPr>
          <w:spacing w:val="-4"/>
        </w:rPr>
        <w:t>the</w:t>
      </w:r>
      <w:r>
        <w:rPr>
          <w:spacing w:val="-8"/>
        </w:rPr>
        <w:t xml:space="preserve"> </w:t>
      </w:r>
      <w:r>
        <w:rPr>
          <w:spacing w:val="-4"/>
        </w:rPr>
        <w:t>number</w:t>
      </w:r>
      <w:r>
        <w:rPr>
          <w:spacing w:val="-8"/>
        </w:rPr>
        <w:t xml:space="preserve"> </w:t>
      </w:r>
      <w:r>
        <w:rPr>
          <w:spacing w:val="-4"/>
        </w:rPr>
        <w:t>of</w:t>
      </w:r>
      <w:r>
        <w:rPr>
          <w:spacing w:val="-8"/>
        </w:rPr>
        <w:t xml:space="preserve"> </w:t>
      </w:r>
      <w:r>
        <w:rPr>
          <w:spacing w:val="-4"/>
        </w:rPr>
        <w:t>service</w:t>
      </w:r>
      <w:r>
        <w:rPr>
          <w:spacing w:val="-8"/>
        </w:rPr>
        <w:t xml:space="preserve"> </w:t>
      </w:r>
      <w:r>
        <w:rPr>
          <w:spacing w:val="-4"/>
        </w:rPr>
        <w:t xml:space="preserve">connections </w:t>
      </w:r>
      <w:r>
        <w:t xml:space="preserve">reported under SDWA. </w:t>
      </w:r>
      <w:proofErr w:type="spellStart"/>
      <w:r>
        <w:t>binwidth</w:t>
      </w:r>
      <w:proofErr w:type="spellEnd"/>
      <w:r>
        <w:t xml:space="preserve"> </w:t>
      </w:r>
      <w:r>
        <w:rPr>
          <w:w w:val="125"/>
        </w:rPr>
        <w:t xml:space="preserve">= </w:t>
      </w:r>
      <w:r>
        <w:t>10 connections.</w:t>
      </w:r>
      <w:commentRangeEnd w:id="100"/>
      <w:r>
        <w:rPr>
          <w:rStyle w:val="CommentReference"/>
        </w:rPr>
        <w:commentReference w:id="100"/>
      </w:r>
    </w:p>
    <w:p w14:paraId="2A75AE19" w14:textId="77777777" w:rsidR="00041B53" w:rsidRDefault="00041B53">
      <w:pPr>
        <w:pStyle w:val="BodyText"/>
        <w:rPr>
          <w:sz w:val="20"/>
        </w:rPr>
      </w:pPr>
    </w:p>
    <w:p w14:paraId="2A75AE1A" w14:textId="77777777" w:rsidR="00041B53" w:rsidRDefault="00041B53">
      <w:pPr>
        <w:pStyle w:val="BodyText"/>
        <w:spacing w:before="4"/>
        <w:rPr>
          <w:sz w:val="19"/>
        </w:rPr>
      </w:pPr>
    </w:p>
    <w:p w14:paraId="2A75AE1B" w14:textId="77777777" w:rsidR="00041B53" w:rsidRDefault="00104982">
      <w:pPr>
        <w:spacing w:before="92"/>
        <w:ind w:left="3357"/>
        <w:rPr>
          <w:rFonts w:ascii="Arial"/>
          <w:sz w:val="26"/>
        </w:rPr>
      </w:pPr>
      <w:bookmarkStart w:id="101" w:name="_bookmark30"/>
      <w:bookmarkEnd w:id="101"/>
      <w:r>
        <w:rPr>
          <w:rFonts w:ascii="Arial"/>
          <w:sz w:val="26"/>
        </w:rPr>
        <w:t>Percent</w:t>
      </w:r>
      <w:r>
        <w:rPr>
          <w:rFonts w:ascii="Arial"/>
          <w:spacing w:val="-5"/>
          <w:sz w:val="26"/>
        </w:rPr>
        <w:t xml:space="preserve"> </w:t>
      </w:r>
      <w:r>
        <w:rPr>
          <w:rFonts w:ascii="Arial"/>
          <w:sz w:val="26"/>
        </w:rPr>
        <w:t>of</w:t>
      </w:r>
      <w:r>
        <w:rPr>
          <w:rFonts w:ascii="Arial"/>
          <w:spacing w:val="-4"/>
          <w:sz w:val="26"/>
        </w:rPr>
        <w:t xml:space="preserve"> </w:t>
      </w:r>
      <w:r>
        <w:rPr>
          <w:rFonts w:ascii="Arial"/>
          <w:sz w:val="26"/>
        </w:rPr>
        <w:t>Systems</w:t>
      </w:r>
      <w:r>
        <w:rPr>
          <w:rFonts w:ascii="Arial"/>
          <w:spacing w:val="-4"/>
          <w:sz w:val="26"/>
        </w:rPr>
        <w:t xml:space="preserve"> </w:t>
      </w:r>
      <w:r>
        <w:rPr>
          <w:rFonts w:ascii="Arial"/>
          <w:spacing w:val="-2"/>
          <w:sz w:val="26"/>
        </w:rPr>
        <w:t>Missing</w:t>
      </w:r>
    </w:p>
    <w:p w14:paraId="2A75AE1C" w14:textId="77777777" w:rsidR="00041B53" w:rsidRDefault="00104982">
      <w:pPr>
        <w:pStyle w:val="BodyText"/>
        <w:spacing w:before="63"/>
        <w:ind w:left="3357"/>
        <w:rPr>
          <w:rFonts w:ascii="Arial"/>
        </w:rPr>
      </w:pPr>
      <w:r>
        <w:rPr>
          <w:rFonts w:ascii="Arial"/>
        </w:rPr>
        <w:t>by</w:t>
      </w:r>
      <w:r>
        <w:rPr>
          <w:rFonts w:ascii="Arial"/>
          <w:spacing w:val="-2"/>
        </w:rPr>
        <w:t xml:space="preserve"> </w:t>
      </w:r>
      <w:commentRangeStart w:id="102"/>
      <w:r>
        <w:rPr>
          <w:rFonts w:ascii="Arial"/>
        </w:rPr>
        <w:t>Service Area</w:t>
      </w:r>
      <w:r>
        <w:rPr>
          <w:rFonts w:ascii="Arial"/>
          <w:spacing w:val="1"/>
        </w:rPr>
        <w:t xml:space="preserve"> </w:t>
      </w:r>
      <w:r>
        <w:rPr>
          <w:rFonts w:ascii="Arial"/>
          <w:spacing w:val="-4"/>
        </w:rPr>
        <w:t>Type</w:t>
      </w:r>
      <w:commentRangeEnd w:id="102"/>
      <w:r>
        <w:rPr>
          <w:rStyle w:val="CommentReference"/>
        </w:rPr>
        <w:commentReference w:id="102"/>
      </w:r>
    </w:p>
    <w:p w14:paraId="2A75AE1D" w14:textId="77777777" w:rsidR="00041B53" w:rsidRDefault="00041B53">
      <w:pPr>
        <w:pStyle w:val="BodyText"/>
        <w:spacing w:before="10"/>
        <w:rPr>
          <w:rFonts w:ascii="Arial"/>
          <w:sz w:val="16"/>
        </w:rPr>
      </w:pPr>
    </w:p>
    <w:p w14:paraId="2A75AE1E" w14:textId="77777777" w:rsidR="00041B53" w:rsidRDefault="00104982">
      <w:pPr>
        <w:spacing w:before="95"/>
        <w:ind w:left="2338"/>
        <w:rPr>
          <w:rFonts w:ascii="Arial"/>
          <w:sz w:val="18"/>
        </w:rPr>
      </w:pPr>
      <w:r>
        <w:rPr>
          <w:noProof/>
        </w:rPr>
        <mc:AlternateContent>
          <mc:Choice Requires="wpg">
            <w:drawing>
              <wp:anchor distT="0" distB="0" distL="0" distR="0" simplePos="0" relativeHeight="15742976" behindDoc="0" locked="0" layoutInCell="1" allowOverlap="1" wp14:anchorId="2A75AE74" wp14:editId="2A75AE75">
                <wp:simplePos x="0" y="0"/>
                <wp:positionH relativeFrom="page">
                  <wp:posOffset>2922495</wp:posOffset>
                </wp:positionH>
                <wp:positionV relativeFrom="paragraph">
                  <wp:posOffset>-51925</wp:posOffset>
                </wp:positionV>
                <wp:extent cx="3409315" cy="1878330"/>
                <wp:effectExtent l="0" t="0" r="0" b="0"/>
                <wp:wrapNone/>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9315" cy="1878330"/>
                          <a:chOff x="0" y="0"/>
                          <a:chExt cx="3409315" cy="1878330"/>
                        </a:xfrm>
                      </wpg:grpSpPr>
                      <wps:wsp>
                        <wps:cNvPr id="244" name="Graphic 244"/>
                        <wps:cNvSpPr/>
                        <wps:spPr>
                          <a:xfrm>
                            <a:off x="34799" y="0"/>
                            <a:ext cx="3374390" cy="1843405"/>
                          </a:xfrm>
                          <a:custGeom>
                            <a:avLst/>
                            <a:gdLst/>
                            <a:ahLst/>
                            <a:cxnLst/>
                            <a:rect l="l" t="t" r="r" b="b"/>
                            <a:pathLst>
                              <a:path w="3374390" h="1843405">
                                <a:moveTo>
                                  <a:pt x="3373983" y="0"/>
                                </a:moveTo>
                                <a:lnTo>
                                  <a:pt x="0" y="0"/>
                                </a:lnTo>
                                <a:lnTo>
                                  <a:pt x="0" y="1843333"/>
                                </a:lnTo>
                                <a:lnTo>
                                  <a:pt x="3373983" y="1843333"/>
                                </a:lnTo>
                                <a:lnTo>
                                  <a:pt x="3373983" y="0"/>
                                </a:lnTo>
                                <a:close/>
                              </a:path>
                            </a:pathLst>
                          </a:custGeom>
                          <a:solidFill>
                            <a:srgbClr val="EBEBEB"/>
                          </a:solidFill>
                        </wps:spPr>
                        <wps:bodyPr wrap="square" lIns="0" tIns="0" rIns="0" bIns="0" rtlCol="0">
                          <a:prstTxWarp prst="textNoShape">
                            <a:avLst/>
                          </a:prstTxWarp>
                          <a:noAutofit/>
                        </wps:bodyPr>
                      </wps:wsp>
                      <wps:wsp>
                        <wps:cNvPr id="245" name="Graphic 245"/>
                        <wps:cNvSpPr/>
                        <wps:spPr>
                          <a:xfrm>
                            <a:off x="512587" y="0"/>
                            <a:ext cx="2595245" cy="1843405"/>
                          </a:xfrm>
                          <a:custGeom>
                            <a:avLst/>
                            <a:gdLst/>
                            <a:ahLst/>
                            <a:cxnLst/>
                            <a:rect l="l" t="t" r="r" b="b"/>
                            <a:pathLst>
                              <a:path w="2595245" h="1843405">
                                <a:moveTo>
                                  <a:pt x="0" y="1798755"/>
                                </a:moveTo>
                                <a:lnTo>
                                  <a:pt x="0" y="1843333"/>
                                </a:lnTo>
                              </a:path>
                              <a:path w="2595245" h="1843405">
                                <a:moveTo>
                                  <a:pt x="0" y="1501439"/>
                                </a:moveTo>
                                <a:lnTo>
                                  <a:pt x="0" y="1531157"/>
                                </a:lnTo>
                              </a:path>
                              <a:path w="2595245" h="1843405">
                                <a:moveTo>
                                  <a:pt x="0" y="906807"/>
                                </a:moveTo>
                                <a:lnTo>
                                  <a:pt x="0" y="1233842"/>
                                </a:lnTo>
                              </a:path>
                              <a:path w="2595245" h="1843405">
                                <a:moveTo>
                                  <a:pt x="0" y="609491"/>
                                </a:moveTo>
                                <a:lnTo>
                                  <a:pt x="0" y="639210"/>
                                </a:lnTo>
                              </a:path>
                              <a:path w="2595245" h="1843405">
                                <a:moveTo>
                                  <a:pt x="0" y="312175"/>
                                </a:moveTo>
                                <a:lnTo>
                                  <a:pt x="0" y="341894"/>
                                </a:lnTo>
                              </a:path>
                              <a:path w="2595245" h="1843405">
                                <a:moveTo>
                                  <a:pt x="0" y="0"/>
                                </a:moveTo>
                                <a:lnTo>
                                  <a:pt x="0" y="44578"/>
                                </a:lnTo>
                              </a:path>
                              <a:path w="2595245" h="1843405">
                                <a:moveTo>
                                  <a:pt x="648608" y="1798755"/>
                                </a:moveTo>
                                <a:lnTo>
                                  <a:pt x="648608" y="1843333"/>
                                </a:lnTo>
                              </a:path>
                              <a:path w="2595245" h="1843405">
                                <a:moveTo>
                                  <a:pt x="648608" y="1501439"/>
                                </a:moveTo>
                                <a:lnTo>
                                  <a:pt x="648608" y="1531157"/>
                                </a:lnTo>
                              </a:path>
                              <a:path w="2595245" h="1843405">
                                <a:moveTo>
                                  <a:pt x="648608" y="906807"/>
                                </a:moveTo>
                                <a:lnTo>
                                  <a:pt x="648608" y="1233842"/>
                                </a:lnTo>
                              </a:path>
                              <a:path w="2595245" h="1843405">
                                <a:moveTo>
                                  <a:pt x="648608" y="312175"/>
                                </a:moveTo>
                                <a:lnTo>
                                  <a:pt x="648608" y="639210"/>
                                </a:lnTo>
                              </a:path>
                              <a:path w="2595245" h="1843405">
                                <a:moveTo>
                                  <a:pt x="648608" y="0"/>
                                </a:moveTo>
                                <a:lnTo>
                                  <a:pt x="648608" y="44578"/>
                                </a:lnTo>
                              </a:path>
                              <a:path w="2595245" h="1843405">
                                <a:moveTo>
                                  <a:pt x="1297343" y="1798755"/>
                                </a:moveTo>
                                <a:lnTo>
                                  <a:pt x="1297343" y="1843333"/>
                                </a:lnTo>
                              </a:path>
                              <a:path w="2595245" h="1843405">
                                <a:moveTo>
                                  <a:pt x="1297343" y="1501439"/>
                                </a:moveTo>
                                <a:lnTo>
                                  <a:pt x="1297343" y="1531157"/>
                                </a:lnTo>
                              </a:path>
                              <a:path w="2595245" h="1843405">
                                <a:moveTo>
                                  <a:pt x="1297343" y="906807"/>
                                </a:moveTo>
                                <a:lnTo>
                                  <a:pt x="1297343" y="1233842"/>
                                </a:lnTo>
                              </a:path>
                              <a:path w="2595245" h="1843405">
                                <a:moveTo>
                                  <a:pt x="1297343" y="312175"/>
                                </a:moveTo>
                                <a:lnTo>
                                  <a:pt x="1297343" y="639210"/>
                                </a:lnTo>
                              </a:path>
                              <a:path w="2595245" h="1843405">
                                <a:moveTo>
                                  <a:pt x="1297343" y="0"/>
                                </a:moveTo>
                                <a:lnTo>
                                  <a:pt x="1297343" y="44578"/>
                                </a:lnTo>
                              </a:path>
                              <a:path w="2595245" h="1843405">
                                <a:moveTo>
                                  <a:pt x="1946079" y="1798755"/>
                                </a:moveTo>
                                <a:lnTo>
                                  <a:pt x="1946079" y="1843333"/>
                                </a:lnTo>
                              </a:path>
                              <a:path w="2595245" h="1843405">
                                <a:moveTo>
                                  <a:pt x="1946079" y="906807"/>
                                </a:moveTo>
                                <a:lnTo>
                                  <a:pt x="1946079" y="1531157"/>
                                </a:lnTo>
                              </a:path>
                              <a:path w="2595245" h="1843405">
                                <a:moveTo>
                                  <a:pt x="1946079" y="312175"/>
                                </a:moveTo>
                                <a:lnTo>
                                  <a:pt x="1946079" y="639210"/>
                                </a:lnTo>
                              </a:path>
                              <a:path w="2595245" h="1843405">
                                <a:moveTo>
                                  <a:pt x="1946079" y="0"/>
                                </a:moveTo>
                                <a:lnTo>
                                  <a:pt x="1946079" y="44578"/>
                                </a:lnTo>
                              </a:path>
                              <a:path w="2595245" h="1843405">
                                <a:moveTo>
                                  <a:pt x="2594687" y="906807"/>
                                </a:moveTo>
                                <a:lnTo>
                                  <a:pt x="2594687" y="1843333"/>
                                </a:lnTo>
                              </a:path>
                              <a:path w="2595245" h="1843405">
                                <a:moveTo>
                                  <a:pt x="2594687" y="0"/>
                                </a:moveTo>
                                <a:lnTo>
                                  <a:pt x="2594687" y="639210"/>
                                </a:lnTo>
                              </a:path>
                            </a:pathLst>
                          </a:custGeom>
                          <a:ln w="6731">
                            <a:solidFill>
                              <a:srgbClr val="FFFFFF"/>
                            </a:solidFill>
                            <a:prstDash val="solid"/>
                          </a:ln>
                        </wps:spPr>
                        <wps:bodyPr wrap="square" lIns="0" tIns="0" rIns="0" bIns="0" rtlCol="0">
                          <a:prstTxWarp prst="textNoShape">
                            <a:avLst/>
                          </a:prstTxWarp>
                          <a:noAutofit/>
                        </wps:bodyPr>
                      </wps:wsp>
                      <wps:wsp>
                        <wps:cNvPr id="246" name="Graphic 246"/>
                        <wps:cNvSpPr/>
                        <wps:spPr>
                          <a:xfrm>
                            <a:off x="34799" y="178440"/>
                            <a:ext cx="3374390" cy="1486535"/>
                          </a:xfrm>
                          <a:custGeom>
                            <a:avLst/>
                            <a:gdLst/>
                            <a:ahLst/>
                            <a:cxnLst/>
                            <a:rect l="l" t="t" r="r" b="b"/>
                            <a:pathLst>
                              <a:path w="3374390" h="1486535">
                                <a:moveTo>
                                  <a:pt x="0" y="1486452"/>
                                </a:moveTo>
                                <a:lnTo>
                                  <a:pt x="153420" y="1486452"/>
                                </a:lnTo>
                              </a:path>
                              <a:path w="3374390" h="1486535">
                                <a:moveTo>
                                  <a:pt x="2697307" y="1486452"/>
                                </a:moveTo>
                                <a:lnTo>
                                  <a:pt x="3373983" y="1486452"/>
                                </a:lnTo>
                              </a:path>
                              <a:path w="3374390" h="1486535">
                                <a:moveTo>
                                  <a:pt x="0" y="1189136"/>
                                </a:moveTo>
                                <a:lnTo>
                                  <a:pt x="153420" y="1189136"/>
                                </a:lnTo>
                              </a:path>
                              <a:path w="3374390" h="1486535">
                                <a:moveTo>
                                  <a:pt x="2167447" y="1189136"/>
                                </a:moveTo>
                                <a:lnTo>
                                  <a:pt x="3373983" y="1189136"/>
                                </a:lnTo>
                              </a:path>
                              <a:path w="3374390" h="1486535">
                                <a:moveTo>
                                  <a:pt x="0" y="891820"/>
                                </a:moveTo>
                                <a:lnTo>
                                  <a:pt x="153420" y="891820"/>
                                </a:lnTo>
                              </a:path>
                              <a:path w="3374390" h="1486535">
                                <a:moveTo>
                                  <a:pt x="440195" y="891820"/>
                                </a:moveTo>
                                <a:lnTo>
                                  <a:pt x="3373983" y="891820"/>
                                </a:lnTo>
                              </a:path>
                              <a:path w="3374390" h="1486535">
                                <a:moveTo>
                                  <a:pt x="0" y="594631"/>
                                </a:moveTo>
                                <a:lnTo>
                                  <a:pt x="153420" y="594631"/>
                                </a:lnTo>
                              </a:path>
                              <a:path w="3374390" h="1486535">
                                <a:moveTo>
                                  <a:pt x="3220689" y="594631"/>
                                </a:moveTo>
                                <a:lnTo>
                                  <a:pt x="3373983" y="594631"/>
                                </a:lnTo>
                              </a:path>
                              <a:path w="3374390" h="1486535">
                                <a:moveTo>
                                  <a:pt x="0" y="297315"/>
                                </a:moveTo>
                                <a:lnTo>
                                  <a:pt x="153420" y="297315"/>
                                </a:lnTo>
                              </a:path>
                              <a:path w="3374390" h="1486535">
                                <a:moveTo>
                                  <a:pt x="1096423" y="297315"/>
                                </a:moveTo>
                                <a:lnTo>
                                  <a:pt x="3373983" y="297315"/>
                                </a:lnTo>
                              </a:path>
                              <a:path w="3374390" h="1486535">
                                <a:moveTo>
                                  <a:pt x="0" y="0"/>
                                </a:moveTo>
                                <a:lnTo>
                                  <a:pt x="153420" y="0"/>
                                </a:lnTo>
                              </a:path>
                              <a:path w="3374390" h="1486535">
                                <a:moveTo>
                                  <a:pt x="2865714" y="0"/>
                                </a:moveTo>
                                <a:lnTo>
                                  <a:pt x="3373983" y="0"/>
                                </a:lnTo>
                              </a:path>
                            </a:pathLst>
                          </a:custGeom>
                          <a:ln w="13589">
                            <a:solidFill>
                              <a:srgbClr val="FFFFFF"/>
                            </a:solidFill>
                            <a:prstDash val="solid"/>
                          </a:ln>
                        </wps:spPr>
                        <wps:bodyPr wrap="square" lIns="0" tIns="0" rIns="0" bIns="0" rtlCol="0">
                          <a:prstTxWarp prst="textNoShape">
                            <a:avLst/>
                          </a:prstTxWarp>
                          <a:noAutofit/>
                        </wps:bodyPr>
                      </wps:wsp>
                      <wps:wsp>
                        <wps:cNvPr id="247" name="Graphic 247"/>
                        <wps:cNvSpPr/>
                        <wps:spPr>
                          <a:xfrm>
                            <a:off x="188219" y="0"/>
                            <a:ext cx="1270" cy="1843405"/>
                          </a:xfrm>
                          <a:custGeom>
                            <a:avLst/>
                            <a:gdLst/>
                            <a:ahLst/>
                            <a:cxnLst/>
                            <a:rect l="l" t="t" r="r" b="b"/>
                            <a:pathLst>
                              <a:path h="1843405">
                                <a:moveTo>
                                  <a:pt x="0" y="1843333"/>
                                </a:moveTo>
                                <a:lnTo>
                                  <a:pt x="0" y="0"/>
                                </a:lnTo>
                              </a:path>
                            </a:pathLst>
                          </a:custGeom>
                          <a:ln w="13589">
                            <a:solidFill>
                              <a:srgbClr val="FFFFFF"/>
                            </a:solidFill>
                            <a:prstDash val="solid"/>
                          </a:ln>
                        </wps:spPr>
                        <wps:bodyPr wrap="square" lIns="0" tIns="0" rIns="0" bIns="0" rtlCol="0">
                          <a:prstTxWarp prst="textNoShape">
                            <a:avLst/>
                          </a:prstTxWarp>
                          <a:noAutofit/>
                        </wps:bodyPr>
                      </wps:wsp>
                      <wps:wsp>
                        <wps:cNvPr id="248" name="Graphic 248"/>
                        <wps:cNvSpPr/>
                        <wps:spPr>
                          <a:xfrm>
                            <a:off x="836828" y="0"/>
                            <a:ext cx="1946275" cy="1843405"/>
                          </a:xfrm>
                          <a:custGeom>
                            <a:avLst/>
                            <a:gdLst/>
                            <a:ahLst/>
                            <a:cxnLst/>
                            <a:rect l="l" t="t" r="r" b="b"/>
                            <a:pathLst>
                              <a:path w="1946275" h="1843405">
                                <a:moveTo>
                                  <a:pt x="0" y="1798755"/>
                                </a:moveTo>
                                <a:lnTo>
                                  <a:pt x="0" y="1843333"/>
                                </a:lnTo>
                              </a:path>
                              <a:path w="1946275" h="1843405">
                                <a:moveTo>
                                  <a:pt x="0" y="1501439"/>
                                </a:moveTo>
                                <a:lnTo>
                                  <a:pt x="0" y="1531157"/>
                                </a:lnTo>
                              </a:path>
                              <a:path w="1946275" h="1843405">
                                <a:moveTo>
                                  <a:pt x="0" y="906807"/>
                                </a:moveTo>
                                <a:lnTo>
                                  <a:pt x="0" y="1233842"/>
                                </a:lnTo>
                              </a:path>
                              <a:path w="1946275" h="1843405">
                                <a:moveTo>
                                  <a:pt x="0" y="609491"/>
                                </a:moveTo>
                                <a:lnTo>
                                  <a:pt x="0" y="639210"/>
                                </a:lnTo>
                              </a:path>
                              <a:path w="1946275" h="1843405">
                                <a:moveTo>
                                  <a:pt x="0" y="312175"/>
                                </a:moveTo>
                                <a:lnTo>
                                  <a:pt x="0" y="341894"/>
                                </a:lnTo>
                              </a:path>
                              <a:path w="1946275" h="1843405">
                                <a:moveTo>
                                  <a:pt x="0" y="0"/>
                                </a:moveTo>
                                <a:lnTo>
                                  <a:pt x="0" y="44578"/>
                                </a:lnTo>
                              </a:path>
                              <a:path w="1946275" h="1843405">
                                <a:moveTo>
                                  <a:pt x="648735" y="1798755"/>
                                </a:moveTo>
                                <a:lnTo>
                                  <a:pt x="648735" y="1843333"/>
                                </a:lnTo>
                              </a:path>
                              <a:path w="1946275" h="1843405">
                                <a:moveTo>
                                  <a:pt x="648735" y="1501439"/>
                                </a:moveTo>
                                <a:lnTo>
                                  <a:pt x="648735" y="1531157"/>
                                </a:lnTo>
                              </a:path>
                              <a:path w="1946275" h="1843405">
                                <a:moveTo>
                                  <a:pt x="648735" y="906807"/>
                                </a:moveTo>
                                <a:lnTo>
                                  <a:pt x="648735" y="1233842"/>
                                </a:lnTo>
                              </a:path>
                              <a:path w="1946275" h="1843405">
                                <a:moveTo>
                                  <a:pt x="648735" y="312175"/>
                                </a:moveTo>
                                <a:lnTo>
                                  <a:pt x="648735" y="639210"/>
                                </a:lnTo>
                              </a:path>
                              <a:path w="1946275" h="1843405">
                                <a:moveTo>
                                  <a:pt x="648735" y="0"/>
                                </a:moveTo>
                                <a:lnTo>
                                  <a:pt x="648735" y="44578"/>
                                </a:lnTo>
                              </a:path>
                              <a:path w="1946275" h="1843405">
                                <a:moveTo>
                                  <a:pt x="1297470" y="1798755"/>
                                </a:moveTo>
                                <a:lnTo>
                                  <a:pt x="1297470" y="1843333"/>
                                </a:lnTo>
                              </a:path>
                              <a:path w="1946275" h="1843405">
                                <a:moveTo>
                                  <a:pt x="1297470" y="1501439"/>
                                </a:moveTo>
                                <a:lnTo>
                                  <a:pt x="1297470" y="1531157"/>
                                </a:lnTo>
                              </a:path>
                              <a:path w="1946275" h="1843405">
                                <a:moveTo>
                                  <a:pt x="1297470" y="906807"/>
                                </a:moveTo>
                                <a:lnTo>
                                  <a:pt x="1297470" y="1233842"/>
                                </a:lnTo>
                              </a:path>
                              <a:path w="1946275" h="1843405">
                                <a:moveTo>
                                  <a:pt x="1297470" y="312175"/>
                                </a:moveTo>
                                <a:lnTo>
                                  <a:pt x="1297470" y="639210"/>
                                </a:lnTo>
                              </a:path>
                              <a:path w="1946275" h="1843405">
                                <a:moveTo>
                                  <a:pt x="1297470" y="0"/>
                                </a:moveTo>
                                <a:lnTo>
                                  <a:pt x="1297470" y="44578"/>
                                </a:lnTo>
                              </a:path>
                              <a:path w="1946275" h="1843405">
                                <a:moveTo>
                                  <a:pt x="1946079" y="906807"/>
                                </a:moveTo>
                                <a:lnTo>
                                  <a:pt x="1946079" y="1843333"/>
                                </a:lnTo>
                              </a:path>
                              <a:path w="1946275" h="1843405">
                                <a:moveTo>
                                  <a:pt x="1946079" y="312175"/>
                                </a:moveTo>
                                <a:lnTo>
                                  <a:pt x="1946079" y="639210"/>
                                </a:lnTo>
                              </a:path>
                              <a:path w="1946275" h="1843405">
                                <a:moveTo>
                                  <a:pt x="1946079" y="0"/>
                                </a:moveTo>
                                <a:lnTo>
                                  <a:pt x="1946079" y="44578"/>
                                </a:lnTo>
                              </a:path>
                            </a:pathLst>
                          </a:custGeom>
                          <a:ln w="13589">
                            <a:solidFill>
                              <a:srgbClr val="FFFFFF"/>
                            </a:solidFill>
                            <a:prstDash val="solid"/>
                          </a:ln>
                        </wps:spPr>
                        <wps:bodyPr wrap="square" lIns="0" tIns="0" rIns="0" bIns="0" rtlCol="0">
                          <a:prstTxWarp prst="textNoShape">
                            <a:avLst/>
                          </a:prstTxWarp>
                          <a:noAutofit/>
                        </wps:bodyPr>
                      </wps:wsp>
                      <wps:wsp>
                        <wps:cNvPr id="249" name="Graphic 249"/>
                        <wps:cNvSpPr/>
                        <wps:spPr>
                          <a:xfrm>
                            <a:off x="188219" y="1531157"/>
                            <a:ext cx="2544445" cy="267970"/>
                          </a:xfrm>
                          <a:custGeom>
                            <a:avLst/>
                            <a:gdLst/>
                            <a:ahLst/>
                            <a:cxnLst/>
                            <a:rect l="l" t="t" r="r" b="b"/>
                            <a:pathLst>
                              <a:path w="2544445" h="267970">
                                <a:moveTo>
                                  <a:pt x="2543886" y="0"/>
                                </a:moveTo>
                                <a:lnTo>
                                  <a:pt x="0" y="0"/>
                                </a:lnTo>
                                <a:lnTo>
                                  <a:pt x="0" y="267597"/>
                                </a:lnTo>
                                <a:lnTo>
                                  <a:pt x="2543886" y="267597"/>
                                </a:lnTo>
                                <a:lnTo>
                                  <a:pt x="2543886" y="0"/>
                                </a:lnTo>
                                <a:close/>
                              </a:path>
                            </a:pathLst>
                          </a:custGeom>
                          <a:solidFill>
                            <a:srgbClr val="6BACBF"/>
                          </a:solidFill>
                        </wps:spPr>
                        <wps:bodyPr wrap="square" lIns="0" tIns="0" rIns="0" bIns="0" rtlCol="0">
                          <a:prstTxWarp prst="textNoShape">
                            <a:avLst/>
                          </a:prstTxWarp>
                          <a:noAutofit/>
                        </wps:bodyPr>
                      </wps:wsp>
                      <wps:wsp>
                        <wps:cNvPr id="250" name="Graphic 250"/>
                        <wps:cNvSpPr/>
                        <wps:spPr>
                          <a:xfrm>
                            <a:off x="188219" y="1531157"/>
                            <a:ext cx="2544445" cy="267970"/>
                          </a:xfrm>
                          <a:custGeom>
                            <a:avLst/>
                            <a:gdLst/>
                            <a:ahLst/>
                            <a:cxnLst/>
                            <a:rect l="l" t="t" r="r" b="b"/>
                            <a:pathLst>
                              <a:path w="2544445" h="267970">
                                <a:moveTo>
                                  <a:pt x="0" y="267597"/>
                                </a:moveTo>
                                <a:lnTo>
                                  <a:pt x="2543886" y="267597"/>
                                </a:lnTo>
                                <a:lnTo>
                                  <a:pt x="2543886" y="0"/>
                                </a:lnTo>
                                <a:lnTo>
                                  <a:pt x="0" y="0"/>
                                </a:lnTo>
                                <a:lnTo>
                                  <a:pt x="0" y="267597"/>
                                </a:lnTo>
                                <a:close/>
                              </a:path>
                            </a:pathLst>
                          </a:custGeom>
                          <a:ln w="13589">
                            <a:solidFill>
                              <a:srgbClr val="000000"/>
                            </a:solidFill>
                            <a:prstDash val="solid"/>
                          </a:ln>
                        </wps:spPr>
                        <wps:bodyPr wrap="square" lIns="0" tIns="0" rIns="0" bIns="0" rtlCol="0">
                          <a:prstTxWarp prst="textNoShape">
                            <a:avLst/>
                          </a:prstTxWarp>
                          <a:noAutofit/>
                        </wps:bodyPr>
                      </wps:wsp>
                      <wps:wsp>
                        <wps:cNvPr id="251" name="Graphic 251"/>
                        <wps:cNvSpPr/>
                        <wps:spPr>
                          <a:xfrm>
                            <a:off x="188219" y="1233842"/>
                            <a:ext cx="2014220" cy="267970"/>
                          </a:xfrm>
                          <a:custGeom>
                            <a:avLst/>
                            <a:gdLst/>
                            <a:ahLst/>
                            <a:cxnLst/>
                            <a:rect l="l" t="t" r="r" b="b"/>
                            <a:pathLst>
                              <a:path w="2014220" h="267970">
                                <a:moveTo>
                                  <a:pt x="2014026" y="0"/>
                                </a:moveTo>
                                <a:lnTo>
                                  <a:pt x="0" y="0"/>
                                </a:lnTo>
                                <a:lnTo>
                                  <a:pt x="0" y="267597"/>
                                </a:lnTo>
                                <a:lnTo>
                                  <a:pt x="2014026" y="267597"/>
                                </a:lnTo>
                                <a:lnTo>
                                  <a:pt x="2014026" y="0"/>
                                </a:lnTo>
                                <a:close/>
                              </a:path>
                            </a:pathLst>
                          </a:custGeom>
                          <a:solidFill>
                            <a:srgbClr val="6BACBF"/>
                          </a:solidFill>
                        </wps:spPr>
                        <wps:bodyPr wrap="square" lIns="0" tIns="0" rIns="0" bIns="0" rtlCol="0">
                          <a:prstTxWarp prst="textNoShape">
                            <a:avLst/>
                          </a:prstTxWarp>
                          <a:noAutofit/>
                        </wps:bodyPr>
                      </wps:wsp>
                      <wps:wsp>
                        <wps:cNvPr id="252" name="Graphic 252"/>
                        <wps:cNvSpPr/>
                        <wps:spPr>
                          <a:xfrm>
                            <a:off x="188219" y="1233842"/>
                            <a:ext cx="2014220" cy="267970"/>
                          </a:xfrm>
                          <a:custGeom>
                            <a:avLst/>
                            <a:gdLst/>
                            <a:ahLst/>
                            <a:cxnLst/>
                            <a:rect l="l" t="t" r="r" b="b"/>
                            <a:pathLst>
                              <a:path w="2014220" h="267970">
                                <a:moveTo>
                                  <a:pt x="0" y="267597"/>
                                </a:moveTo>
                                <a:lnTo>
                                  <a:pt x="2014026" y="267597"/>
                                </a:lnTo>
                                <a:lnTo>
                                  <a:pt x="2014026" y="0"/>
                                </a:lnTo>
                                <a:lnTo>
                                  <a:pt x="0" y="0"/>
                                </a:lnTo>
                                <a:lnTo>
                                  <a:pt x="0" y="267597"/>
                                </a:lnTo>
                                <a:close/>
                              </a:path>
                            </a:pathLst>
                          </a:custGeom>
                          <a:ln w="13589">
                            <a:solidFill>
                              <a:srgbClr val="000000"/>
                            </a:solidFill>
                            <a:prstDash val="solid"/>
                          </a:ln>
                        </wps:spPr>
                        <wps:bodyPr wrap="square" lIns="0" tIns="0" rIns="0" bIns="0" rtlCol="0">
                          <a:prstTxWarp prst="textNoShape">
                            <a:avLst/>
                          </a:prstTxWarp>
                          <a:noAutofit/>
                        </wps:bodyPr>
                      </wps:wsp>
                      <wps:wsp>
                        <wps:cNvPr id="253" name="Graphic 253"/>
                        <wps:cNvSpPr/>
                        <wps:spPr>
                          <a:xfrm>
                            <a:off x="188219" y="936526"/>
                            <a:ext cx="287020" cy="267970"/>
                          </a:xfrm>
                          <a:custGeom>
                            <a:avLst/>
                            <a:gdLst/>
                            <a:ahLst/>
                            <a:cxnLst/>
                            <a:rect l="l" t="t" r="r" b="b"/>
                            <a:pathLst>
                              <a:path w="287020" h="267970">
                                <a:moveTo>
                                  <a:pt x="286774" y="0"/>
                                </a:moveTo>
                                <a:lnTo>
                                  <a:pt x="0" y="0"/>
                                </a:lnTo>
                                <a:lnTo>
                                  <a:pt x="0" y="267597"/>
                                </a:lnTo>
                                <a:lnTo>
                                  <a:pt x="286774" y="267597"/>
                                </a:lnTo>
                                <a:lnTo>
                                  <a:pt x="286774" y="0"/>
                                </a:lnTo>
                                <a:close/>
                              </a:path>
                            </a:pathLst>
                          </a:custGeom>
                          <a:solidFill>
                            <a:srgbClr val="6BACBF"/>
                          </a:solidFill>
                        </wps:spPr>
                        <wps:bodyPr wrap="square" lIns="0" tIns="0" rIns="0" bIns="0" rtlCol="0">
                          <a:prstTxWarp prst="textNoShape">
                            <a:avLst/>
                          </a:prstTxWarp>
                          <a:noAutofit/>
                        </wps:bodyPr>
                      </wps:wsp>
                      <wps:wsp>
                        <wps:cNvPr id="254" name="Graphic 254"/>
                        <wps:cNvSpPr/>
                        <wps:spPr>
                          <a:xfrm>
                            <a:off x="188219" y="936526"/>
                            <a:ext cx="287020" cy="267970"/>
                          </a:xfrm>
                          <a:custGeom>
                            <a:avLst/>
                            <a:gdLst/>
                            <a:ahLst/>
                            <a:cxnLst/>
                            <a:rect l="l" t="t" r="r" b="b"/>
                            <a:pathLst>
                              <a:path w="287020" h="267970">
                                <a:moveTo>
                                  <a:pt x="0" y="267597"/>
                                </a:moveTo>
                                <a:lnTo>
                                  <a:pt x="286774" y="267597"/>
                                </a:lnTo>
                                <a:lnTo>
                                  <a:pt x="286774" y="0"/>
                                </a:lnTo>
                                <a:lnTo>
                                  <a:pt x="0" y="0"/>
                                </a:lnTo>
                                <a:lnTo>
                                  <a:pt x="0" y="267597"/>
                                </a:lnTo>
                                <a:close/>
                              </a:path>
                            </a:pathLst>
                          </a:custGeom>
                          <a:ln w="13589">
                            <a:solidFill>
                              <a:srgbClr val="000000"/>
                            </a:solidFill>
                            <a:prstDash val="solid"/>
                          </a:ln>
                        </wps:spPr>
                        <wps:bodyPr wrap="square" lIns="0" tIns="0" rIns="0" bIns="0" rtlCol="0">
                          <a:prstTxWarp prst="textNoShape">
                            <a:avLst/>
                          </a:prstTxWarp>
                          <a:noAutofit/>
                        </wps:bodyPr>
                      </wps:wsp>
                      <wps:wsp>
                        <wps:cNvPr id="255" name="Graphic 255"/>
                        <wps:cNvSpPr/>
                        <wps:spPr>
                          <a:xfrm>
                            <a:off x="188219" y="639210"/>
                            <a:ext cx="3067685" cy="267970"/>
                          </a:xfrm>
                          <a:custGeom>
                            <a:avLst/>
                            <a:gdLst/>
                            <a:ahLst/>
                            <a:cxnLst/>
                            <a:rect l="l" t="t" r="r" b="b"/>
                            <a:pathLst>
                              <a:path w="3067685" h="267970">
                                <a:moveTo>
                                  <a:pt x="3067269" y="0"/>
                                </a:moveTo>
                                <a:lnTo>
                                  <a:pt x="0" y="0"/>
                                </a:lnTo>
                                <a:lnTo>
                                  <a:pt x="0" y="267597"/>
                                </a:lnTo>
                                <a:lnTo>
                                  <a:pt x="3067269" y="267597"/>
                                </a:lnTo>
                                <a:lnTo>
                                  <a:pt x="3067269" y="0"/>
                                </a:lnTo>
                                <a:close/>
                              </a:path>
                            </a:pathLst>
                          </a:custGeom>
                          <a:solidFill>
                            <a:srgbClr val="6BACBF"/>
                          </a:solidFill>
                        </wps:spPr>
                        <wps:bodyPr wrap="square" lIns="0" tIns="0" rIns="0" bIns="0" rtlCol="0">
                          <a:prstTxWarp prst="textNoShape">
                            <a:avLst/>
                          </a:prstTxWarp>
                          <a:noAutofit/>
                        </wps:bodyPr>
                      </wps:wsp>
                      <wps:wsp>
                        <wps:cNvPr id="256" name="Graphic 256"/>
                        <wps:cNvSpPr/>
                        <wps:spPr>
                          <a:xfrm>
                            <a:off x="188219" y="639210"/>
                            <a:ext cx="3067685" cy="267970"/>
                          </a:xfrm>
                          <a:custGeom>
                            <a:avLst/>
                            <a:gdLst/>
                            <a:ahLst/>
                            <a:cxnLst/>
                            <a:rect l="l" t="t" r="r" b="b"/>
                            <a:pathLst>
                              <a:path w="3067685" h="267970">
                                <a:moveTo>
                                  <a:pt x="0" y="267597"/>
                                </a:moveTo>
                                <a:lnTo>
                                  <a:pt x="3067269" y="267597"/>
                                </a:lnTo>
                                <a:lnTo>
                                  <a:pt x="3067269" y="0"/>
                                </a:lnTo>
                                <a:lnTo>
                                  <a:pt x="0" y="0"/>
                                </a:lnTo>
                                <a:lnTo>
                                  <a:pt x="0" y="267597"/>
                                </a:lnTo>
                                <a:close/>
                              </a:path>
                            </a:pathLst>
                          </a:custGeom>
                          <a:ln w="13589">
                            <a:solidFill>
                              <a:srgbClr val="000000"/>
                            </a:solidFill>
                            <a:prstDash val="solid"/>
                          </a:ln>
                        </wps:spPr>
                        <wps:bodyPr wrap="square" lIns="0" tIns="0" rIns="0" bIns="0" rtlCol="0">
                          <a:prstTxWarp prst="textNoShape">
                            <a:avLst/>
                          </a:prstTxWarp>
                          <a:noAutofit/>
                        </wps:bodyPr>
                      </wps:wsp>
                      <wps:wsp>
                        <wps:cNvPr id="257" name="Graphic 257"/>
                        <wps:cNvSpPr/>
                        <wps:spPr>
                          <a:xfrm>
                            <a:off x="188219" y="341894"/>
                            <a:ext cx="943610" cy="267970"/>
                          </a:xfrm>
                          <a:custGeom>
                            <a:avLst/>
                            <a:gdLst/>
                            <a:ahLst/>
                            <a:cxnLst/>
                            <a:rect l="l" t="t" r="r" b="b"/>
                            <a:pathLst>
                              <a:path w="943610" h="267970">
                                <a:moveTo>
                                  <a:pt x="943003" y="0"/>
                                </a:moveTo>
                                <a:lnTo>
                                  <a:pt x="0" y="0"/>
                                </a:lnTo>
                                <a:lnTo>
                                  <a:pt x="0" y="267597"/>
                                </a:lnTo>
                                <a:lnTo>
                                  <a:pt x="943003" y="267597"/>
                                </a:lnTo>
                                <a:lnTo>
                                  <a:pt x="943003" y="0"/>
                                </a:lnTo>
                                <a:close/>
                              </a:path>
                            </a:pathLst>
                          </a:custGeom>
                          <a:solidFill>
                            <a:srgbClr val="6BACBF"/>
                          </a:solidFill>
                        </wps:spPr>
                        <wps:bodyPr wrap="square" lIns="0" tIns="0" rIns="0" bIns="0" rtlCol="0">
                          <a:prstTxWarp prst="textNoShape">
                            <a:avLst/>
                          </a:prstTxWarp>
                          <a:noAutofit/>
                        </wps:bodyPr>
                      </wps:wsp>
                      <wps:wsp>
                        <wps:cNvPr id="258" name="Graphic 258"/>
                        <wps:cNvSpPr/>
                        <wps:spPr>
                          <a:xfrm>
                            <a:off x="188219" y="341894"/>
                            <a:ext cx="943610" cy="267970"/>
                          </a:xfrm>
                          <a:custGeom>
                            <a:avLst/>
                            <a:gdLst/>
                            <a:ahLst/>
                            <a:cxnLst/>
                            <a:rect l="l" t="t" r="r" b="b"/>
                            <a:pathLst>
                              <a:path w="943610" h="267970">
                                <a:moveTo>
                                  <a:pt x="0" y="267597"/>
                                </a:moveTo>
                                <a:lnTo>
                                  <a:pt x="943003" y="267597"/>
                                </a:lnTo>
                                <a:lnTo>
                                  <a:pt x="943003" y="0"/>
                                </a:lnTo>
                                <a:lnTo>
                                  <a:pt x="0" y="0"/>
                                </a:lnTo>
                                <a:lnTo>
                                  <a:pt x="0" y="267597"/>
                                </a:lnTo>
                                <a:close/>
                              </a:path>
                            </a:pathLst>
                          </a:custGeom>
                          <a:ln w="13589">
                            <a:solidFill>
                              <a:srgbClr val="000000"/>
                            </a:solidFill>
                            <a:prstDash val="solid"/>
                          </a:ln>
                        </wps:spPr>
                        <wps:bodyPr wrap="square" lIns="0" tIns="0" rIns="0" bIns="0" rtlCol="0">
                          <a:prstTxWarp prst="textNoShape">
                            <a:avLst/>
                          </a:prstTxWarp>
                          <a:noAutofit/>
                        </wps:bodyPr>
                      </wps:wsp>
                      <wps:wsp>
                        <wps:cNvPr id="259" name="Graphic 259"/>
                        <wps:cNvSpPr/>
                        <wps:spPr>
                          <a:xfrm>
                            <a:off x="188219" y="44578"/>
                            <a:ext cx="2712720" cy="267970"/>
                          </a:xfrm>
                          <a:custGeom>
                            <a:avLst/>
                            <a:gdLst/>
                            <a:ahLst/>
                            <a:cxnLst/>
                            <a:rect l="l" t="t" r="r" b="b"/>
                            <a:pathLst>
                              <a:path w="2712720" h="267970">
                                <a:moveTo>
                                  <a:pt x="2712293" y="0"/>
                                </a:moveTo>
                                <a:lnTo>
                                  <a:pt x="0" y="0"/>
                                </a:lnTo>
                                <a:lnTo>
                                  <a:pt x="0" y="267597"/>
                                </a:lnTo>
                                <a:lnTo>
                                  <a:pt x="2712293" y="267597"/>
                                </a:lnTo>
                                <a:lnTo>
                                  <a:pt x="2712293" y="0"/>
                                </a:lnTo>
                                <a:close/>
                              </a:path>
                            </a:pathLst>
                          </a:custGeom>
                          <a:solidFill>
                            <a:srgbClr val="6BACBF"/>
                          </a:solidFill>
                        </wps:spPr>
                        <wps:bodyPr wrap="square" lIns="0" tIns="0" rIns="0" bIns="0" rtlCol="0">
                          <a:prstTxWarp prst="textNoShape">
                            <a:avLst/>
                          </a:prstTxWarp>
                          <a:noAutofit/>
                        </wps:bodyPr>
                      </wps:wsp>
                      <wps:wsp>
                        <wps:cNvPr id="260" name="Graphic 260"/>
                        <wps:cNvSpPr/>
                        <wps:spPr>
                          <a:xfrm>
                            <a:off x="188219" y="44578"/>
                            <a:ext cx="2712720" cy="267970"/>
                          </a:xfrm>
                          <a:custGeom>
                            <a:avLst/>
                            <a:gdLst/>
                            <a:ahLst/>
                            <a:cxnLst/>
                            <a:rect l="l" t="t" r="r" b="b"/>
                            <a:pathLst>
                              <a:path w="2712720" h="267970">
                                <a:moveTo>
                                  <a:pt x="0" y="267597"/>
                                </a:moveTo>
                                <a:lnTo>
                                  <a:pt x="2712293" y="267597"/>
                                </a:lnTo>
                                <a:lnTo>
                                  <a:pt x="2712293" y="0"/>
                                </a:lnTo>
                                <a:lnTo>
                                  <a:pt x="0" y="0"/>
                                </a:lnTo>
                                <a:lnTo>
                                  <a:pt x="0" y="267597"/>
                                </a:lnTo>
                                <a:close/>
                              </a:path>
                            </a:pathLst>
                          </a:custGeom>
                          <a:ln w="13589">
                            <a:solidFill>
                              <a:srgbClr val="000000"/>
                            </a:solidFill>
                            <a:prstDash val="solid"/>
                          </a:ln>
                        </wps:spPr>
                        <wps:bodyPr wrap="square" lIns="0" tIns="0" rIns="0" bIns="0" rtlCol="0">
                          <a:prstTxWarp prst="textNoShape">
                            <a:avLst/>
                          </a:prstTxWarp>
                          <a:noAutofit/>
                        </wps:bodyPr>
                      </wps:wsp>
                      <wps:wsp>
                        <wps:cNvPr id="261" name="Graphic 261"/>
                        <wps:cNvSpPr/>
                        <wps:spPr>
                          <a:xfrm>
                            <a:off x="0" y="178440"/>
                            <a:ext cx="2783205" cy="1699895"/>
                          </a:xfrm>
                          <a:custGeom>
                            <a:avLst/>
                            <a:gdLst/>
                            <a:ahLst/>
                            <a:cxnLst/>
                            <a:rect l="l" t="t" r="r" b="b"/>
                            <a:pathLst>
                              <a:path w="2783205" h="1699895">
                                <a:moveTo>
                                  <a:pt x="0" y="1486452"/>
                                </a:moveTo>
                                <a:lnTo>
                                  <a:pt x="34799" y="1486452"/>
                                </a:lnTo>
                              </a:path>
                              <a:path w="2783205" h="1699895">
                                <a:moveTo>
                                  <a:pt x="0" y="1189136"/>
                                </a:moveTo>
                                <a:lnTo>
                                  <a:pt x="34799" y="1189136"/>
                                </a:lnTo>
                              </a:path>
                              <a:path w="2783205" h="1699895">
                                <a:moveTo>
                                  <a:pt x="0" y="891820"/>
                                </a:moveTo>
                                <a:lnTo>
                                  <a:pt x="34799" y="891820"/>
                                </a:lnTo>
                              </a:path>
                              <a:path w="2783205" h="1699895">
                                <a:moveTo>
                                  <a:pt x="0" y="594631"/>
                                </a:moveTo>
                                <a:lnTo>
                                  <a:pt x="34799" y="594631"/>
                                </a:lnTo>
                              </a:path>
                              <a:path w="2783205" h="1699895">
                                <a:moveTo>
                                  <a:pt x="0" y="297315"/>
                                </a:moveTo>
                                <a:lnTo>
                                  <a:pt x="34799" y="297315"/>
                                </a:lnTo>
                              </a:path>
                              <a:path w="2783205" h="1699895">
                                <a:moveTo>
                                  <a:pt x="0" y="0"/>
                                </a:moveTo>
                                <a:lnTo>
                                  <a:pt x="34799" y="0"/>
                                </a:lnTo>
                              </a:path>
                              <a:path w="2783205" h="1699895">
                                <a:moveTo>
                                  <a:pt x="188219" y="1699692"/>
                                </a:moveTo>
                                <a:lnTo>
                                  <a:pt x="188219" y="1664893"/>
                                </a:lnTo>
                              </a:path>
                              <a:path w="2783205" h="1699895">
                                <a:moveTo>
                                  <a:pt x="836828" y="1699692"/>
                                </a:moveTo>
                                <a:lnTo>
                                  <a:pt x="836828" y="1664893"/>
                                </a:lnTo>
                              </a:path>
                              <a:path w="2783205" h="1699895">
                                <a:moveTo>
                                  <a:pt x="1485563" y="1699692"/>
                                </a:moveTo>
                                <a:lnTo>
                                  <a:pt x="1485563" y="1664893"/>
                                </a:lnTo>
                              </a:path>
                              <a:path w="2783205" h="1699895">
                                <a:moveTo>
                                  <a:pt x="2134299" y="1699692"/>
                                </a:moveTo>
                                <a:lnTo>
                                  <a:pt x="2134299" y="1664893"/>
                                </a:lnTo>
                              </a:path>
                              <a:path w="2783205" h="1699895">
                                <a:moveTo>
                                  <a:pt x="2782907" y="1699692"/>
                                </a:moveTo>
                                <a:lnTo>
                                  <a:pt x="2782907" y="1664893"/>
                                </a:lnTo>
                              </a:path>
                            </a:pathLst>
                          </a:custGeom>
                          <a:ln w="13589">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0AFEE3B1" id="Group 243" o:spid="_x0000_s1026" style="position:absolute;margin-left:230.1pt;margin-top:-4.1pt;width:268.45pt;height:147.9pt;z-index:15742976;mso-wrap-distance-left:0;mso-wrap-distance-right:0;mso-position-horizontal-relative:page" coordsize="34093,1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">
                <v:shape id="Graphic 244" o:spid="_x0000_s1027" style="position:absolute;left:347;width:33744;height:18434;visibility:visible;mso-wrap-style:square;v-text-anchor:top" coordsize="3374390,184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" path="m3373983,l,,,1843333r3373983,l3373983,xe" fillcolor="#ebebeb" stroked="f">
                  <v:path arrowok="t"/>
                </v:shape>
                <v:shape id="Graphic 245" o:spid="_x0000_s1028" style="position:absolute;left:5125;width:25953;height:18434;visibility:visible;mso-wrap-style:square;v-text-anchor:top" coordsize="2595245,184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" path="m,1798755r,44578em,1501439r,29718em,906807r,327035em,609491r,29719em,312175r,29719em,l,44578em648608,1798755r,44578em648608,1501439r,29718em648608,906807r,327035em648608,312175r,327035em648608,r,44578em1297343,1798755r,44578em1297343,1501439r,29718em1297343,906807r,327035em1297343,312175r,327035em1297343,r,44578em1946079,1798755r,44578em1946079,906807r,624350em1946079,312175r,327035em1946079,r,44578em2594687,906807r,936526em2594687,r,639210e" filled="f" strokecolor="white" strokeweight=".53pt">
                  <v:path arrowok="t"/>
                </v:shape>
                <v:shape id="Graphic 246" o:spid="_x0000_s1029" style="position:absolute;left:347;top:1784;width:33744;height:14865;visibility:visible;mso-wrap-style:square;v-text-anchor:top" coordsize="3374390,148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" path="m,1486452r153420,em2697307,1486452r676676,em,1189136r153420,em2167447,1189136r1206536,em,891820r153420,em440195,891820r2933788,em,594631r153420,em3220689,594631r153294,em,297315r153420,em1096423,297315r2277560,em,l153420,em2865714,r508269,e" filled="f" strokecolor="white" strokeweight="1.07pt">
                  <v:path arrowok="t"/>
                </v:shape>
                <v:shape id="Graphic 247" o:spid="_x0000_s1030" style="position:absolute;left:1882;width:12;height:18434;visibility:visible;mso-wrap-style:square;v-text-anchor:top" coordsize="1270,184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" path="m,1843333l,e" filled="f" strokecolor="white" strokeweight="1.07pt">
                  <v:path arrowok="t"/>
                </v:shape>
                <v:shape id="Graphic 248" o:spid="_x0000_s1031" style="position:absolute;left:8368;width:19463;height:18434;visibility:visible;mso-wrap-style:square;v-text-anchor:top" coordsize="1946275,184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" path="m,1798755r,44578em,1501439r,29718em,906807r,327035em,609491r,29719em,312175r,29719em,l,44578em648735,1798755r,44578em648735,1501439r,29718em648735,906807r,327035em648735,312175r,327035em648735,r,44578em1297470,1798755r,44578em1297470,1501439r,29718em1297470,906807r,327035em1297470,312175r,327035em1297470,r,44578em1946079,906807r,936526em1946079,312175r,327035em1946079,r,44578e" filled="f" strokecolor="white" strokeweight="1.07pt">
                  <v:path arrowok="t"/>
                </v:shape>
                <v:shape id="Graphic 249" o:spid="_x0000_s1032" style="position:absolute;left:1882;top:15311;width:25444;height:2680;visibility:visible;mso-wrap-style:square;v-text-anchor:top" coordsize="254444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" path="m2543886,l,,,267597r2543886,l2543886,xe" fillcolor="#6bacbf" stroked="f">
                  <v:path arrowok="t"/>
                </v:shape>
                <v:shape id="Graphic 250" o:spid="_x0000_s1033" style="position:absolute;left:1882;top:15311;width:25444;height:2680;visibility:visible;mso-wrap-style:square;v-text-anchor:top" coordsize="254444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" path="m,267597r2543886,l2543886,,,,,267597xe" filled="f" strokeweight="1.07pt">
                  <v:path arrowok="t"/>
                </v:shape>
                <v:shape id="Graphic 251" o:spid="_x0000_s1034" style="position:absolute;left:1882;top:12338;width:20142;height:2680;visibility:visible;mso-wrap-style:square;v-text-anchor:top" coordsize="201422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" path="m2014026,l,,,267597r2014026,l2014026,xe" fillcolor="#6bacbf" stroked="f">
                  <v:path arrowok="t"/>
                </v:shape>
                <v:shape id="Graphic 252" o:spid="_x0000_s1035" style="position:absolute;left:1882;top:12338;width:20142;height:2680;visibility:visible;mso-wrap-style:square;v-text-anchor:top" coordsize="201422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" path="m,267597r2014026,l2014026,,,,,267597xe" filled="f" strokeweight="1.07pt">
                  <v:path arrowok="t"/>
                </v:shape>
                <v:shape id="Graphic 253" o:spid="_x0000_s1036" style="position:absolute;left:1882;top:9365;width:2870;height:2679;visibility:visible;mso-wrap-style:square;v-text-anchor:top" coordsize="28702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" path="m286774,l,,,267597r286774,l286774,xe" fillcolor="#6bacbf" stroked="f">
                  <v:path arrowok="t"/>
                </v:shape>
                <v:shape id="Graphic 254" o:spid="_x0000_s1037" style="position:absolute;left:1882;top:9365;width:2870;height:2679;visibility:visible;mso-wrap-style:square;v-text-anchor:top" coordsize="28702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" path="m,267597r286774,l286774,,,,,267597xe" filled="f" strokeweight="1.07pt">
                  <v:path arrowok="t"/>
                </v:shape>
                <v:shape id="Graphic 255" o:spid="_x0000_s1038" style="position:absolute;left:1882;top:6392;width:30677;height:2679;visibility:visible;mso-wrap-style:square;v-text-anchor:top" coordsize="306768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" path="m3067269,l,,,267597r3067269,l3067269,xe" fillcolor="#6bacbf" stroked="f">
                  <v:path arrowok="t"/>
                </v:shape>
                <v:shape id="Graphic 256" o:spid="_x0000_s1039" style="position:absolute;left:1882;top:6392;width:30677;height:2679;visibility:visible;mso-wrap-style:square;v-text-anchor:top" coordsize="306768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" path="m,267597r3067269,l3067269,,,,,267597xe" filled="f" strokeweight="1.07pt">
                  <v:path arrowok="t"/>
                </v:shape>
                <v:shape id="Graphic 257" o:spid="_x0000_s1040" style="position:absolute;left:1882;top:3418;width:9436;height:2680;visibility:visible;mso-wrap-style:square;v-text-anchor:top" coordsize="94361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" path="m943003,l,,,267597r943003,l943003,xe" fillcolor="#6bacbf" stroked="f">
                  <v:path arrowok="t"/>
                </v:shape>
                <v:shape id="Graphic 258" o:spid="_x0000_s1041" style="position:absolute;left:1882;top:3418;width:9436;height:2680;visibility:visible;mso-wrap-style:square;v-text-anchor:top" coordsize="94361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" path="m,267597r943003,l943003,,,,,267597xe" filled="f" strokeweight="1.07pt">
                  <v:path arrowok="t"/>
                </v:shape>
                <v:shape id="Graphic 259" o:spid="_x0000_s1042" style="position:absolute;left:1882;top:445;width:27127;height:2680;visibility:visible;mso-wrap-style:square;v-text-anchor:top" coordsize="271272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" path="m2712293,l,,,267597r2712293,l2712293,xe" fillcolor="#6bacbf" stroked="f">
                  <v:path arrowok="t"/>
                </v:shape>
                <v:shape id="Graphic 260" o:spid="_x0000_s1043" style="position:absolute;left:1882;top:445;width:27127;height:2680;visibility:visible;mso-wrap-style:square;v-text-anchor:top" coordsize="271272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" path="m,267597r2712293,l2712293,,,,,267597xe" filled="f" strokeweight="1.07pt">
                  <v:path arrowok="t"/>
                </v:shape>
                <v:shape id="Graphic 261" o:spid="_x0000_s1044" style="position:absolute;top:1784;width:27832;height:16999;visibility:visible;mso-wrap-style:square;v-text-anchor:top" coordsize="2783205,169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" path="m,1486452r34799,em,1189136r34799,em,891820r34799,em,594631r34799,em,297315r34799,em,l34799,em188219,1699692r,-34799em836828,1699692r,-34799em1485563,1699692r,-34799em2134299,1699692r,-34799em2782907,1699692r,-34799e" filled="f" strokecolor="#333" strokeweight="1.07pt">
                  <v:path arrowok="t"/>
                </v:shape>
                <w10:wrap anchorx="page"/>
              </v:group>
            </w:pict>
          </mc:Fallback>
        </mc:AlternateContent>
      </w:r>
      <w:r>
        <w:rPr>
          <w:rFonts w:ascii="Arial"/>
          <w:color w:val="4D4D4D"/>
          <w:spacing w:val="-2"/>
          <w:sz w:val="18"/>
        </w:rPr>
        <w:t>Subdivision</w:t>
      </w:r>
    </w:p>
    <w:p w14:paraId="2A75AE1F" w14:textId="77777777" w:rsidR="00041B53" w:rsidRDefault="00041B53">
      <w:pPr>
        <w:pStyle w:val="BodyText"/>
        <w:spacing w:before="5"/>
        <w:rPr>
          <w:rFonts w:ascii="Arial"/>
          <w:sz w:val="14"/>
        </w:rPr>
      </w:pPr>
    </w:p>
    <w:p w14:paraId="2A75AE20" w14:textId="77777777" w:rsidR="00041B53" w:rsidRDefault="00104982">
      <w:pPr>
        <w:spacing w:before="95"/>
        <w:ind w:left="1938"/>
        <w:rPr>
          <w:rFonts w:ascii="Arial"/>
          <w:sz w:val="18"/>
        </w:rPr>
      </w:pPr>
      <w:r>
        <w:rPr>
          <w:rFonts w:ascii="Arial"/>
          <w:color w:val="4D4D4D"/>
          <w:sz w:val="18"/>
        </w:rPr>
        <w:t xml:space="preserve">Residential </w:t>
      </w:r>
      <w:r>
        <w:rPr>
          <w:rFonts w:ascii="Arial"/>
          <w:color w:val="4D4D4D"/>
          <w:spacing w:val="-4"/>
          <w:sz w:val="18"/>
        </w:rPr>
        <w:t>Area</w:t>
      </w:r>
    </w:p>
    <w:p w14:paraId="2A75AE21" w14:textId="77777777" w:rsidR="00041B53" w:rsidRDefault="00041B53">
      <w:pPr>
        <w:pStyle w:val="BodyText"/>
        <w:spacing w:before="6"/>
        <w:rPr>
          <w:rFonts w:ascii="Arial"/>
          <w:sz w:val="14"/>
        </w:rPr>
      </w:pPr>
    </w:p>
    <w:p w14:paraId="2A75AE22" w14:textId="77777777" w:rsidR="00041B53" w:rsidRDefault="00104982">
      <w:pPr>
        <w:spacing w:before="94"/>
        <w:ind w:left="2808"/>
        <w:rPr>
          <w:rFonts w:ascii="Arial"/>
          <w:sz w:val="18"/>
        </w:rPr>
      </w:pPr>
      <w:r>
        <w:rPr>
          <w:rFonts w:ascii="Arial"/>
          <w:color w:val="4D4D4D"/>
          <w:spacing w:val="-2"/>
          <w:sz w:val="18"/>
        </w:rPr>
        <w:t>Other</w:t>
      </w:r>
    </w:p>
    <w:p w14:paraId="2A75AE23" w14:textId="77777777" w:rsidR="00041B53" w:rsidRDefault="00041B53">
      <w:pPr>
        <w:pStyle w:val="BodyText"/>
        <w:spacing w:before="6"/>
        <w:rPr>
          <w:rFonts w:ascii="Arial"/>
          <w:sz w:val="14"/>
        </w:rPr>
      </w:pPr>
    </w:p>
    <w:p w14:paraId="2A75AE24" w14:textId="77777777" w:rsidR="00041B53" w:rsidRDefault="00104982">
      <w:pPr>
        <w:spacing w:before="94"/>
        <w:ind w:left="2318"/>
        <w:rPr>
          <w:rFonts w:ascii="Arial"/>
          <w:sz w:val="18"/>
        </w:rPr>
      </w:pPr>
      <w:r>
        <w:rPr>
          <w:rFonts w:ascii="Arial"/>
          <w:color w:val="4D4D4D"/>
          <w:spacing w:val="-2"/>
          <w:sz w:val="18"/>
        </w:rPr>
        <w:t>Municipality</w:t>
      </w:r>
    </w:p>
    <w:p w14:paraId="2A75AE25" w14:textId="77777777" w:rsidR="00041B53" w:rsidRDefault="00041B53">
      <w:pPr>
        <w:pStyle w:val="BodyText"/>
        <w:spacing w:before="6"/>
        <w:rPr>
          <w:rFonts w:ascii="Arial"/>
          <w:sz w:val="14"/>
        </w:rPr>
      </w:pPr>
    </w:p>
    <w:p w14:paraId="2A75AE26" w14:textId="77777777" w:rsidR="00041B53" w:rsidRDefault="00104982">
      <w:pPr>
        <w:spacing w:before="95"/>
        <w:ind w:left="1782"/>
        <w:rPr>
          <w:rFonts w:ascii="Arial"/>
          <w:sz w:val="18"/>
        </w:rPr>
      </w:pPr>
      <w:r>
        <w:rPr>
          <w:rFonts w:ascii="Arial"/>
          <w:color w:val="4D4D4D"/>
          <w:sz w:val="18"/>
        </w:rPr>
        <w:t>Mobile</w:t>
      </w:r>
      <w:r>
        <w:rPr>
          <w:rFonts w:ascii="Arial"/>
          <w:color w:val="4D4D4D"/>
          <w:spacing w:val="-2"/>
          <w:sz w:val="18"/>
        </w:rPr>
        <w:t xml:space="preserve"> </w:t>
      </w:r>
      <w:r>
        <w:rPr>
          <w:rFonts w:ascii="Arial"/>
          <w:color w:val="4D4D4D"/>
          <w:sz w:val="18"/>
        </w:rPr>
        <w:t xml:space="preserve">Home </w:t>
      </w:r>
      <w:r>
        <w:rPr>
          <w:rFonts w:ascii="Arial"/>
          <w:color w:val="4D4D4D"/>
          <w:spacing w:val="-4"/>
          <w:sz w:val="18"/>
        </w:rPr>
        <w:t>Park</w:t>
      </w:r>
    </w:p>
    <w:p w14:paraId="2A75AE27" w14:textId="77777777" w:rsidR="00041B53" w:rsidRDefault="00041B53">
      <w:pPr>
        <w:pStyle w:val="BodyText"/>
        <w:spacing w:before="5"/>
        <w:rPr>
          <w:rFonts w:ascii="Arial"/>
          <w:sz w:val="14"/>
        </w:rPr>
      </w:pPr>
    </w:p>
    <w:p w14:paraId="2A75AE28" w14:textId="77777777" w:rsidR="00041B53" w:rsidRDefault="00104982">
      <w:pPr>
        <w:spacing w:before="95"/>
        <w:ind w:left="1230"/>
        <w:rPr>
          <w:rFonts w:ascii="Arial"/>
          <w:sz w:val="18"/>
        </w:rPr>
      </w:pPr>
      <w:r>
        <w:rPr>
          <w:rFonts w:ascii="Arial"/>
          <w:color w:val="4D4D4D"/>
          <w:sz w:val="18"/>
        </w:rPr>
        <w:t>Homeowners</w:t>
      </w:r>
      <w:r>
        <w:rPr>
          <w:rFonts w:ascii="Arial"/>
          <w:color w:val="4D4D4D"/>
          <w:spacing w:val="-3"/>
          <w:sz w:val="18"/>
        </w:rPr>
        <w:t xml:space="preserve"> </w:t>
      </w:r>
      <w:r>
        <w:rPr>
          <w:rFonts w:ascii="Arial"/>
          <w:color w:val="4D4D4D"/>
          <w:spacing w:val="-2"/>
          <w:sz w:val="18"/>
        </w:rPr>
        <w:t>Association</w:t>
      </w:r>
    </w:p>
    <w:p w14:paraId="2A75AE29" w14:textId="77777777" w:rsidR="00041B53" w:rsidRDefault="00041B53">
      <w:pPr>
        <w:pStyle w:val="BodyText"/>
        <w:spacing w:before="4"/>
        <w:rPr>
          <w:rFonts w:ascii="Arial"/>
          <w:sz w:val="12"/>
        </w:rPr>
      </w:pPr>
    </w:p>
    <w:p w14:paraId="2A75AE2A" w14:textId="77777777" w:rsidR="00041B53" w:rsidRDefault="00104982">
      <w:pPr>
        <w:tabs>
          <w:tab w:val="left" w:pos="4570"/>
          <w:tab w:val="left" w:pos="5541"/>
          <w:tab w:val="left" w:pos="6563"/>
          <w:tab w:val="left" w:pos="7584"/>
        </w:tabs>
        <w:spacing w:before="95"/>
        <w:ind w:left="3548"/>
        <w:rPr>
          <w:rFonts w:ascii="Arial"/>
          <w:sz w:val="18"/>
        </w:rPr>
      </w:pPr>
      <w:r>
        <w:rPr>
          <w:rFonts w:ascii="Arial"/>
          <w:color w:val="4D4D4D"/>
          <w:spacing w:val="-10"/>
          <w:sz w:val="18"/>
        </w:rPr>
        <w:t>0</w:t>
      </w:r>
      <w:r>
        <w:rPr>
          <w:rFonts w:ascii="Arial"/>
          <w:color w:val="4D4D4D"/>
          <w:sz w:val="18"/>
        </w:rPr>
        <w:tab/>
      </w:r>
      <w:r>
        <w:rPr>
          <w:rFonts w:ascii="Arial"/>
          <w:color w:val="4D4D4D"/>
          <w:spacing w:val="-10"/>
          <w:sz w:val="18"/>
        </w:rPr>
        <w:t>5</w:t>
      </w:r>
      <w:r>
        <w:rPr>
          <w:rFonts w:ascii="Arial"/>
          <w:color w:val="4D4D4D"/>
          <w:sz w:val="18"/>
        </w:rPr>
        <w:tab/>
      </w:r>
      <w:r>
        <w:rPr>
          <w:rFonts w:ascii="Arial"/>
          <w:color w:val="4D4D4D"/>
          <w:spacing w:val="-5"/>
          <w:sz w:val="18"/>
        </w:rPr>
        <w:t>10</w:t>
      </w:r>
      <w:r>
        <w:rPr>
          <w:rFonts w:ascii="Arial"/>
          <w:color w:val="4D4D4D"/>
          <w:sz w:val="18"/>
        </w:rPr>
        <w:tab/>
      </w:r>
      <w:r>
        <w:rPr>
          <w:rFonts w:ascii="Arial"/>
          <w:color w:val="4D4D4D"/>
          <w:spacing w:val="-5"/>
          <w:sz w:val="18"/>
        </w:rPr>
        <w:t>15</w:t>
      </w:r>
      <w:r>
        <w:rPr>
          <w:rFonts w:ascii="Arial"/>
          <w:color w:val="4D4D4D"/>
          <w:sz w:val="18"/>
        </w:rPr>
        <w:tab/>
      </w:r>
      <w:r>
        <w:rPr>
          <w:rFonts w:ascii="Arial"/>
          <w:color w:val="4D4D4D"/>
          <w:spacing w:val="-5"/>
          <w:sz w:val="18"/>
        </w:rPr>
        <w:t>20</w:t>
      </w:r>
    </w:p>
    <w:p w14:paraId="2A75AE2B" w14:textId="77777777" w:rsidR="00041B53" w:rsidRDefault="00104982">
      <w:pPr>
        <w:pStyle w:val="BodyText"/>
        <w:spacing w:before="8"/>
        <w:ind w:left="2779" w:right="592"/>
        <w:jc w:val="center"/>
        <w:rPr>
          <w:rFonts w:ascii="Arial"/>
        </w:rPr>
      </w:pPr>
      <w:r>
        <w:rPr>
          <w:rFonts w:ascii="Arial"/>
          <w:spacing w:val="-2"/>
        </w:rPr>
        <w:t>Percent</w:t>
      </w:r>
    </w:p>
    <w:p w14:paraId="2A75AE2C" w14:textId="77777777" w:rsidR="00041B53" w:rsidRDefault="00041B53">
      <w:pPr>
        <w:pStyle w:val="BodyText"/>
        <w:spacing w:before="2"/>
        <w:rPr>
          <w:rFonts w:ascii="Arial"/>
          <w:sz w:val="25"/>
        </w:rPr>
      </w:pPr>
    </w:p>
    <w:p w14:paraId="2A75AE2D" w14:textId="77777777" w:rsidR="00041B53" w:rsidRDefault="00104982">
      <w:pPr>
        <w:pStyle w:val="BodyText"/>
        <w:spacing w:line="218" w:lineRule="auto"/>
        <w:ind w:left="1070" w:right="30" w:hanging="931"/>
      </w:pPr>
      <w:r>
        <w:t>Figure</w:t>
      </w:r>
      <w:r>
        <w:rPr>
          <w:spacing w:val="-2"/>
        </w:rPr>
        <w:t xml:space="preserve"> </w:t>
      </w:r>
      <w:r>
        <w:t>9:</w:t>
      </w:r>
      <w:r>
        <w:rPr>
          <w:spacing w:val="-2"/>
        </w:rPr>
        <w:t xml:space="preserve"> </w:t>
      </w:r>
      <w:r>
        <w:t>Bar</w:t>
      </w:r>
      <w:r>
        <w:rPr>
          <w:spacing w:val="15"/>
        </w:rPr>
        <w:t xml:space="preserve"> </w:t>
      </w:r>
      <w:r>
        <w:t>plot</w:t>
      </w:r>
      <w:r>
        <w:rPr>
          <w:spacing w:val="16"/>
        </w:rPr>
        <w:t xml:space="preserve"> </w:t>
      </w:r>
      <w:r>
        <w:t>showing</w:t>
      </w:r>
      <w:r>
        <w:rPr>
          <w:spacing w:val="15"/>
        </w:rPr>
        <w:t xml:space="preserve"> </w:t>
      </w:r>
      <w:r>
        <w:t>the</w:t>
      </w:r>
      <w:r>
        <w:rPr>
          <w:spacing w:val="16"/>
        </w:rPr>
        <w:t xml:space="preserve"> </w:t>
      </w:r>
      <w:r>
        <w:t>percent</w:t>
      </w:r>
      <w:r>
        <w:rPr>
          <w:spacing w:val="15"/>
        </w:rPr>
        <w:t xml:space="preserve"> </w:t>
      </w:r>
      <w:r>
        <w:t>of</w:t>
      </w:r>
      <w:r>
        <w:rPr>
          <w:spacing w:val="16"/>
        </w:rPr>
        <w:t xml:space="preserve"> </w:t>
      </w:r>
      <w:r>
        <w:t>systems</w:t>
      </w:r>
      <w:r>
        <w:rPr>
          <w:spacing w:val="16"/>
        </w:rPr>
        <w:t xml:space="preserve"> </w:t>
      </w:r>
      <w:r>
        <w:t>missing</w:t>
      </w:r>
      <w:r>
        <w:rPr>
          <w:spacing w:val="16"/>
        </w:rPr>
        <w:t xml:space="preserve"> </w:t>
      </w:r>
      <w:r>
        <w:t>boundaries</w:t>
      </w:r>
      <w:r>
        <w:rPr>
          <w:spacing w:val="16"/>
        </w:rPr>
        <w:t xml:space="preserve"> </w:t>
      </w:r>
      <w:r>
        <w:t>by</w:t>
      </w:r>
      <w:r>
        <w:rPr>
          <w:spacing w:val="15"/>
        </w:rPr>
        <w:t xml:space="preserve"> </w:t>
      </w:r>
      <w:r>
        <w:t>the</w:t>
      </w:r>
      <w:r>
        <w:rPr>
          <w:spacing w:val="16"/>
        </w:rPr>
        <w:t xml:space="preserve"> </w:t>
      </w:r>
      <w:r>
        <w:t>type</w:t>
      </w:r>
      <w:r>
        <w:rPr>
          <w:spacing w:val="16"/>
        </w:rPr>
        <w:t xml:space="preserve"> </w:t>
      </w:r>
      <w:r>
        <w:t>of</w:t>
      </w:r>
      <w:r>
        <w:rPr>
          <w:spacing w:val="16"/>
        </w:rPr>
        <w:t xml:space="preserve"> </w:t>
      </w:r>
      <w:r>
        <w:t>area</w:t>
      </w:r>
      <w:r>
        <w:rPr>
          <w:spacing w:val="16"/>
        </w:rPr>
        <w:t xml:space="preserve"> </w:t>
      </w:r>
      <w:r>
        <w:t>they primarily serve.</w:t>
      </w:r>
    </w:p>
    <w:p w14:paraId="2A75AE2E" w14:textId="77777777" w:rsidR="00041B53" w:rsidRDefault="00041B53">
      <w:pPr>
        <w:spacing w:line="218" w:lineRule="auto"/>
        <w:sectPr w:rsidR="00041B53">
          <w:type w:val="continuous"/>
          <w:pgSz w:w="12240" w:h="15840"/>
          <w:pgMar w:top="1820" w:right="1100" w:bottom="1080" w:left="1300" w:header="0" w:footer="897" w:gutter="0"/>
          <w:cols w:space="720"/>
        </w:sectPr>
      </w:pPr>
    </w:p>
    <w:p w14:paraId="2A75AE2F" w14:textId="77777777" w:rsidR="00041B53" w:rsidRDefault="00104982">
      <w:pPr>
        <w:pStyle w:val="BodyText"/>
        <w:spacing w:before="109" w:line="218" w:lineRule="auto"/>
        <w:ind w:left="140" w:right="332" w:hanging="9"/>
        <w:jc w:val="both"/>
      </w:pPr>
      <w:r>
        <w:lastRenderedPageBreak/>
        <w:t>Voronoi polygons (also known as Thiessen polygons) were generated from service line data.</w:t>
      </w:r>
      <w:r>
        <w:rPr>
          <w:spacing w:val="40"/>
        </w:rPr>
        <w:t xml:space="preserve"> </w:t>
      </w:r>
      <w:r>
        <w:t xml:space="preserve">It </w:t>
      </w:r>
      <w:r>
        <w:rPr>
          <w:spacing w:val="-4"/>
        </w:rPr>
        <w:t xml:space="preserve">should be noted that the Voronoi polygons were derived from state supplied data, but the polygons </w:t>
      </w:r>
      <w:r>
        <w:t>themselves are not state supplied.</w:t>
      </w:r>
    </w:p>
    <w:p w14:paraId="2A75AE30" w14:textId="77777777" w:rsidR="00041B53" w:rsidRDefault="00041B53">
      <w:pPr>
        <w:pStyle w:val="BodyText"/>
        <w:spacing w:before="6"/>
        <w:rPr>
          <w:sz w:val="29"/>
        </w:rPr>
      </w:pPr>
    </w:p>
    <w:p w14:paraId="2A75AE31" w14:textId="77777777" w:rsidR="00041B53" w:rsidRDefault="00104982">
      <w:pPr>
        <w:pStyle w:val="Heading2"/>
      </w:pPr>
      <w:bookmarkStart w:id="103" w:name="Florida"/>
      <w:bookmarkStart w:id="104" w:name="_bookmark31"/>
      <w:bookmarkEnd w:id="103"/>
      <w:bookmarkEnd w:id="104"/>
      <w:r>
        <w:rPr>
          <w:spacing w:val="-2"/>
          <w:w w:val="90"/>
        </w:rPr>
        <w:t>Florida</w:t>
      </w:r>
    </w:p>
    <w:p w14:paraId="2A75AE32" w14:textId="77777777" w:rsidR="00041B53" w:rsidRDefault="00104982">
      <w:pPr>
        <w:pStyle w:val="BodyText"/>
        <w:spacing w:before="263" w:line="218" w:lineRule="auto"/>
        <w:ind w:left="128" w:right="295" w:firstLine="11"/>
        <w:jc w:val="both"/>
      </w:pPr>
      <w:r>
        <w:rPr>
          <w:spacing w:val="-2"/>
        </w:rPr>
        <w:t>For</w:t>
      </w:r>
      <w:r>
        <w:rPr>
          <w:spacing w:val="-6"/>
        </w:rPr>
        <w:t xml:space="preserve"> </w:t>
      </w:r>
      <w:r>
        <w:rPr>
          <w:spacing w:val="-2"/>
        </w:rPr>
        <w:t>some</w:t>
      </w:r>
      <w:r>
        <w:rPr>
          <w:spacing w:val="-6"/>
        </w:rPr>
        <w:t xml:space="preserve"> </w:t>
      </w:r>
      <w:r>
        <w:rPr>
          <w:spacing w:val="-2"/>
        </w:rPr>
        <w:t>state</w:t>
      </w:r>
      <w:r>
        <w:rPr>
          <w:spacing w:val="-6"/>
        </w:rPr>
        <w:t xml:space="preserve"> </w:t>
      </w:r>
      <w:r>
        <w:rPr>
          <w:spacing w:val="-2"/>
        </w:rPr>
        <w:t>supplied</w:t>
      </w:r>
      <w:r>
        <w:rPr>
          <w:spacing w:val="-6"/>
        </w:rPr>
        <w:t xml:space="preserve"> </w:t>
      </w:r>
      <w:r>
        <w:rPr>
          <w:spacing w:val="-2"/>
        </w:rPr>
        <w:t>boundaries</w:t>
      </w:r>
      <w:r>
        <w:rPr>
          <w:spacing w:val="-6"/>
        </w:rPr>
        <w:t xml:space="preserve"> </w:t>
      </w:r>
      <w:r>
        <w:rPr>
          <w:spacing w:val="-2"/>
        </w:rPr>
        <w:t>in</w:t>
      </w:r>
      <w:r>
        <w:rPr>
          <w:spacing w:val="-6"/>
        </w:rPr>
        <w:t xml:space="preserve"> </w:t>
      </w:r>
      <w:r>
        <w:rPr>
          <w:spacing w:val="-2"/>
        </w:rPr>
        <w:t>Florida,</w:t>
      </w:r>
      <w:r>
        <w:rPr>
          <w:spacing w:val="-5"/>
        </w:rPr>
        <w:t xml:space="preserve"> </w:t>
      </w:r>
      <w:r>
        <w:rPr>
          <w:spacing w:val="-2"/>
        </w:rPr>
        <w:t>one</w:t>
      </w:r>
      <w:r>
        <w:rPr>
          <w:spacing w:val="-6"/>
        </w:rPr>
        <w:t xml:space="preserve"> </w:t>
      </w:r>
      <w:r>
        <w:rPr>
          <w:spacing w:val="-2"/>
        </w:rPr>
        <w:t>polygon</w:t>
      </w:r>
      <w:r>
        <w:rPr>
          <w:spacing w:val="-6"/>
        </w:rPr>
        <w:t xml:space="preserve"> </w:t>
      </w:r>
      <w:r>
        <w:rPr>
          <w:spacing w:val="-2"/>
        </w:rPr>
        <w:t>was</w:t>
      </w:r>
      <w:r>
        <w:rPr>
          <w:spacing w:val="-6"/>
        </w:rPr>
        <w:t xml:space="preserve"> </w:t>
      </w:r>
      <w:r>
        <w:rPr>
          <w:spacing w:val="-2"/>
        </w:rPr>
        <w:t>associated</w:t>
      </w:r>
      <w:r>
        <w:rPr>
          <w:spacing w:val="-6"/>
        </w:rPr>
        <w:t xml:space="preserve"> </w:t>
      </w:r>
      <w:r>
        <w:rPr>
          <w:spacing w:val="-2"/>
        </w:rPr>
        <w:t>with</w:t>
      </w:r>
      <w:r>
        <w:rPr>
          <w:spacing w:val="-6"/>
        </w:rPr>
        <w:t xml:space="preserve"> </w:t>
      </w:r>
      <w:r>
        <w:rPr>
          <w:spacing w:val="-2"/>
        </w:rPr>
        <w:t>multiple</w:t>
      </w:r>
      <w:r>
        <w:rPr>
          <w:spacing w:val="-6"/>
        </w:rPr>
        <w:t xml:space="preserve"> </w:t>
      </w:r>
      <w:r>
        <w:rPr>
          <w:spacing w:val="-2"/>
        </w:rPr>
        <w:t xml:space="preserve">PWSIDs. </w:t>
      </w:r>
      <w:r>
        <w:rPr>
          <w:spacing w:val="-4"/>
        </w:rPr>
        <w:t>We</w:t>
      </w:r>
      <w:r>
        <w:rPr>
          <w:spacing w:val="-10"/>
        </w:rPr>
        <w:t xml:space="preserve"> </w:t>
      </w:r>
      <w:r>
        <w:rPr>
          <w:spacing w:val="-4"/>
        </w:rPr>
        <w:t>are</w:t>
      </w:r>
      <w:r>
        <w:rPr>
          <w:spacing w:val="-10"/>
        </w:rPr>
        <w:t xml:space="preserve"> </w:t>
      </w:r>
      <w:r>
        <w:rPr>
          <w:spacing w:val="-4"/>
        </w:rPr>
        <w:t>unable</w:t>
      </w:r>
      <w:r>
        <w:rPr>
          <w:spacing w:val="-10"/>
        </w:rPr>
        <w:t xml:space="preserve"> </w:t>
      </w:r>
      <w:r>
        <w:rPr>
          <w:spacing w:val="-4"/>
        </w:rPr>
        <w:t>to</w:t>
      </w:r>
      <w:r>
        <w:rPr>
          <w:spacing w:val="-9"/>
        </w:rPr>
        <w:t xml:space="preserve"> </w:t>
      </w:r>
      <w:r>
        <w:rPr>
          <w:spacing w:val="-4"/>
        </w:rPr>
        <w:t>disaggregate</w:t>
      </w:r>
      <w:r>
        <w:rPr>
          <w:spacing w:val="-10"/>
        </w:rPr>
        <w:t xml:space="preserve"> </w:t>
      </w:r>
      <w:r>
        <w:rPr>
          <w:spacing w:val="-4"/>
        </w:rPr>
        <w:t>these</w:t>
      </w:r>
      <w:r>
        <w:rPr>
          <w:spacing w:val="-10"/>
        </w:rPr>
        <w:t xml:space="preserve"> </w:t>
      </w:r>
      <w:r>
        <w:rPr>
          <w:spacing w:val="-4"/>
        </w:rPr>
        <w:t>multiple</w:t>
      </w:r>
      <w:r>
        <w:rPr>
          <w:spacing w:val="-10"/>
        </w:rPr>
        <w:t xml:space="preserve"> </w:t>
      </w:r>
      <w:r>
        <w:rPr>
          <w:spacing w:val="-4"/>
        </w:rPr>
        <w:t>systems</w:t>
      </w:r>
      <w:r>
        <w:rPr>
          <w:spacing w:val="-9"/>
        </w:rPr>
        <w:t xml:space="preserve"> </w:t>
      </w:r>
      <w:r>
        <w:rPr>
          <w:spacing w:val="-4"/>
        </w:rPr>
        <w:t>from</w:t>
      </w:r>
      <w:r>
        <w:rPr>
          <w:spacing w:val="-10"/>
        </w:rPr>
        <w:t xml:space="preserve"> </w:t>
      </w:r>
      <w:r>
        <w:rPr>
          <w:spacing w:val="-4"/>
        </w:rPr>
        <w:t>their</w:t>
      </w:r>
      <w:r>
        <w:rPr>
          <w:spacing w:val="-10"/>
        </w:rPr>
        <w:t xml:space="preserve"> </w:t>
      </w:r>
      <w:r>
        <w:rPr>
          <w:spacing w:val="-4"/>
        </w:rPr>
        <w:t>single</w:t>
      </w:r>
      <w:r>
        <w:rPr>
          <w:spacing w:val="-10"/>
        </w:rPr>
        <w:t xml:space="preserve"> </w:t>
      </w:r>
      <w:r>
        <w:rPr>
          <w:spacing w:val="-4"/>
        </w:rPr>
        <w:t>geography.</w:t>
      </w:r>
      <w:r>
        <w:rPr>
          <w:spacing w:val="18"/>
        </w:rPr>
        <w:t xml:space="preserve"> </w:t>
      </w:r>
      <w:r>
        <w:rPr>
          <w:spacing w:val="-4"/>
        </w:rPr>
        <w:t>For</w:t>
      </w:r>
      <w:r>
        <w:rPr>
          <w:spacing w:val="-9"/>
        </w:rPr>
        <w:t xml:space="preserve"> </w:t>
      </w:r>
      <w:r>
        <w:rPr>
          <w:spacing w:val="-4"/>
        </w:rPr>
        <w:t>these</w:t>
      </w:r>
      <w:r>
        <w:rPr>
          <w:spacing w:val="-10"/>
        </w:rPr>
        <w:t xml:space="preserve"> </w:t>
      </w:r>
      <w:r>
        <w:rPr>
          <w:spacing w:val="-4"/>
        </w:rPr>
        <w:t xml:space="preserve">features </w:t>
      </w:r>
      <w:r>
        <w:t>in the dataset, you will see multiple PWSIDs within the ‘PWSID’ field.</w:t>
      </w:r>
    </w:p>
    <w:p w14:paraId="2A75AE33" w14:textId="77777777" w:rsidR="00041B53" w:rsidRDefault="00104982">
      <w:pPr>
        <w:spacing w:before="198" w:line="218" w:lineRule="auto"/>
        <w:ind w:left="467" w:hanging="328"/>
      </w:pPr>
      <w:r>
        <w:t>Dorman,</w:t>
      </w:r>
      <w:r>
        <w:rPr>
          <w:spacing w:val="40"/>
        </w:rPr>
        <w:t xml:space="preserve"> </w:t>
      </w:r>
      <w:r>
        <w:t>Michael.</w:t>
      </w:r>
      <w:r>
        <w:rPr>
          <w:spacing w:val="80"/>
          <w:w w:val="150"/>
        </w:rPr>
        <w:t xml:space="preserve"> </w:t>
      </w:r>
      <w:r>
        <w:t>2022.</w:t>
      </w:r>
      <w:r>
        <w:rPr>
          <w:spacing w:val="80"/>
          <w:w w:val="150"/>
        </w:rPr>
        <w:t xml:space="preserve"> </w:t>
      </w:r>
      <w:proofErr w:type="spellStart"/>
      <w:r>
        <w:rPr>
          <w:i/>
        </w:rPr>
        <w:t>Nngeo</w:t>
      </w:r>
      <w:proofErr w:type="spellEnd"/>
      <w:r>
        <w:rPr>
          <w:i/>
        </w:rPr>
        <w:t>:</w:t>
      </w:r>
      <w:r>
        <w:rPr>
          <w:i/>
          <w:spacing w:val="80"/>
          <w:w w:val="150"/>
        </w:rPr>
        <w:t xml:space="preserve"> </w:t>
      </w:r>
      <w:r>
        <w:rPr>
          <w:i/>
        </w:rPr>
        <w:t>K-Nearest</w:t>
      </w:r>
      <w:r>
        <w:rPr>
          <w:i/>
          <w:spacing w:val="40"/>
        </w:rPr>
        <w:t xml:space="preserve"> </w:t>
      </w:r>
      <w:r>
        <w:rPr>
          <w:i/>
        </w:rPr>
        <w:t>Neighbor</w:t>
      </w:r>
      <w:r>
        <w:rPr>
          <w:i/>
          <w:spacing w:val="40"/>
        </w:rPr>
        <w:t xml:space="preserve"> </w:t>
      </w:r>
      <w:r>
        <w:rPr>
          <w:i/>
        </w:rPr>
        <w:t>Join</w:t>
      </w:r>
      <w:r>
        <w:rPr>
          <w:i/>
          <w:spacing w:val="40"/>
        </w:rPr>
        <w:t xml:space="preserve"> </w:t>
      </w:r>
      <w:r>
        <w:rPr>
          <w:i/>
        </w:rPr>
        <w:t>for</w:t>
      </w:r>
      <w:r>
        <w:rPr>
          <w:i/>
          <w:spacing w:val="40"/>
        </w:rPr>
        <w:t xml:space="preserve"> </w:t>
      </w:r>
      <w:r>
        <w:rPr>
          <w:i/>
        </w:rPr>
        <w:t>Spatial</w:t>
      </w:r>
      <w:r>
        <w:rPr>
          <w:i/>
          <w:spacing w:val="40"/>
        </w:rPr>
        <w:t xml:space="preserve"> </w:t>
      </w:r>
      <w:r>
        <w:rPr>
          <w:i/>
        </w:rPr>
        <w:t>Data</w:t>
      </w:r>
      <w:r>
        <w:t>.</w:t>
      </w:r>
      <w:r>
        <w:rPr>
          <w:spacing w:val="80"/>
          <w:w w:val="150"/>
        </w:rPr>
        <w:t xml:space="preserve"> </w:t>
      </w:r>
      <w:hyperlink r:id="rId26">
        <w:r>
          <w:rPr>
            <w:color w:val="0000FF"/>
          </w:rPr>
          <w:t>https://CRAN.R-</w:t>
        </w:r>
      </w:hyperlink>
      <w:r>
        <w:rPr>
          <w:color w:val="0000FF"/>
          <w:spacing w:val="80"/>
        </w:rPr>
        <w:t xml:space="preserve"> </w:t>
      </w:r>
      <w:hyperlink r:id="rId27">
        <w:r>
          <w:rPr>
            <w:color w:val="0000FF"/>
            <w:spacing w:val="-2"/>
          </w:rPr>
          <w:t>project.org/package=</w:t>
        </w:r>
        <w:proofErr w:type="spellStart"/>
        <w:r>
          <w:rPr>
            <w:color w:val="0000FF"/>
            <w:spacing w:val="-2"/>
          </w:rPr>
          <w:t>nngeo</w:t>
        </w:r>
        <w:proofErr w:type="spellEnd"/>
      </w:hyperlink>
      <w:r>
        <w:rPr>
          <w:spacing w:val="-2"/>
        </w:rPr>
        <w:t>.</w:t>
      </w:r>
    </w:p>
    <w:sectPr w:rsidR="00041B53">
      <w:pgSz w:w="12240" w:h="15840"/>
      <w:pgMar w:top="1340" w:right="1100" w:bottom="1180" w:left="1300" w:header="0" w:footer="8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palt, Nicholas" w:date="2024-03-29T13:53:00Z" w:initials="SN">
    <w:p w14:paraId="1BFB62DC" w14:textId="77777777" w:rsidR="000A7D49" w:rsidRDefault="000A7D49" w:rsidP="002650E3">
      <w:pPr>
        <w:pStyle w:val="CommentText"/>
      </w:pPr>
      <w:r>
        <w:rPr>
          <w:rStyle w:val="CommentReference"/>
        </w:rPr>
        <w:annotationRef/>
      </w:r>
      <w:r>
        <w:t>Although I realize this is a quote, acronyms should be defined in their first mention.</w:t>
      </w:r>
    </w:p>
  </w:comment>
  <w:comment w:id="4" w:author="Murray, AndrewR" w:date="2024-04-01T12:09:00Z" w:initials="MA">
    <w:p w14:paraId="3712177D" w14:textId="77777777" w:rsidR="00F44628" w:rsidRDefault="00F44628" w:rsidP="00560598">
      <w:pPr>
        <w:pStyle w:val="CommentText"/>
      </w:pPr>
      <w:r>
        <w:rPr>
          <w:rStyle w:val="CommentReference"/>
        </w:rPr>
        <w:annotationRef/>
      </w:r>
      <w:r>
        <w:t>Adding list of acronyms</w:t>
      </w:r>
    </w:p>
  </w:comment>
  <w:comment w:id="5" w:author="Spalt, Nicholas" w:date="2024-03-29T13:56:00Z" w:initials="SN">
    <w:p w14:paraId="2398BF9D" w14:textId="79A76DD7" w:rsidR="000A7D49" w:rsidRDefault="000A7D49" w:rsidP="00822364">
      <w:pPr>
        <w:pStyle w:val="CommentText"/>
      </w:pPr>
      <w:r>
        <w:rPr>
          <w:rStyle w:val="CommentReference"/>
        </w:rPr>
        <w:annotationRef/>
      </w:r>
      <w:r>
        <w:t>Couldn't find your reference in this document. Maybe it's the drinking water dashboard URL. Are you referring to community water systems here because you say public water systems.</w:t>
      </w:r>
    </w:p>
  </w:comment>
  <w:comment w:id="7" w:author="Spalt, Nicholas" w:date="2024-03-29T13:57:00Z" w:initials="SN">
    <w:p w14:paraId="7CC759FC" w14:textId="77777777" w:rsidR="000A7D49" w:rsidRDefault="000A7D49" w:rsidP="00B67629">
      <w:pPr>
        <w:pStyle w:val="CommentText"/>
      </w:pPr>
      <w:r>
        <w:rPr>
          <w:rStyle w:val="CommentReference"/>
        </w:rPr>
        <w:annotationRef/>
      </w:r>
      <w:r>
        <w:t>Maybe this is from a CDX report? Continuous health-based violation means something specific in "OGWDW Speak". Again couldn't identify the reference.</w:t>
      </w:r>
    </w:p>
  </w:comment>
  <w:comment w:id="8" w:author="Spalt, Nicholas" w:date="2024-03-29T13:58:00Z" w:initials="SN">
    <w:p w14:paraId="3C194E5B" w14:textId="77777777" w:rsidR="000A7D49" w:rsidRDefault="000A7D49" w:rsidP="00823A56">
      <w:pPr>
        <w:pStyle w:val="CommentText"/>
      </w:pPr>
      <w:r>
        <w:rPr>
          <w:rStyle w:val="CommentReference"/>
        </w:rPr>
        <w:annotationRef/>
      </w:r>
      <w:r>
        <w:t>Be?</w:t>
      </w:r>
    </w:p>
  </w:comment>
  <w:comment w:id="9" w:author="Murray, AndrewR" w:date="2024-04-01T13:08:00Z" w:initials="MA">
    <w:p w14:paraId="40BBAD70" w14:textId="77777777" w:rsidR="00C11BBB" w:rsidRDefault="00C11BBB" w:rsidP="00E914FC">
      <w:pPr>
        <w:pStyle w:val="CommentText"/>
      </w:pPr>
      <w:r>
        <w:rPr>
          <w:rStyle w:val="CommentReference"/>
        </w:rPr>
        <w:annotationRef/>
      </w:r>
      <w:r>
        <w:t>resolved</w:t>
      </w:r>
    </w:p>
  </w:comment>
  <w:comment w:id="18" w:author="Spalt, Nicholas" w:date="2024-03-29T14:05:00Z" w:initials="SN">
    <w:p w14:paraId="2E4E2C95" w14:textId="05C714B2" w:rsidR="00DA3827" w:rsidRDefault="00DA3827" w:rsidP="0039706E">
      <w:pPr>
        <w:pStyle w:val="CommentText"/>
      </w:pPr>
      <w:r>
        <w:rPr>
          <w:rStyle w:val="CommentReference"/>
        </w:rPr>
        <w:annotationRef/>
      </w:r>
      <w:r>
        <w:t>An exception here is Navajo Nation. Also, it would be good to mention territorial systems...or in the reporting universe above mention that "the universe of systems in your efforts is limited to currently active CWSs in U.S. States" because I believe you are limited in territories with respect to model inputs.</w:t>
      </w:r>
    </w:p>
  </w:comment>
  <w:comment w:id="27" w:author="Spalt, Nicholas" w:date="2024-03-29T14:10:00Z" w:initials="SN">
    <w:p w14:paraId="2027B953" w14:textId="77777777" w:rsidR="00DA3827" w:rsidRDefault="00DA3827" w:rsidP="004110CC">
      <w:pPr>
        <w:pStyle w:val="CommentText"/>
      </w:pPr>
      <w:r>
        <w:rPr>
          <w:rStyle w:val="CommentReference"/>
        </w:rPr>
        <w:annotationRef/>
      </w:r>
      <w:r>
        <w:t>Similar to your chart title I would reccomend using the official SDWIS term in the figure caption (Primary Service Area Description) to describe the count and population by type/category.</w:t>
      </w:r>
    </w:p>
  </w:comment>
  <w:comment w:id="30" w:author="Spalt, Nicholas" w:date="2024-03-29T14:12:00Z" w:initials="SN">
    <w:p w14:paraId="7229FFEC" w14:textId="77777777" w:rsidR="00E01745" w:rsidRDefault="00E01745" w:rsidP="00066826">
      <w:pPr>
        <w:pStyle w:val="CommentText"/>
      </w:pPr>
      <w:r>
        <w:rPr>
          <w:rStyle w:val="CommentReference"/>
        </w:rPr>
        <w:annotationRef/>
      </w:r>
      <w:r>
        <w:t>Include accessed date as REGRID regularly updates their data as parcels are sub-divided or consolidated.</w:t>
      </w:r>
    </w:p>
  </w:comment>
  <w:comment w:id="39" w:author="Spalt, Nicholas" w:date="2024-03-29T14:21:00Z" w:initials="SN">
    <w:p w14:paraId="6DA29AD2" w14:textId="77777777" w:rsidR="004331F3" w:rsidRDefault="004331F3" w:rsidP="002323DA">
      <w:pPr>
        <w:pStyle w:val="CommentText"/>
      </w:pPr>
      <w:r>
        <w:rPr>
          <w:rStyle w:val="CommentReference"/>
        </w:rPr>
        <w:annotationRef/>
      </w:r>
      <w:r>
        <w:t>Rationale?</w:t>
      </w:r>
    </w:p>
  </w:comment>
  <w:comment w:id="40" w:author="Spalt, Nicholas" w:date="2024-03-29T14:23:00Z" w:initials="SN">
    <w:p w14:paraId="6C8A8E76" w14:textId="77777777" w:rsidR="004331F3" w:rsidRDefault="004331F3" w:rsidP="00C67D81">
      <w:pPr>
        <w:pStyle w:val="CommentText"/>
      </w:pPr>
      <w:r>
        <w:rPr>
          <w:rStyle w:val="CommentReference"/>
        </w:rPr>
        <w:annotationRef/>
      </w:r>
      <w:r>
        <w:t>OK, see it here now. Would be nice to show a statistic of area calculation being optimized around 0.7 when comparing modeled v. state supplied boundaries.</w:t>
      </w:r>
    </w:p>
  </w:comment>
  <w:comment w:id="41" w:author="Spalt, Nicholas" w:date="2024-03-29T14:46:00Z" w:initials="SN">
    <w:p w14:paraId="4A437689" w14:textId="77777777" w:rsidR="00FC07D9" w:rsidRDefault="00FC07D9" w:rsidP="00C12991">
      <w:pPr>
        <w:pStyle w:val="CommentText"/>
      </w:pPr>
      <w:r>
        <w:rPr>
          <w:rStyle w:val="CommentReference"/>
        </w:rPr>
        <w:annotationRef/>
      </w:r>
      <w:r>
        <w:t>I think you mean 2020 Decennial Census Housing Units (would be good to clarify and cite)</w:t>
      </w:r>
    </w:p>
  </w:comment>
  <w:comment w:id="42" w:author="Spalt, Nicholas" w:date="2024-03-29T14:42:00Z" w:initials="SN">
    <w:p w14:paraId="7CF85097" w14:textId="6A3E1F10" w:rsidR="00FC07D9" w:rsidRDefault="00FC07D9" w:rsidP="00007D32">
      <w:pPr>
        <w:pStyle w:val="CommentText"/>
      </w:pPr>
      <w:r>
        <w:rPr>
          <w:rStyle w:val="CommentReference"/>
        </w:rPr>
        <w:annotationRef/>
      </w:r>
      <w:r>
        <w:t>It would be good to explain this in more statistical/reproducible way. It totally makes sense but deviation from 1:1 line is open to interpretation. For example if it should be selected as a percent deviation from the 1:1 line because if you look at figure 4, stochasticity appears to increase with distance from the origin. In other words a system may be removed for a difference of 50 for smaller systems but 500 for larger systems (550 : 500 v. 5,500 : 5,000) - a 10% deviation in either direction would result in removal for later random forest matching. This will help the refresh process in the future as well..</w:t>
      </w:r>
    </w:p>
  </w:comment>
  <w:comment w:id="43" w:author="Spalt, Nicholas" w:date="2024-03-29T14:52:00Z" w:initials="SN">
    <w:p w14:paraId="5A2138E2" w14:textId="77777777" w:rsidR="00FC07D9" w:rsidRDefault="00FC07D9" w:rsidP="005F2672">
      <w:pPr>
        <w:pStyle w:val="CommentText"/>
      </w:pPr>
      <w:r>
        <w:rPr>
          <w:rStyle w:val="CommentReference"/>
        </w:rPr>
        <w:annotationRef/>
      </w:r>
      <w:r>
        <w:t xml:space="preserve">Related to my census comment above and my stochasticity comment above I think it would make more sense to have the SDWA public service connections on the x-axis as the "independent" reported variable and have 2020 </w:t>
      </w:r>
      <w:r>
        <w:rPr>
          <w:b/>
          <w:bCs/>
        </w:rPr>
        <w:t xml:space="preserve">decennial census </w:t>
      </w:r>
      <w:r>
        <w:t>housing units on the y- axis. This would allow you to add vertical error bars for the census in the plot (which you could do horizontally but that's just weird). I think this would help show that noise can be a result of census uncertainty rather than how the model is doing. You might also want to mention in the caption that the points represent CWSs within the state of IA (I know you have it in the text above though).</w:t>
      </w:r>
    </w:p>
  </w:comment>
  <w:comment w:id="47" w:author="Spalt, Nicholas" w:date="2024-03-29T15:12:00Z" w:initials="SN">
    <w:p w14:paraId="39F6F6A3" w14:textId="77777777" w:rsidR="00CB2041" w:rsidRDefault="00CB2041" w:rsidP="00976929">
      <w:pPr>
        <w:pStyle w:val="CommentText"/>
      </w:pPr>
      <w:r>
        <w:rPr>
          <w:rStyle w:val="CommentReference"/>
        </w:rPr>
        <w:annotationRef/>
      </w:r>
      <w:r>
        <w:t xml:space="preserve">It would be good to cite something with respect to the rationale for the 50 sq. meter threshold. For example the latest census data shows that nationwide only 7% of US homes completed are under 1,400 square feet and 2% of homes sold are under 1,400 square feet. </w:t>
      </w:r>
      <w:hyperlink r:id="rId1" w:history="1">
        <w:r w:rsidRPr="00976929">
          <w:rPr>
            <w:rStyle w:val="Hyperlink"/>
          </w:rPr>
          <w:t>https://www.census.gov/construction/chars/current.html</w:t>
        </w:r>
      </w:hyperlink>
      <w:r>
        <w:t>.</w:t>
      </w:r>
    </w:p>
  </w:comment>
  <w:comment w:id="48" w:author="Murray, AndrewR" w:date="2024-04-01T13:30:00Z" w:initials="MA">
    <w:p w14:paraId="78A2485F" w14:textId="77777777" w:rsidR="005E531B" w:rsidRDefault="005E531B" w:rsidP="00C7654D">
      <w:pPr>
        <w:pStyle w:val="CommentText"/>
      </w:pPr>
      <w:r>
        <w:rPr>
          <w:rStyle w:val="CommentReference"/>
        </w:rPr>
        <w:annotationRef/>
      </w:r>
      <w:r>
        <w:t>Resolved</w:t>
      </w:r>
    </w:p>
  </w:comment>
  <w:comment w:id="49" w:author="Spalt, Nicholas" w:date="2024-03-29T15:13:00Z" w:initials="SN">
    <w:p w14:paraId="0B6C7FAE" w14:textId="2AD0ED8D" w:rsidR="00CB2041" w:rsidRDefault="00CB2041" w:rsidP="00EE2111">
      <w:pPr>
        <w:pStyle w:val="CommentText"/>
      </w:pPr>
      <w:r>
        <w:rPr>
          <w:rStyle w:val="CommentReference"/>
        </w:rPr>
        <w:annotationRef/>
      </w:r>
      <w:r>
        <w:t>Add where and when the data was accessed.</w:t>
      </w:r>
    </w:p>
  </w:comment>
  <w:comment w:id="50" w:author="Murray, AndrewR" w:date="2024-04-01T13:30:00Z" w:initials="MA">
    <w:p w14:paraId="506169F0" w14:textId="77777777" w:rsidR="005E531B" w:rsidRDefault="005E531B" w:rsidP="00644568">
      <w:pPr>
        <w:pStyle w:val="CommentText"/>
      </w:pPr>
      <w:r>
        <w:rPr>
          <w:rStyle w:val="CommentReference"/>
        </w:rPr>
        <w:annotationRef/>
      </w:r>
      <w:r>
        <w:t>resolved</w:t>
      </w:r>
    </w:p>
  </w:comment>
  <w:comment w:id="51" w:author="Spalt, Nicholas" w:date="2024-03-29T15:15:00Z" w:initials="SN">
    <w:p w14:paraId="1635EC77" w14:textId="7118A140" w:rsidR="00CB2041" w:rsidRDefault="00CB2041" w:rsidP="00A810BF">
      <w:pPr>
        <w:pStyle w:val="CommentText"/>
      </w:pPr>
      <w:r>
        <w:rPr>
          <w:rStyle w:val="CommentReference"/>
        </w:rPr>
        <w:annotationRef/>
      </w:r>
      <w:r>
        <w:t>It's unclear to me if this is coming from census or if you all are deriving it based on the two fields mentioned.</w:t>
      </w:r>
    </w:p>
  </w:comment>
  <w:comment w:id="52" w:author="Spalt, Nicholas" w:date="2024-03-29T15:18:00Z" w:initials="SN">
    <w:p w14:paraId="71E2ADCC" w14:textId="77777777" w:rsidR="00CB2041" w:rsidRDefault="00CB2041" w:rsidP="00FF3E64">
      <w:pPr>
        <w:pStyle w:val="CommentText"/>
      </w:pPr>
      <w:r>
        <w:rPr>
          <w:rStyle w:val="CommentReference"/>
        </w:rPr>
        <w:annotationRef/>
      </w:r>
      <w:r>
        <w:t>From REGRID I presume suggest adding the source of parcel data again here. For this and the variable below, it might be good to mention how a parcel is included or excluded from a census block. In other words, any overlap, centroid, majority overlap.</w:t>
      </w:r>
    </w:p>
  </w:comment>
  <w:comment w:id="53" w:author="Spalt, Nicholas" w:date="2024-03-29T15:16:00Z" w:initials="SN">
    <w:p w14:paraId="5A853496" w14:textId="2E9B768D" w:rsidR="00CB2041" w:rsidRDefault="00CB2041" w:rsidP="000E249F">
      <w:pPr>
        <w:pStyle w:val="CommentText"/>
      </w:pPr>
      <w:r>
        <w:rPr>
          <w:rStyle w:val="CommentReference"/>
        </w:rPr>
        <w:annotationRef/>
      </w:r>
      <w:r>
        <w:t>From REGRID I presume, suggest adding the source of parcel data again here.</w:t>
      </w:r>
    </w:p>
  </w:comment>
  <w:comment w:id="54" w:author="Spalt, Nicholas" w:date="2024-03-29T15:19:00Z" w:initials="SN">
    <w:p w14:paraId="19662A6D" w14:textId="77777777" w:rsidR="00CB2041" w:rsidRDefault="00CB2041" w:rsidP="004E17F0">
      <w:pPr>
        <w:pStyle w:val="CommentText"/>
      </w:pPr>
      <w:r>
        <w:rPr>
          <w:rStyle w:val="CommentReference"/>
        </w:rPr>
        <w:annotationRef/>
      </w:r>
      <w:r>
        <w:t>Add date accessed</w:t>
      </w:r>
    </w:p>
  </w:comment>
  <w:comment w:id="55" w:author="Spalt, Nicholas" w:date="2024-03-29T15:22:00Z" w:initials="SN">
    <w:p w14:paraId="0BE05817" w14:textId="77777777" w:rsidR="00CB2041" w:rsidRDefault="00CB2041" w:rsidP="00B07A92">
      <w:pPr>
        <w:pStyle w:val="CommentText"/>
      </w:pPr>
      <w:r>
        <w:rPr>
          <w:rStyle w:val="CommentReference"/>
        </w:rPr>
        <w:annotationRef/>
      </w:r>
      <w:r>
        <w:t>Suggest using the actual SDWIS terminology here. Does this refer to the Administrative Contact address?</w:t>
      </w:r>
    </w:p>
  </w:comment>
  <w:comment w:id="72" w:author="Spalt, Nicholas" w:date="2024-03-29T15:42:00Z" w:initials="SN">
    <w:p w14:paraId="568B0211" w14:textId="77777777" w:rsidR="00DD7956" w:rsidRDefault="00DD7956" w:rsidP="003A2B2E">
      <w:pPr>
        <w:pStyle w:val="CommentText"/>
      </w:pPr>
      <w:r>
        <w:rPr>
          <w:rStyle w:val="CommentReference"/>
        </w:rPr>
        <w:annotationRef/>
      </w:r>
      <w:r>
        <w:t>I'm guessing this was in many cases due to intakes/wells/reservoirs far away that were shown as part of the system. Hope we got rid of all of them ☺️</w:t>
      </w:r>
    </w:p>
  </w:comment>
  <w:comment w:id="75" w:author="Spalt, Nicholas" w:date="2024-03-29T15:44:00Z" w:initials="SN">
    <w:p w14:paraId="6E11170E" w14:textId="77777777" w:rsidR="00D56C6D" w:rsidRDefault="00D56C6D" w:rsidP="00D77ACC">
      <w:pPr>
        <w:pStyle w:val="CommentText"/>
      </w:pPr>
      <w:r>
        <w:rPr>
          <w:rStyle w:val="CommentReference"/>
        </w:rPr>
        <w:annotationRef/>
      </w:r>
      <w:r>
        <w:t>Nice! No more long lines looking like the system is in a 1990s comic with a bubble dialogue!</w:t>
      </w:r>
    </w:p>
  </w:comment>
  <w:comment w:id="78" w:author="Spalt, Nicholas" w:date="2024-03-29T15:47:00Z" w:initials="SN">
    <w:p w14:paraId="3DC59B9F" w14:textId="77777777" w:rsidR="00104982" w:rsidRDefault="00D56C6D" w:rsidP="008911C5">
      <w:pPr>
        <w:pStyle w:val="CommentText"/>
      </w:pPr>
      <w:r>
        <w:rPr>
          <w:rStyle w:val="CommentReference"/>
        </w:rPr>
        <w:annotationRef/>
      </w:r>
      <w:r w:rsidR="00104982">
        <w:t xml:space="preserve">OK this wasn't mentioned above but now is. I would just add this up there. </w:t>
      </w:r>
    </w:p>
  </w:comment>
  <w:comment w:id="81" w:author="Spalt, Nicholas" w:date="2024-03-29T15:48:00Z" w:initials="SN">
    <w:p w14:paraId="4D9F9022" w14:textId="06F876CA" w:rsidR="00D56C6D" w:rsidRDefault="00D56C6D" w:rsidP="005947FA">
      <w:pPr>
        <w:pStyle w:val="CommentText"/>
      </w:pPr>
      <w:r>
        <w:rPr>
          <w:rStyle w:val="CommentReference"/>
        </w:rPr>
        <w:annotationRef/>
      </w:r>
      <w:r>
        <w:t>Known or shown? Known would probably require some citation.</w:t>
      </w:r>
    </w:p>
  </w:comment>
  <w:comment w:id="85" w:author="Spalt, Nicholas" w:date="2024-03-29T15:50:00Z" w:initials="SN">
    <w:p w14:paraId="0F46FE32" w14:textId="77777777" w:rsidR="00D56C6D" w:rsidRDefault="00D56C6D" w:rsidP="004A7883">
      <w:pPr>
        <w:pStyle w:val="CommentText"/>
      </w:pPr>
      <w:r>
        <w:rPr>
          <w:rStyle w:val="CommentReference"/>
        </w:rPr>
        <w:annotationRef/>
      </w:r>
      <w:r>
        <w:t>What is Primacy Agency Code 55? I don't think there is one so I'm not sure what that bar represents?</w:t>
      </w:r>
    </w:p>
  </w:comment>
  <w:comment w:id="89" w:author="Spalt, Nicholas" w:date="2024-03-29T15:56:00Z" w:initials="SN">
    <w:p w14:paraId="185F91B0" w14:textId="77777777" w:rsidR="00104982" w:rsidRDefault="00104982" w:rsidP="00F66FC3">
      <w:pPr>
        <w:pStyle w:val="CommentText"/>
      </w:pPr>
      <w:r>
        <w:rPr>
          <w:rStyle w:val="CommentReference"/>
        </w:rPr>
        <w:annotationRef/>
      </w:r>
      <w:r>
        <w:t>3rd bullet for modelled boundaries overlapping other modelled boundaries or will the final dataset not have any?</w:t>
      </w:r>
    </w:p>
  </w:comment>
  <w:comment w:id="100" w:author="Spalt, Nicholas" w:date="2024-03-29T16:01:00Z" w:initials="SN">
    <w:p w14:paraId="5AA8ACEE" w14:textId="77777777" w:rsidR="00104982" w:rsidRDefault="00104982" w:rsidP="00325961">
      <w:pPr>
        <w:pStyle w:val="CommentText"/>
      </w:pPr>
      <w:r>
        <w:rPr>
          <w:rStyle w:val="CommentReference"/>
        </w:rPr>
        <w:annotationRef/>
      </w:r>
      <w:r>
        <w:t>Surprised there are no sub-10 connections that serve more than 25 people...</w:t>
      </w:r>
    </w:p>
  </w:comment>
  <w:comment w:id="102" w:author="Spalt, Nicholas" w:date="2024-03-29T16:01:00Z" w:initials="SN">
    <w:p w14:paraId="4B429610" w14:textId="77777777" w:rsidR="00104982" w:rsidRDefault="00104982" w:rsidP="00C354F2">
      <w:pPr>
        <w:pStyle w:val="CommentText"/>
      </w:pPr>
      <w:r>
        <w:rPr>
          <w:rStyle w:val="CommentReference"/>
        </w:rPr>
        <w:annotationRef/>
      </w:r>
      <w:r>
        <w:t>Suggest renaming to Primary Service Area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B62DC" w15:done="0"/>
  <w15:commentEx w15:paraId="3712177D" w15:paraIdParent="1BFB62DC" w15:done="0"/>
  <w15:commentEx w15:paraId="2398BF9D" w15:done="0"/>
  <w15:commentEx w15:paraId="7CC759FC" w15:done="0"/>
  <w15:commentEx w15:paraId="3C194E5B" w15:done="0"/>
  <w15:commentEx w15:paraId="40BBAD70" w15:paraIdParent="3C194E5B" w15:done="0"/>
  <w15:commentEx w15:paraId="2E4E2C95" w15:done="0"/>
  <w15:commentEx w15:paraId="2027B953" w15:done="0"/>
  <w15:commentEx w15:paraId="7229FFEC" w15:done="0"/>
  <w15:commentEx w15:paraId="6DA29AD2" w15:done="0"/>
  <w15:commentEx w15:paraId="6C8A8E76" w15:done="0"/>
  <w15:commentEx w15:paraId="4A437689" w15:done="0"/>
  <w15:commentEx w15:paraId="7CF85097" w15:done="0"/>
  <w15:commentEx w15:paraId="5A2138E2" w15:done="0"/>
  <w15:commentEx w15:paraId="39F6F6A3" w15:done="0"/>
  <w15:commentEx w15:paraId="78A2485F" w15:paraIdParent="39F6F6A3" w15:done="0"/>
  <w15:commentEx w15:paraId="0B6C7FAE" w15:done="0"/>
  <w15:commentEx w15:paraId="506169F0" w15:paraIdParent="0B6C7FAE" w15:done="0"/>
  <w15:commentEx w15:paraId="1635EC77" w15:done="0"/>
  <w15:commentEx w15:paraId="71E2ADCC" w15:done="0"/>
  <w15:commentEx w15:paraId="5A853496" w15:done="0"/>
  <w15:commentEx w15:paraId="19662A6D" w15:done="0"/>
  <w15:commentEx w15:paraId="0BE05817" w15:done="0"/>
  <w15:commentEx w15:paraId="568B0211" w15:done="0"/>
  <w15:commentEx w15:paraId="6E11170E" w15:done="0"/>
  <w15:commentEx w15:paraId="3DC59B9F" w15:done="0"/>
  <w15:commentEx w15:paraId="4D9F9022" w15:done="0"/>
  <w15:commentEx w15:paraId="0F46FE32" w15:done="0"/>
  <w15:commentEx w15:paraId="185F91B0" w15:done="0"/>
  <w15:commentEx w15:paraId="5AA8ACEE" w15:done="0"/>
  <w15:commentEx w15:paraId="4B4296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14661" w16cex:dateUtc="2024-03-29T17:53:00Z"/>
  <w16cex:commentExtensible w16cex:durableId="29B5227F" w16cex:dateUtc="2024-04-01T16:09:00Z"/>
  <w16cex:commentExtensible w16cex:durableId="29B146F0" w16cex:dateUtc="2024-03-29T17:56:00Z"/>
  <w16cex:commentExtensible w16cex:durableId="29B1472C" w16cex:dateUtc="2024-03-29T17:57:00Z"/>
  <w16cex:commentExtensible w16cex:durableId="29B1476A" w16cex:dateUtc="2024-03-29T17:58:00Z"/>
  <w16cex:commentExtensible w16cex:durableId="29B5303F" w16cex:dateUtc="2024-04-01T17:08:00Z"/>
  <w16cex:commentExtensible w16cex:durableId="29B14930" w16cex:dateUtc="2024-03-29T18:05:00Z"/>
  <w16cex:commentExtensible w16cex:durableId="29B14A61" w16cex:dateUtc="2024-03-29T18:10:00Z"/>
  <w16cex:commentExtensible w16cex:durableId="29B14AD5" w16cex:dateUtc="2024-03-29T18:12:00Z"/>
  <w16cex:commentExtensible w16cex:durableId="29B14CCC" w16cex:dateUtc="2024-03-29T18:21:00Z"/>
  <w16cex:commentExtensible w16cex:durableId="29B14D7B" w16cex:dateUtc="2024-03-29T18:23:00Z"/>
  <w16cex:commentExtensible w16cex:durableId="29B152D2" w16cex:dateUtc="2024-03-29T18:46:00Z"/>
  <w16cex:commentExtensible w16cex:durableId="29B151D3" w16cex:dateUtc="2024-03-29T18:42:00Z"/>
  <w16cex:commentExtensible w16cex:durableId="29B15418" w16cex:dateUtc="2024-03-29T18:52:00Z"/>
  <w16cex:commentExtensible w16cex:durableId="29B158E8" w16cex:dateUtc="2024-03-29T19:12:00Z"/>
  <w16cex:commentExtensible w16cex:durableId="29B53566" w16cex:dateUtc="2024-04-01T17:30:00Z"/>
  <w16cex:commentExtensible w16cex:durableId="29B15905" w16cex:dateUtc="2024-03-29T19:13:00Z"/>
  <w16cex:commentExtensible w16cex:durableId="29B5356A" w16cex:dateUtc="2024-04-01T17:30:00Z"/>
  <w16cex:commentExtensible w16cex:durableId="29B159A2" w16cex:dateUtc="2024-03-29T19:15:00Z"/>
  <w16cex:commentExtensible w16cex:durableId="29B15A5F" w16cex:dateUtc="2024-03-29T19:18:00Z"/>
  <w16cex:commentExtensible w16cex:durableId="29B159EB" w16cex:dateUtc="2024-03-29T19:16:00Z"/>
  <w16cex:commentExtensible w16cex:durableId="29B15A9F" w16cex:dateUtc="2024-03-29T19:19:00Z"/>
  <w16cex:commentExtensible w16cex:durableId="29B15B28" w16cex:dateUtc="2024-03-29T19:22:00Z"/>
  <w16cex:commentExtensible w16cex:durableId="29B15FF2" w16cex:dateUtc="2024-03-29T19:42:00Z"/>
  <w16cex:commentExtensible w16cex:durableId="29B16061" w16cex:dateUtc="2024-03-29T19:44:00Z"/>
  <w16cex:commentExtensible w16cex:durableId="29B16113" w16cex:dateUtc="2024-03-29T19:47:00Z"/>
  <w16cex:commentExtensible w16cex:durableId="29B1614C" w16cex:dateUtc="2024-03-29T19:48:00Z"/>
  <w16cex:commentExtensible w16cex:durableId="29B161C7" w16cex:dateUtc="2024-03-29T19:50:00Z"/>
  <w16cex:commentExtensible w16cex:durableId="29B1632F" w16cex:dateUtc="2024-03-29T19:56:00Z"/>
  <w16cex:commentExtensible w16cex:durableId="29B16441" w16cex:dateUtc="2024-03-29T20:01:00Z"/>
  <w16cex:commentExtensible w16cex:durableId="29B16467" w16cex:dateUtc="2024-03-29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B62DC" w16cid:durableId="29B14661"/>
  <w16cid:commentId w16cid:paraId="3712177D" w16cid:durableId="29B5227F"/>
  <w16cid:commentId w16cid:paraId="2398BF9D" w16cid:durableId="29B146F0"/>
  <w16cid:commentId w16cid:paraId="7CC759FC" w16cid:durableId="29B1472C"/>
  <w16cid:commentId w16cid:paraId="3C194E5B" w16cid:durableId="29B1476A"/>
  <w16cid:commentId w16cid:paraId="40BBAD70" w16cid:durableId="29B5303F"/>
  <w16cid:commentId w16cid:paraId="2E4E2C95" w16cid:durableId="29B14930"/>
  <w16cid:commentId w16cid:paraId="2027B953" w16cid:durableId="29B14A61"/>
  <w16cid:commentId w16cid:paraId="7229FFEC" w16cid:durableId="29B14AD5"/>
  <w16cid:commentId w16cid:paraId="6DA29AD2" w16cid:durableId="29B14CCC"/>
  <w16cid:commentId w16cid:paraId="6C8A8E76" w16cid:durableId="29B14D7B"/>
  <w16cid:commentId w16cid:paraId="4A437689" w16cid:durableId="29B152D2"/>
  <w16cid:commentId w16cid:paraId="7CF85097" w16cid:durableId="29B151D3"/>
  <w16cid:commentId w16cid:paraId="5A2138E2" w16cid:durableId="29B15418"/>
  <w16cid:commentId w16cid:paraId="39F6F6A3" w16cid:durableId="29B158E8"/>
  <w16cid:commentId w16cid:paraId="78A2485F" w16cid:durableId="29B53566"/>
  <w16cid:commentId w16cid:paraId="0B6C7FAE" w16cid:durableId="29B15905"/>
  <w16cid:commentId w16cid:paraId="506169F0" w16cid:durableId="29B5356A"/>
  <w16cid:commentId w16cid:paraId="1635EC77" w16cid:durableId="29B159A2"/>
  <w16cid:commentId w16cid:paraId="71E2ADCC" w16cid:durableId="29B15A5F"/>
  <w16cid:commentId w16cid:paraId="5A853496" w16cid:durableId="29B159EB"/>
  <w16cid:commentId w16cid:paraId="19662A6D" w16cid:durableId="29B15A9F"/>
  <w16cid:commentId w16cid:paraId="0BE05817" w16cid:durableId="29B15B28"/>
  <w16cid:commentId w16cid:paraId="568B0211" w16cid:durableId="29B15FF2"/>
  <w16cid:commentId w16cid:paraId="6E11170E" w16cid:durableId="29B16061"/>
  <w16cid:commentId w16cid:paraId="3DC59B9F" w16cid:durableId="29B16113"/>
  <w16cid:commentId w16cid:paraId="4D9F9022" w16cid:durableId="29B1614C"/>
  <w16cid:commentId w16cid:paraId="0F46FE32" w16cid:durableId="29B161C7"/>
  <w16cid:commentId w16cid:paraId="185F91B0" w16cid:durableId="29B1632F"/>
  <w16cid:commentId w16cid:paraId="5AA8ACEE" w16cid:durableId="29B16441"/>
  <w16cid:commentId w16cid:paraId="4B429610" w16cid:durableId="29B164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4B97" w14:textId="77777777" w:rsidR="008A2889" w:rsidRDefault="008A2889">
      <w:r>
        <w:separator/>
      </w:r>
    </w:p>
  </w:endnote>
  <w:endnote w:type="continuationSeparator" w:id="0">
    <w:p w14:paraId="3010258F" w14:textId="77777777" w:rsidR="008A2889" w:rsidRDefault="008A2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5AE76" w14:textId="77777777" w:rsidR="00041B53" w:rsidRDefault="00104982">
    <w:pPr>
      <w:pStyle w:val="BodyText"/>
      <w:spacing w:line="14" w:lineRule="auto"/>
      <w:rPr>
        <w:sz w:val="20"/>
      </w:rPr>
    </w:pPr>
    <w:r>
      <w:rPr>
        <w:noProof/>
      </w:rPr>
      <mc:AlternateContent>
        <mc:Choice Requires="wps">
          <w:drawing>
            <wp:anchor distT="0" distB="0" distL="0" distR="0" simplePos="0" relativeHeight="487031296" behindDoc="1" locked="0" layoutInCell="1" allowOverlap="1" wp14:anchorId="2A75AE77" wp14:editId="2A75AE78">
              <wp:simplePos x="0" y="0"/>
              <wp:positionH relativeFrom="page">
                <wp:posOffset>3778821</wp:posOffset>
              </wp:positionH>
              <wp:positionV relativeFrom="page">
                <wp:posOffset>9284797</wp:posOffset>
              </wp:positionV>
              <wp:extent cx="227965" cy="2222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 cy="222250"/>
                      </a:xfrm>
                      <a:prstGeom prst="rect">
                        <a:avLst/>
                      </a:prstGeom>
                    </wps:spPr>
                    <wps:txbx>
                      <w:txbxContent>
                        <w:p w14:paraId="2A75AE7F" w14:textId="77777777" w:rsidR="00041B53" w:rsidRDefault="00104982">
                          <w:pPr>
                            <w:pStyle w:val="BodyText"/>
                            <w:spacing w:before="35"/>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A75AE77" id="_x0000_t202" coordsize="21600,21600" o:spt="202" path="m,l,21600r21600,l21600,xe">
              <v:stroke joinstyle="miter"/>
              <v:path gradientshapeok="t" o:connecttype="rect"/>
            </v:shapetype>
            <v:shape id="Textbox 1" o:spid="_x0000_s1034" type="#_x0000_t202" style="position:absolute;margin-left:297.55pt;margin-top:731.1pt;width:17.95pt;height:17.5pt;z-index:-162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" filled="f" stroked="f">
              <v:textbox inset="0,0,0,0">
                <w:txbxContent>
                  <w:p w14:paraId="2A75AE7F" w14:textId="77777777" w:rsidR="00041B53" w:rsidRDefault="00104982">
                    <w:pPr>
                      <w:pStyle w:val="BodyText"/>
                      <w:spacing w:before="35"/>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08265" w14:textId="77777777" w:rsidR="008A2889" w:rsidRDefault="008A2889">
      <w:r>
        <w:separator/>
      </w:r>
    </w:p>
  </w:footnote>
  <w:footnote w:type="continuationSeparator" w:id="0">
    <w:p w14:paraId="6DE4A8BA" w14:textId="77777777" w:rsidR="008A2889" w:rsidRDefault="008A28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3166B"/>
    <w:multiLevelType w:val="hybridMultilevel"/>
    <w:tmpl w:val="892CF6FE"/>
    <w:lvl w:ilvl="0" w:tplc="FB48A2B0">
      <w:numFmt w:val="bullet"/>
      <w:lvlText w:val="•"/>
      <w:lvlJc w:val="left"/>
      <w:pPr>
        <w:ind w:left="654" w:hanging="248"/>
      </w:pPr>
      <w:rPr>
        <w:rFonts w:ascii="Palatino Linotype" w:eastAsia="Palatino Linotype" w:hAnsi="Palatino Linotype" w:cs="Palatino Linotype" w:hint="default"/>
        <w:b w:val="0"/>
        <w:bCs w:val="0"/>
        <w:i w:val="0"/>
        <w:iCs w:val="0"/>
        <w:spacing w:val="0"/>
        <w:w w:val="127"/>
        <w:sz w:val="22"/>
        <w:szCs w:val="22"/>
        <w:lang w:val="en-US" w:eastAsia="en-US" w:bidi="ar-SA"/>
      </w:rPr>
    </w:lvl>
    <w:lvl w:ilvl="1" w:tplc="C02AC610">
      <w:numFmt w:val="bullet"/>
      <w:lvlText w:val="•"/>
      <w:lvlJc w:val="left"/>
      <w:pPr>
        <w:ind w:left="1578" w:hanging="248"/>
      </w:pPr>
      <w:rPr>
        <w:rFonts w:hint="default"/>
        <w:lang w:val="en-US" w:eastAsia="en-US" w:bidi="ar-SA"/>
      </w:rPr>
    </w:lvl>
    <w:lvl w:ilvl="2" w:tplc="C8CA7556">
      <w:numFmt w:val="bullet"/>
      <w:lvlText w:val="•"/>
      <w:lvlJc w:val="left"/>
      <w:pPr>
        <w:ind w:left="2496" w:hanging="248"/>
      </w:pPr>
      <w:rPr>
        <w:rFonts w:hint="default"/>
        <w:lang w:val="en-US" w:eastAsia="en-US" w:bidi="ar-SA"/>
      </w:rPr>
    </w:lvl>
    <w:lvl w:ilvl="3" w:tplc="D0E6B150">
      <w:numFmt w:val="bullet"/>
      <w:lvlText w:val="•"/>
      <w:lvlJc w:val="left"/>
      <w:pPr>
        <w:ind w:left="3414" w:hanging="248"/>
      </w:pPr>
      <w:rPr>
        <w:rFonts w:hint="default"/>
        <w:lang w:val="en-US" w:eastAsia="en-US" w:bidi="ar-SA"/>
      </w:rPr>
    </w:lvl>
    <w:lvl w:ilvl="4" w:tplc="C41C1514">
      <w:numFmt w:val="bullet"/>
      <w:lvlText w:val="•"/>
      <w:lvlJc w:val="left"/>
      <w:pPr>
        <w:ind w:left="4332" w:hanging="248"/>
      </w:pPr>
      <w:rPr>
        <w:rFonts w:hint="default"/>
        <w:lang w:val="en-US" w:eastAsia="en-US" w:bidi="ar-SA"/>
      </w:rPr>
    </w:lvl>
    <w:lvl w:ilvl="5" w:tplc="E2F2EB68">
      <w:numFmt w:val="bullet"/>
      <w:lvlText w:val="•"/>
      <w:lvlJc w:val="left"/>
      <w:pPr>
        <w:ind w:left="5250" w:hanging="248"/>
      </w:pPr>
      <w:rPr>
        <w:rFonts w:hint="default"/>
        <w:lang w:val="en-US" w:eastAsia="en-US" w:bidi="ar-SA"/>
      </w:rPr>
    </w:lvl>
    <w:lvl w:ilvl="6" w:tplc="B48AA114">
      <w:numFmt w:val="bullet"/>
      <w:lvlText w:val="•"/>
      <w:lvlJc w:val="left"/>
      <w:pPr>
        <w:ind w:left="6168" w:hanging="248"/>
      </w:pPr>
      <w:rPr>
        <w:rFonts w:hint="default"/>
        <w:lang w:val="en-US" w:eastAsia="en-US" w:bidi="ar-SA"/>
      </w:rPr>
    </w:lvl>
    <w:lvl w:ilvl="7" w:tplc="04FEF2C8">
      <w:numFmt w:val="bullet"/>
      <w:lvlText w:val="•"/>
      <w:lvlJc w:val="left"/>
      <w:pPr>
        <w:ind w:left="7086" w:hanging="248"/>
      </w:pPr>
      <w:rPr>
        <w:rFonts w:hint="default"/>
        <w:lang w:val="en-US" w:eastAsia="en-US" w:bidi="ar-SA"/>
      </w:rPr>
    </w:lvl>
    <w:lvl w:ilvl="8" w:tplc="A6188FAC">
      <w:numFmt w:val="bullet"/>
      <w:lvlText w:val="•"/>
      <w:lvlJc w:val="left"/>
      <w:pPr>
        <w:ind w:left="8004" w:hanging="248"/>
      </w:pPr>
      <w:rPr>
        <w:rFonts w:hint="default"/>
        <w:lang w:val="en-US" w:eastAsia="en-US" w:bidi="ar-SA"/>
      </w:rPr>
    </w:lvl>
  </w:abstractNum>
  <w:abstractNum w:abstractNumId="1" w15:restartNumberingAfterBreak="0">
    <w:nsid w:val="69436D8C"/>
    <w:multiLevelType w:val="hybridMultilevel"/>
    <w:tmpl w:val="ABAED3FA"/>
    <w:lvl w:ilvl="0" w:tplc="A440A3A8">
      <w:numFmt w:val="bullet"/>
      <w:lvlText w:val="•"/>
      <w:lvlJc w:val="left"/>
      <w:pPr>
        <w:ind w:left="677" w:hanging="271"/>
      </w:pPr>
      <w:rPr>
        <w:rFonts w:ascii="Palatino Linotype" w:eastAsia="Palatino Linotype" w:hAnsi="Palatino Linotype" w:cs="Palatino Linotype" w:hint="default"/>
        <w:b w:val="0"/>
        <w:bCs w:val="0"/>
        <w:i w:val="0"/>
        <w:iCs w:val="0"/>
        <w:spacing w:val="0"/>
        <w:w w:val="127"/>
        <w:sz w:val="22"/>
        <w:szCs w:val="22"/>
        <w:lang w:val="en-US" w:eastAsia="en-US" w:bidi="ar-SA"/>
      </w:rPr>
    </w:lvl>
    <w:lvl w:ilvl="1" w:tplc="EBA22938">
      <w:numFmt w:val="bullet"/>
      <w:lvlText w:val="•"/>
      <w:lvlJc w:val="left"/>
      <w:pPr>
        <w:ind w:left="1596" w:hanging="271"/>
      </w:pPr>
      <w:rPr>
        <w:rFonts w:hint="default"/>
        <w:lang w:val="en-US" w:eastAsia="en-US" w:bidi="ar-SA"/>
      </w:rPr>
    </w:lvl>
    <w:lvl w:ilvl="2" w:tplc="B294508C">
      <w:numFmt w:val="bullet"/>
      <w:lvlText w:val="•"/>
      <w:lvlJc w:val="left"/>
      <w:pPr>
        <w:ind w:left="2512" w:hanging="271"/>
      </w:pPr>
      <w:rPr>
        <w:rFonts w:hint="default"/>
        <w:lang w:val="en-US" w:eastAsia="en-US" w:bidi="ar-SA"/>
      </w:rPr>
    </w:lvl>
    <w:lvl w:ilvl="3" w:tplc="654801DE">
      <w:numFmt w:val="bullet"/>
      <w:lvlText w:val="•"/>
      <w:lvlJc w:val="left"/>
      <w:pPr>
        <w:ind w:left="3428" w:hanging="271"/>
      </w:pPr>
      <w:rPr>
        <w:rFonts w:hint="default"/>
        <w:lang w:val="en-US" w:eastAsia="en-US" w:bidi="ar-SA"/>
      </w:rPr>
    </w:lvl>
    <w:lvl w:ilvl="4" w:tplc="F6386A30">
      <w:numFmt w:val="bullet"/>
      <w:lvlText w:val="•"/>
      <w:lvlJc w:val="left"/>
      <w:pPr>
        <w:ind w:left="4344" w:hanging="271"/>
      </w:pPr>
      <w:rPr>
        <w:rFonts w:hint="default"/>
        <w:lang w:val="en-US" w:eastAsia="en-US" w:bidi="ar-SA"/>
      </w:rPr>
    </w:lvl>
    <w:lvl w:ilvl="5" w:tplc="437A21AC">
      <w:numFmt w:val="bullet"/>
      <w:lvlText w:val="•"/>
      <w:lvlJc w:val="left"/>
      <w:pPr>
        <w:ind w:left="5260" w:hanging="271"/>
      </w:pPr>
      <w:rPr>
        <w:rFonts w:hint="default"/>
        <w:lang w:val="en-US" w:eastAsia="en-US" w:bidi="ar-SA"/>
      </w:rPr>
    </w:lvl>
    <w:lvl w:ilvl="6" w:tplc="0BF61AEC">
      <w:numFmt w:val="bullet"/>
      <w:lvlText w:val="•"/>
      <w:lvlJc w:val="left"/>
      <w:pPr>
        <w:ind w:left="6176" w:hanging="271"/>
      </w:pPr>
      <w:rPr>
        <w:rFonts w:hint="default"/>
        <w:lang w:val="en-US" w:eastAsia="en-US" w:bidi="ar-SA"/>
      </w:rPr>
    </w:lvl>
    <w:lvl w:ilvl="7" w:tplc="364C5426">
      <w:numFmt w:val="bullet"/>
      <w:lvlText w:val="•"/>
      <w:lvlJc w:val="left"/>
      <w:pPr>
        <w:ind w:left="7092" w:hanging="271"/>
      </w:pPr>
      <w:rPr>
        <w:rFonts w:hint="default"/>
        <w:lang w:val="en-US" w:eastAsia="en-US" w:bidi="ar-SA"/>
      </w:rPr>
    </w:lvl>
    <w:lvl w:ilvl="8" w:tplc="C2246F50">
      <w:numFmt w:val="bullet"/>
      <w:lvlText w:val="•"/>
      <w:lvlJc w:val="left"/>
      <w:pPr>
        <w:ind w:left="8008" w:hanging="271"/>
      </w:pPr>
      <w:rPr>
        <w:rFonts w:hint="default"/>
        <w:lang w:val="en-US" w:eastAsia="en-US" w:bidi="ar-SA"/>
      </w:rPr>
    </w:lvl>
  </w:abstractNum>
  <w:abstractNum w:abstractNumId="2" w15:restartNumberingAfterBreak="0">
    <w:nsid w:val="7F4D71E6"/>
    <w:multiLevelType w:val="hybridMultilevel"/>
    <w:tmpl w:val="9AC86E24"/>
    <w:lvl w:ilvl="0" w:tplc="B6185074">
      <w:start w:val="1"/>
      <w:numFmt w:val="decimal"/>
      <w:lvlText w:val="%1."/>
      <w:lvlJc w:val="left"/>
      <w:pPr>
        <w:ind w:left="677" w:hanging="279"/>
        <w:jc w:val="left"/>
      </w:pPr>
      <w:rPr>
        <w:rFonts w:ascii="Palatino Linotype" w:eastAsia="Palatino Linotype" w:hAnsi="Palatino Linotype" w:cs="Palatino Linotype" w:hint="default"/>
        <w:b w:val="0"/>
        <w:bCs w:val="0"/>
        <w:i w:val="0"/>
        <w:iCs w:val="0"/>
        <w:spacing w:val="0"/>
        <w:w w:val="102"/>
        <w:sz w:val="22"/>
        <w:szCs w:val="22"/>
        <w:lang w:val="en-US" w:eastAsia="en-US" w:bidi="ar-SA"/>
      </w:rPr>
    </w:lvl>
    <w:lvl w:ilvl="1" w:tplc="01E61C20">
      <w:numFmt w:val="bullet"/>
      <w:lvlText w:val="•"/>
      <w:lvlJc w:val="left"/>
      <w:pPr>
        <w:ind w:left="1596" w:hanging="279"/>
      </w:pPr>
      <w:rPr>
        <w:rFonts w:hint="default"/>
        <w:lang w:val="en-US" w:eastAsia="en-US" w:bidi="ar-SA"/>
      </w:rPr>
    </w:lvl>
    <w:lvl w:ilvl="2" w:tplc="59A6CF12">
      <w:numFmt w:val="bullet"/>
      <w:lvlText w:val="•"/>
      <w:lvlJc w:val="left"/>
      <w:pPr>
        <w:ind w:left="2512" w:hanging="279"/>
      </w:pPr>
      <w:rPr>
        <w:rFonts w:hint="default"/>
        <w:lang w:val="en-US" w:eastAsia="en-US" w:bidi="ar-SA"/>
      </w:rPr>
    </w:lvl>
    <w:lvl w:ilvl="3" w:tplc="8E56DB4A">
      <w:numFmt w:val="bullet"/>
      <w:lvlText w:val="•"/>
      <w:lvlJc w:val="left"/>
      <w:pPr>
        <w:ind w:left="3428" w:hanging="279"/>
      </w:pPr>
      <w:rPr>
        <w:rFonts w:hint="default"/>
        <w:lang w:val="en-US" w:eastAsia="en-US" w:bidi="ar-SA"/>
      </w:rPr>
    </w:lvl>
    <w:lvl w:ilvl="4" w:tplc="6044834A">
      <w:numFmt w:val="bullet"/>
      <w:lvlText w:val="•"/>
      <w:lvlJc w:val="left"/>
      <w:pPr>
        <w:ind w:left="4344" w:hanging="279"/>
      </w:pPr>
      <w:rPr>
        <w:rFonts w:hint="default"/>
        <w:lang w:val="en-US" w:eastAsia="en-US" w:bidi="ar-SA"/>
      </w:rPr>
    </w:lvl>
    <w:lvl w:ilvl="5" w:tplc="19AC24B8">
      <w:numFmt w:val="bullet"/>
      <w:lvlText w:val="•"/>
      <w:lvlJc w:val="left"/>
      <w:pPr>
        <w:ind w:left="5260" w:hanging="279"/>
      </w:pPr>
      <w:rPr>
        <w:rFonts w:hint="default"/>
        <w:lang w:val="en-US" w:eastAsia="en-US" w:bidi="ar-SA"/>
      </w:rPr>
    </w:lvl>
    <w:lvl w:ilvl="6" w:tplc="F1782D0E">
      <w:numFmt w:val="bullet"/>
      <w:lvlText w:val="•"/>
      <w:lvlJc w:val="left"/>
      <w:pPr>
        <w:ind w:left="6176" w:hanging="279"/>
      </w:pPr>
      <w:rPr>
        <w:rFonts w:hint="default"/>
        <w:lang w:val="en-US" w:eastAsia="en-US" w:bidi="ar-SA"/>
      </w:rPr>
    </w:lvl>
    <w:lvl w:ilvl="7" w:tplc="E6BEC6E8">
      <w:numFmt w:val="bullet"/>
      <w:lvlText w:val="•"/>
      <w:lvlJc w:val="left"/>
      <w:pPr>
        <w:ind w:left="7092" w:hanging="279"/>
      </w:pPr>
      <w:rPr>
        <w:rFonts w:hint="default"/>
        <w:lang w:val="en-US" w:eastAsia="en-US" w:bidi="ar-SA"/>
      </w:rPr>
    </w:lvl>
    <w:lvl w:ilvl="8" w:tplc="32B6C5E6">
      <w:numFmt w:val="bullet"/>
      <w:lvlText w:val="•"/>
      <w:lvlJc w:val="left"/>
      <w:pPr>
        <w:ind w:left="8008" w:hanging="279"/>
      </w:pPr>
      <w:rPr>
        <w:rFonts w:hint="default"/>
        <w:lang w:val="en-US" w:eastAsia="en-US" w:bidi="ar-SA"/>
      </w:rPr>
    </w:lvl>
  </w:abstractNum>
  <w:num w:numId="1" w16cid:durableId="1649045340">
    <w:abstractNumId w:val="2"/>
  </w:num>
  <w:num w:numId="2" w16cid:durableId="1042170544">
    <w:abstractNumId w:val="0"/>
  </w:num>
  <w:num w:numId="3" w16cid:durableId="13124459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alt, Nicholas">
    <w15:presenceInfo w15:providerId="AD" w15:userId="S::Spalt.Nicholas@epa.gov::13ab7e93-843e-4e59-a0f9-ed4be07bcad0"/>
  </w15:person>
  <w15:person w15:author="Murray, AndrewR">
    <w15:presenceInfo w15:providerId="AD" w15:userId="S::Murray.AndrewR@epa.gov::1c9fa97c-9061-4b2c-a025-e1e916b6a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53"/>
    <w:rsid w:val="00041B53"/>
    <w:rsid w:val="000A7D49"/>
    <w:rsid w:val="00104982"/>
    <w:rsid w:val="00241E5A"/>
    <w:rsid w:val="004331F3"/>
    <w:rsid w:val="005E531B"/>
    <w:rsid w:val="00882AD7"/>
    <w:rsid w:val="00884C1C"/>
    <w:rsid w:val="008A2889"/>
    <w:rsid w:val="00C11BBB"/>
    <w:rsid w:val="00CB2041"/>
    <w:rsid w:val="00D56C6D"/>
    <w:rsid w:val="00DA3827"/>
    <w:rsid w:val="00DD7956"/>
    <w:rsid w:val="00E01745"/>
    <w:rsid w:val="00F30396"/>
    <w:rsid w:val="00F44628"/>
    <w:rsid w:val="00FC0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5ABD7"/>
  <w15:docId w15:val="{E6DA2617-1FD4-4676-A663-FD5A4B72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ind w:left="140"/>
      <w:outlineLvl w:val="0"/>
    </w:pPr>
    <w:rPr>
      <w:rFonts w:ascii="Arial Black" w:eastAsia="Arial Black" w:hAnsi="Arial Black" w:cs="Arial Black"/>
      <w:sz w:val="28"/>
      <w:szCs w:val="28"/>
    </w:rPr>
  </w:style>
  <w:style w:type="paragraph" w:styleId="Heading2">
    <w:name w:val="heading 2"/>
    <w:basedOn w:val="Normal"/>
    <w:uiPriority w:val="9"/>
    <w:unhideWhenUsed/>
    <w:qFormat/>
    <w:pPr>
      <w:ind w:left="140"/>
      <w:outlineLvl w:val="1"/>
    </w:pPr>
    <w:rPr>
      <w:rFonts w:ascii="Arial Black" w:eastAsia="Arial Black" w:hAnsi="Arial Black" w:cs="Arial Black"/>
      <w:sz w:val="24"/>
      <w:szCs w:val="24"/>
    </w:rPr>
  </w:style>
  <w:style w:type="paragraph" w:styleId="Heading3">
    <w:name w:val="heading 3"/>
    <w:basedOn w:val="Normal"/>
    <w:uiPriority w:val="9"/>
    <w:unhideWhenUsed/>
    <w:qFormat/>
    <w:pPr>
      <w:spacing w:before="68"/>
      <w:ind w:left="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1" w:line="296" w:lineRule="exact"/>
      <w:ind w:left="140"/>
    </w:pPr>
    <w:rPr>
      <w:rFonts w:ascii="Arial Black" w:eastAsia="Arial Black" w:hAnsi="Arial Black" w:cs="Arial Black"/>
    </w:rPr>
  </w:style>
  <w:style w:type="paragraph" w:styleId="TOC2">
    <w:name w:val="toc 2"/>
    <w:basedOn w:val="Normal"/>
    <w:uiPriority w:val="1"/>
    <w:qFormat/>
    <w:pPr>
      <w:spacing w:line="271" w:lineRule="exact"/>
      <w:ind w:left="467"/>
    </w:pPr>
  </w:style>
  <w:style w:type="paragraph" w:styleId="BodyText">
    <w:name w:val="Body Text"/>
    <w:basedOn w:val="Normal"/>
    <w:uiPriority w:val="1"/>
    <w:qFormat/>
  </w:style>
  <w:style w:type="paragraph" w:styleId="Title">
    <w:name w:val="Title"/>
    <w:basedOn w:val="Normal"/>
    <w:uiPriority w:val="10"/>
    <w:qFormat/>
    <w:pPr>
      <w:spacing w:before="181"/>
      <w:ind w:left="3360" w:hanging="1923"/>
    </w:pPr>
    <w:rPr>
      <w:rFonts w:ascii="Arial Black" w:eastAsia="Arial Black" w:hAnsi="Arial Black" w:cs="Arial Black"/>
      <w:sz w:val="41"/>
      <w:szCs w:val="41"/>
    </w:rPr>
  </w:style>
  <w:style w:type="paragraph" w:styleId="ListParagraph">
    <w:name w:val="List Paragraph"/>
    <w:basedOn w:val="Normal"/>
    <w:uiPriority w:val="1"/>
    <w:qFormat/>
    <w:pPr>
      <w:spacing w:line="284" w:lineRule="exact"/>
      <w:ind w:left="665" w:hanging="259"/>
    </w:pPr>
  </w:style>
  <w:style w:type="paragraph" w:customStyle="1" w:styleId="TableParagraph">
    <w:name w:val="Table Paragraph"/>
    <w:basedOn w:val="Normal"/>
    <w:uiPriority w:val="1"/>
    <w:qFormat/>
    <w:pPr>
      <w:ind w:left="119"/>
    </w:pPr>
  </w:style>
  <w:style w:type="paragraph" w:styleId="Revision">
    <w:name w:val="Revision"/>
    <w:hidden/>
    <w:uiPriority w:val="99"/>
    <w:semiHidden/>
    <w:rsid w:val="000A7D49"/>
    <w:pPr>
      <w:widowControl/>
      <w:autoSpaceDE/>
      <w:autoSpaceDN/>
    </w:pPr>
    <w:rPr>
      <w:rFonts w:ascii="Palatino Linotype" w:eastAsia="Palatino Linotype" w:hAnsi="Palatino Linotype" w:cs="Palatino Linotype"/>
    </w:rPr>
  </w:style>
  <w:style w:type="character" w:styleId="CommentReference">
    <w:name w:val="annotation reference"/>
    <w:basedOn w:val="DefaultParagraphFont"/>
    <w:uiPriority w:val="99"/>
    <w:semiHidden/>
    <w:unhideWhenUsed/>
    <w:rsid w:val="000A7D49"/>
    <w:rPr>
      <w:sz w:val="16"/>
      <w:szCs w:val="16"/>
    </w:rPr>
  </w:style>
  <w:style w:type="paragraph" w:styleId="CommentText">
    <w:name w:val="annotation text"/>
    <w:basedOn w:val="Normal"/>
    <w:link w:val="CommentTextChar"/>
    <w:uiPriority w:val="99"/>
    <w:unhideWhenUsed/>
    <w:rsid w:val="000A7D49"/>
    <w:rPr>
      <w:sz w:val="20"/>
      <w:szCs w:val="20"/>
    </w:rPr>
  </w:style>
  <w:style w:type="character" w:customStyle="1" w:styleId="CommentTextChar">
    <w:name w:val="Comment Text Char"/>
    <w:basedOn w:val="DefaultParagraphFont"/>
    <w:link w:val="CommentText"/>
    <w:uiPriority w:val="99"/>
    <w:rsid w:val="000A7D49"/>
    <w:rPr>
      <w:rFonts w:ascii="Palatino Linotype" w:eastAsia="Palatino Linotype" w:hAnsi="Palatino Linotype" w:cs="Palatino Linotype"/>
      <w:sz w:val="20"/>
      <w:szCs w:val="20"/>
    </w:rPr>
  </w:style>
  <w:style w:type="paragraph" w:styleId="CommentSubject">
    <w:name w:val="annotation subject"/>
    <w:basedOn w:val="CommentText"/>
    <w:next w:val="CommentText"/>
    <w:link w:val="CommentSubjectChar"/>
    <w:uiPriority w:val="99"/>
    <w:semiHidden/>
    <w:unhideWhenUsed/>
    <w:rsid w:val="000A7D49"/>
    <w:rPr>
      <w:b/>
      <w:bCs/>
    </w:rPr>
  </w:style>
  <w:style w:type="character" w:customStyle="1" w:styleId="CommentSubjectChar">
    <w:name w:val="Comment Subject Char"/>
    <w:basedOn w:val="CommentTextChar"/>
    <w:link w:val="CommentSubject"/>
    <w:uiPriority w:val="99"/>
    <w:semiHidden/>
    <w:rsid w:val="000A7D49"/>
    <w:rPr>
      <w:rFonts w:ascii="Palatino Linotype" w:eastAsia="Palatino Linotype" w:hAnsi="Palatino Linotype" w:cs="Palatino Linotype"/>
      <w:b/>
      <w:bCs/>
      <w:sz w:val="20"/>
      <w:szCs w:val="20"/>
    </w:rPr>
  </w:style>
  <w:style w:type="character" w:styleId="Hyperlink">
    <w:name w:val="Hyperlink"/>
    <w:basedOn w:val="DefaultParagraphFont"/>
    <w:uiPriority w:val="99"/>
    <w:unhideWhenUsed/>
    <w:rsid w:val="00CB2041"/>
    <w:rPr>
      <w:color w:val="0000FF" w:themeColor="hyperlink"/>
      <w:u w:val="single"/>
    </w:rPr>
  </w:style>
  <w:style w:type="character" w:styleId="UnresolvedMention">
    <w:name w:val="Unresolved Mention"/>
    <w:basedOn w:val="DefaultParagraphFont"/>
    <w:uiPriority w:val="99"/>
    <w:semiHidden/>
    <w:unhideWhenUsed/>
    <w:rsid w:val="00CB20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www.census.gov/construction/chars/current.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github.com/USEPA/ORD_Water_Source_2020" TargetMode="External"/><Relationship Id="rId26" Type="http://schemas.openxmlformats.org/officeDocument/2006/relationships/hyperlink" Target="https://CRAN.R-project.org/package%3Dnngeo"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www.epa.gov/dwreginfo/information-about-public-water-" TargetMode="External"/><Relationship Id="rId27" Type="http://schemas.openxmlformats.org/officeDocument/2006/relationships/hyperlink" Target="https://CRAN.R-project.org/package%3Dnnge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5095</Words>
  <Characters>29045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ORD Service Area Boundary Model Documentation</vt:lpstr>
    </vt:vector>
  </TitlesOfParts>
  <Company/>
  <LinksUpToDate>false</LinksUpToDate>
  <CharactersWithSpaces>34072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 Service Area Boundary Model Documentation</dc:title>
  <dc:creator>Spalt, Nicholas</dc:creator>
  <cp:lastModifiedBy>Murray, AndrewR</cp:lastModifiedBy>
  <cp:revision>2</cp:revision>
  <dcterms:created xsi:type="dcterms:W3CDTF">2024-04-01T19:11:00Z</dcterms:created>
  <dcterms:modified xsi:type="dcterms:W3CDTF">2024-04-01T19:11:00Z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2024-03-27T00:00:00Z</vt:filetime>
  </property>
  <property fmtid="{D5CDD505-2E9C-101B-9397-08002B2CF9AE}" pid="3" name="Creator">
    <vt:lpwstr>LaTeX via pandoc</vt:lpwstr>
  </property>
  <property fmtid="{D5CDD505-2E9C-101B-9397-08002B2CF9AE}" pid="4" name="Producer">
    <vt:lpwstr>xdvipdfmx (20220710)</vt:lpwstr>
  </property>
  <property fmtid="{D5CDD505-2E9C-101B-9397-08002B2CF9AE}" pid="5" name="LastSaved">
    <vt:filetime>2024-03-27T00:00:00Z</vt:filetime>
  </property>
</Properties>
</file>